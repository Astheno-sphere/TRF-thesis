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78.png" ContentType="image/png"/>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800" w:after="0"/>
        <w:jc w:val="center"/>
      </w:pPr>
      <w:r>
        <w:rPr>
          <w:b/>
          <w:color w:val="1F3864"/>
          <w:sz w:val="22"/>
          <w:szCs w:val="22"/>
        </w:rPr>
        <w:t xml:space="preserve">HØGSKOLEN I MOLDE</w:t>
      </w:r>
    </w:p>
    <w:p>
      <w:pPr>
        <w:spacing w:before="0" w:after="1400"/>
        <w:jc w:val="center"/>
      </w:pPr>
      <w:r>
        <w:rPr>
          <w:color w:val="555555"/>
          <w:sz w:val="20"/>
          <w:szCs w:val="20"/>
        </w:rPr>
        <w:t xml:space="preserve">Vitenskapelig høgskole i logistikk</w:t>
      </w:r>
    </w:p>
    <w:p>
      <w:pPr>
        <w:pBdr/>
        <w:spacing w:before="0" w:after="360"/>
        <w:jc w:val="center"/>
      </w:pPr>
      <w:commentRangeStart w:id="0"/>
      <w:r>
        <w:rPr>
          <w:rFonts w:ascii="Cambria" w:hAnsi="Cambria" w:cs="Cambria"/>
          <w:b/>
          <w:color w:val="1F3864"/>
          <w:sz w:val="40"/>
          <w:szCs w:val="40"/>
        </w:rPr>
        <w:t xml:space="preserve">Verifiable Crypto-Erasure for Cross-Border Health Data Audit Trails under the European Health Data Space</w:t>
      </w:r>
      <w:commentRangeEnd w:id="0"/>
      <w:r>
        <w:rPr>
          <w:rStyle w:val="CommentReference"/>
        </w:rPr>
        <w:commentReference w:id="0"/>
      </w:r>
    </w:p>
    <w:p>
      <w:pPr>
        <w:spacing w:before="0" w:after="1200"/>
        <w:jc w:val="center"/>
      </w:pPr>
      <w:r>
        <w:rPr>
          <w:rFonts w:ascii="Cambria" w:hAnsi="Cambria" w:cs="Cambria"/>
          <w:i/>
          <w:color w:val="333333"/>
          <w:sz w:val="26"/>
          <w:szCs w:val="26"/>
        </w:rPr>
        <w:t xml:space="preserve">A Design Science Study of the Tri-Lateral Retention Feasibility Problem in the Norwegian Implementation Context</w:t>
      </w:r>
    </w:p>
    <w:p>
      <w:pPr>
        <w:spacing w:before="0" w:after="120"/>
        <w:jc w:val="center"/>
      </w:pPr>
      <w:r>
        <w:rPr>
          <w:b/>
          <w:sz w:val="28"/>
          <w:szCs w:val="28"/>
        </w:rPr>
        <w:t xml:space="preserve">Arshad Akhtar Abbasia</w:t>
      </w:r>
    </w:p>
    <w:p>
      <w:pPr>
        <w:spacing w:before="0" w:after="80"/>
        <w:jc w:val="center"/>
      </w:pPr>
      <w:r>
        <w:rPr>
          <w:sz w:val="22"/>
          <w:szCs w:val="22"/>
        </w:rPr>
        <w:t xml:space="preserve">Master of Science in Sustainable Energy Logistics</w:t>
      </w:r>
    </w:p>
    <w:p>
      <w:pPr>
        <w:spacing w:before="0" w:after="80"/>
        <w:jc w:val="center"/>
      </w:pPr>
      <w:r>
        <w:rPr>
          <w:sz w:val="22"/>
          <w:szCs w:val="22"/>
        </w:rPr>
        <w:t xml:space="preserve">Faculty of Logistics, Høgskolen i Molde, Vitenskapelig høgskole i logistikk</w:t>
      </w:r>
    </w:p>
    <w:p>
      <w:pPr>
        <w:spacing w:before="0" w:after="80"/>
        <w:jc w:val="center"/>
      </w:pPr>
      <w:r>
        <w:rPr>
          <w:sz w:val="22"/>
          <w:szCs w:val="22"/>
        </w:rPr>
        <w:t xml:space="preserve">Supervisor: Prof. João Ferreira</w:t>
      </w:r>
    </w:p>
    <w:p>
      <w:pPr>
        <w:spacing w:before="0" w:after="80"/>
        <w:jc w:val="center"/>
      </w:pPr>
      <w:r>
        <w:rPr>
          <w:sz w:val="22"/>
          <w:szCs w:val="22"/>
        </w:rPr>
        <w:t xml:space="preserve">Molde, November 2026</w:t>
      </w:r>
    </w:p>
    <w:p>
      <w:pPr>
        <w:spacing w:before="600" w:after="0"/>
        <w:jc w:val="center"/>
      </w:pPr>
      <w:r>
        <w:rPr>
          <w:color w:val="555555"/>
          <w:sz w:val="18"/>
          <w:szCs w:val="18"/>
        </w:rPr>
        <w:t xml:space="preserve">Artefact: github.com/Astheno-sphere/TRF  ·  Demonstration: trfhimolde.streamlit.app</w:t>
      </w:r>
    </w:p>
    <w:bookmarkStart w:id="20" w:name="abstract"/>
    <w:p>
      <w:pPr>
        <w:pStyle w:val="Heading1"/>
      </w:pPr>
      <w:bookmarkStart w:id="1010" w:name="h_Abstract"/>
      <w:r>
        <w:t xml:space="preserve">Abstract</w:t>
      </w:r>
      <w:bookmarkEnd w:id="1010"/>
    </w:p>
    <w:p>
      <w:pPr>
        <w:pStyle w:val="FirstParagraph"/>
      </w:pPr>
      <w:commentRangeStart w:id="1"/>
      <w:r>
        <w:t xml:space="preserve">The European Health Data Space Regulation (EU) 2025/327 subjects</w:t>
      </w:r>
      <w:commentRangeEnd w:id="1"/>
      <w:r>
        <w:rPr>
          <w:rStyle w:val="CommentReference"/>
        </w:rPr>
        <w:commentReference w:id="1"/>
      </w:r>
      <w:r>
        <w:t xml:space="preserve"> cross-border health data audit records to three retention obligations at once: </w:t>
      </w:r>
      <w:del w:id="90001" w:author="Claude" w:date="2026-10-05T19:00:00Z">
        <w:r>
          <w:delText xml:space="preserve">audit-retention floors (ten years as reported for MyHealth@EU audit repositories under the eHDSI deployment baseline, and one year for Secure Processing Environment access logs under Article 73(1)(e))</w:delText>
        </w:r>
      </w:del>
      <w:ins w:id="90002" w:author="Claude" w:date="2026-10-05T19:00:00Z">
        <w:r>
          <w:t xml:space="preserve">audit-retention floors (one year for Secure Processing Environment access logs under Article 73(1)(e) and, on a reported but unverified deployment baseline, ten years for MyHealth@EU audit repositories)</w:t>
        </w:r>
      </w:ins>
      <w:r>
        <w:t xml:space="preserve">, the right to erasure under Article 17 GDPR, and the six-month deletion ceiling of Article 68(12). No instrument reconciles them, and the implementing acts that must specify Secure Processing Environment requirements are not due until 26 March 2027.</w:t>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(Proposition 1). Under accountability-preserving semantics they are jointly satisfiable for every arrival pattern of erasure requests and permit expiries and for every retention floor (Proposition 2). 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The witnessing mechanism, Crypto-Erasure by Invalidation, destroys a per-record payload key and, for Secure Processing Environment logs at the deletion ceiling, removes the record’s link to the patient, while retaining the accessor’s identity, event metadata, a hiding commitment and a logged invalidation entry in a tamper-evident log.</w:t>
      </w:r>
    </w:p>
    <w:p>
      <w:pPr>
        <w:pStyle w:val="BodyText"/>
      </w:pPr>
      <w:r>
        <w:t xml:space="preserve">Both results are checked in a Python sandbox over two hundred records with Synthea-generated FHIR R4 payloads. The counts depend on the generator parameters and are not estimates of real frequency; the sandbox validates the artefact’s implementation of the model and is not independent evidence for the propositions. The collision that needs no erasure request arises only on a contestable broad reading of Article 68(12), and only for logs kept at patient-record granularity.</w:t>
      </w:r>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rPr>
          <w:iCs/>
          <w:i/>
        </w:rPr>
        <w:t xml:space="preserve">Keywords:</w:t>
      </w:r>
      <w:r>
        <w:t xml:space="preserve"> European Health Data Space; GDPR Article 17; cryptographic erasure; audit trail; data retention; design science research; Secure Processing Environment; MyHealth@EU; information logistics; Norway</w:t>
      </w:r>
    </w:p>
    <w:p>
      <w:pPr>
        <w:pStyle w:val="BodyText"/>
      </w:pPr>
      <w:r>
        <w:t xml:space="preserve">Supervisor: Prof. João Ferreira. Artefact: https://github.com/Astheno-sphere/TRF. Demonstration: https://trfhimolde.streamlit.app/</w:t>
      </w:r>
    </w:p>
    <w:bookmarkEnd w:id="20"/>
    <w:bookmarkStart w:id="21" w:name="sammendrag"/>
    <w:p>
      <w:pPr>
        <w:pStyle w:val="Heading1"/>
      </w:pPr>
      <w:bookmarkStart w:id="1011" w:name="h_Sammendrag"/>
      <w:r>
        <w:t xml:space="preserve">Sammendrag</w:t>
      </w:r>
      <w:bookmarkEnd w:id="1011"/>
    </w:p>
    <w:p>
      <w:pPr>
        <w:pStyle w:val="FirstParagraph"/>
      </w:pPr>
      <w:r>
        <w:t xml:space="preserve">Forordning (EU) 2025/327 om det europeiske helsedataområdet (EHDS) underlegger revisjonsspor for grensekryssende helsedata tre lagringsplikter samtidig: minstekrav til lagring av revisjonslogger </w:t>
      </w:r>
      <w:del w:id="90003" w:author="Claude" w:date="2026-10-05T19:00:00Z">
        <w:r>
          <w:delText xml:space="preserve">(ti år slik det er rapportert for MyHealth@EU under eHDSI-baselinen og ett år for tilgangslogger i sikre analyserom etter artikkel 73(1)(e))</w:delText>
        </w:r>
      </w:del>
      <w:ins w:id="90004" w:author="Claude" w:date="2026-10-05T19:00:00Z">
        <w:r>
          <w:t xml:space="preserve">(ett år for tilgangslogger i sikre analyserom etter artikkel 73(1)(e) og, etter en rapportert, men ikke verifisert, eHDSI-baseline, ti år for MyHealth@EU)</w:t>
        </w:r>
      </w:ins>
      <w:r>
        <w:t xml:space="preserve">, 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(proposisjon 1). Under semantikk som bevarer etterrettelighet, kan kravene tilfredsstilles samtidig for alle tidspunkter for slettebegjæringer og utløp av tillatelser og for alle lagringsminimum (proposisjon 2). 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Mekanismen som viser dette, Crypto-Erasure by Invalidation, ødelegger nøkkelen til innholdet i hver enkelt post og fjerner, for tilgangslogger i sikre analyserom når sletteplikten inntreffer, postens kobling til pasienten, samtidig som identiteten til den som ga seg tilgang, hendelsesmetadata, en skjulende forpliktelse (commitment) og en logget ugyldiggjøringspost beholdes i en manipulasjonssikker logg.</w:t>
      </w:r>
    </w:p>
    <w:p>
      <w:pPr>
        <w:pStyle w:val="BodyText"/>
      </w:pPr>
      <w:r>
        <w:t xml:space="preserve">Begge resultatene kontrolleres i en Python-sandkasse med to hundre poster og syntetiske FHIR R4-data generert med Synthea. Antallene avhenger av parameterne i generatoren og er ikke anslag over reell hyppighet; sandkassen kontrollerer at artefakten implementerer modellen riktig og er ikke uavhengig belegg for proposisjonene. Kollisjonen som ikke krever noen slettebegjæring, oppstår bare under en omstridt, vid lesing av artikkel 68(12), og bare for logger som føres på nivå med den enkelte pasientjournal.</w:t>
      </w:r>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rPr>
          <w:iCs/>
          <w:i/>
        </w:rPr>
        <w:t xml:space="preserve">Nøkkelord:</w:t>
      </w:r>
      <w:r>
        <w:t xml:space="preserve"> europeisk helsedataområde; GDPR artikkel 17; kryptografisk sletting; revisjonsspor; lagringstid; design science-forskning; sikkert analyserom; MyHealth@EU; informasjonslogistikk; Norge</w:t>
      </w:r>
    </w:p>
    <w:bookmarkEnd w:id="21"/>
    <w:bookmarkStart w:id="22" w:name="statement-of-contribution"/>
    <w:p>
      <w:pPr>
        <w:pStyle w:val="Heading1"/>
      </w:pPr>
      <w:bookmarkStart w:id="1012" w:name="h_Statement_of_Contribution"/>
      <w:r>
        <w:t xml:space="preserve">Statement of Contribution</w:t>
      </w:r>
      <w:bookmarkEnd w:id="1012"/>
    </w:p>
    <w:p>
      <w:pPr>
        <w:pStyle w:val="FirstParagraph"/>
      </w:pPr>
      <w:r>
        <w:t xml:space="preserve">This thesis makes four contributions, each stated at the level it can be defended.</w:t>
      </w:r>
    </w:p>
    <w:p>
      <w:pPr>
        <w:pStyle w:val="BodyText"/>
      </w:pPr>
      <w:r>
        <w:rPr>
          <w:iCs/>
          <w:i/>
        </w:rPr>
        <w:t xml:space="preserve">1. A formal model of the tri-lateral retention conflict.</w:t>
      </w:r>
      <w:r>
        <w:t xml:space="preserve">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pPr>
      <w:r>
        <w:rPr>
          <w:iCs/>
          <w:i/>
        </w:rPr>
        <w:t xml:space="preserve">2. Feasibility results with an executable witness.</w:t>
      </w:r>
      <w:r>
        <w:t xml:space="preserve"> Proposition 1 establishes infeasibility under the semantics of an audit log that keeps its payload readable. Proposition 2 establishes satisfiability under an alternative and exhibits the trajectory achieving it. Both are proved informally and checked executably, with a separately written exhaustive cross-check and a bounded SMT check of Propositions 1–3. 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p>
    <w:p>
      <w:pPr>
        <w:pStyle w:val="BodyText"/>
      </w:pPr>
      <w:r>
        <w:rPr>
          <w:iCs/>
          <w:i/>
        </w:rPr>
        <w:t xml:space="preserve">3. A mechanism specification with its residue analysed against the applicable legal threshold.</w:t>
      </w:r>
      <w:r>
        <w:t xml:space="preserve"> Crypto-Erasure by Invalidation is specified in implementable detail, with each record’s metadata partitioned into the accessor’s fields, which accountability requires and the mechanism retains, and the link to the patient, which it keeps on the cross-border path where the person’s access-information right needs it and removes from Secure Processing Environment logs at the ceiling, and with entries committed to a tamper-evident log whose inclusion proofs the demonstration checks. Its surviving residue is characterised as pseudonymised rather than anonymous by the Norwegian standard, and designed to the corridor established by the European Data Protection Board’s finalised Guidelines 02/2025.</w:t>
      </w:r>
    </w:p>
    <w:p>
      <w:pPr>
        <w:pStyle w:val="BodyText"/>
      </w:pPr>
      <w:r>
        <w:rPr>
          <w:iCs/>
          <w:i/>
        </w:rPr>
        <w:t xml:space="preserve">4. An integration analysis against verified Norwegian infrastructure.</w:t>
      </w:r>
      <w:r>
        <w:t xml:space="preserve"> The mechanism is placed at the audit-repository step of the MyHealth@EU flow and the access-logging boundary of a Secure Processing Environment, and requires of the substrate nothing that the national criteria put to public hearing in 2025 do not already demand.</w:t>
      </w:r>
    </w:p>
    <w:p>
      <w:pPr>
        <w:pStyle w:val="BodyText"/>
      </w:pPr>
      <w:r>
        <w:rPr>
          <w:iCs/>
          <w:i/>
        </w:rPr>
        <w:t xml:space="preserve">What is not claimed.</w:t>
      </w:r>
      <w:r>
        <w:t xml:space="preserve">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w:t>
      </w:r>
      <w:hyperlink w:anchor="ch_6" w:history="1">
        <w:r>
          <w:rPr>
            <w:rStyle w:val="Hyperlink"/>
          </w:rPr>
          <w:t xml:space="preserve">Chapter 6</w:t>
        </w:r>
      </w:hyperlink>
      <w:r>
        <w:t xml:space="preserve"> and proposed for resolution in Chapter 7.</w:t>
      </w:r>
    </w:p>
    <w:bookmarkEnd w:id="22"/>
    <w:bookmarkStart w:id="23" w:name="declaration-of-originality"/>
    <w:p>
      <w:pPr>
        <w:pStyle w:val="Heading1"/>
      </w:pPr>
      <w:bookmarkStart w:id="1013" w:name="h_Declaration_of_Originality"/>
      <w:r>
        <w:t xml:space="preserve">Declaration of Originality</w:t>
      </w:r>
      <w:bookmarkEnd w:id="1013"/>
    </w:p>
    <w:p>
      <w:pPr>
        <w:pStyle w:val="FirstParagraph"/>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w:t>
      </w:r>
    </w:p>
    <w:p>
      <w:pPr>
        <w:pStyle w:val="BodyText"/>
      </w:pPr>
      <w:r>
        <w:rPr>
          <w:iCs/>
          <w:i/>
        </w:rPr>
        <w:t xml:space="preserve">Ethics.</w:t>
      </w:r>
      <w:r>
        <w:t xml:space="preserve">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w:t>
      </w:r>
    </w:p>
    <w:p>
      <w:pPr>
        <w:pStyle w:val="BodyText"/>
      </w:pPr>
      <w:r>
        <w:rPr>
          <w:iCs/>
          <w:i/>
        </w:rPr>
        <w:t xml:space="preserve">Sources.</w:t>
      </w:r>
      <w:r>
        <w:t xml:space="preserve"> Every factual claim in this thesis is traceable to a source retrievable at the time of writing. Where verification of a source remains incomplete, the text says so. </w:t>
      </w:r>
      <w:commentRangeStart w:id="2"/>
      <w:r>
        <w:t xml:space="preserve">An earlier draft of this project, discarded in May 2026</w:t>
      </w:r>
      <w:commentRangeEnd w:id="2"/>
      <w:r>
        <w:rPr>
          <w:rStyle w:val="CommentReference"/>
        </w:rPr>
        <w:commentReference w:id="2"/>
      </w:r>
      <w:r>
        <w:t xml:space="preserve">, contained citations to works that do not exist and a statement of ethics approval that was never obtained; every citation in the present work has been checked against a primary or retrievable source.</w:t>
      </w:r>
    </w:p>
    <w:p>
      <w:pPr>
        <w:pStyle w:val="BodyText"/>
      </w:pPr>
      <w:r>
        <w:rPr>
          <w:iCs/>
          <w:i/>
        </w:rPr>
        <w:t xml:space="preserve">Use of AI assistance.</w:t>
      </w:r>
      <w:r>
        <w:t xml:space="preserv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bookmarkEnd w:id="23"/>
    <w:bookmarkStart w:id="24" w:name="nomenclature-and-abbreviations"/>
    <w:p>
      <w:pPr>
        <w:pStyle w:val="Heading1"/>
      </w:pPr>
      <w:bookmarkStart w:id="1014" w:name="h_Nomenclature_and_Abbreviations"/>
      <w:r>
        <w:t xml:space="preserve">Nomenclature and Abbreviations</w:t>
      </w:r>
      <w:bookmarkEnd w:id="1014"/>
    </w:p>
    <w:p>
      <w:pPr>
        <w:pStyle w:val="FirstParagraph"/>
      </w:pPr>
      <w:r>
        <w:rPr>
          <w:iCs/>
          <w:i/>
        </w:rPr>
        <w:t xml:space="preserve">Model notation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Symbol</w:t>
            </w:r>
          </w:p>
        </w:tc>
        <w:tc>
          <w:tcPr>
            <w:tcBorders>
              <w:bottom w:val="single" w:sz="8" w:space="0" w:color="333333"/>
            </w:tcBorders>
            <w:shd w:val="clear" w:color="auto" w:fill="E8EDF4"/>
          </w:tcPr>
          <w:p>
            <w:pPr>
              <w:pStyle w:val="Compact"/>
              <w:jc w:val="left"/>
            </w:pPr>
            <w:r>
              <w:rPr>
                <w:b/>
                <w:sz w:val="20"/>
                <w:szCs w:val="20"/>
              </w:rPr>
              <w:t xml:space="preserve">Meaning</w:t>
            </w:r>
          </w:p>
        </w:tc>
      </w:tr>
      <w:tr>
        <w:trPr>
          <w:cantSplit/>
        </w:trPr>
        <w:tc>
          <w:tcPr/>
          <w:p>
            <w:pPr>
              <w:pStyle w:val="Compact"/>
              <w:jc w:val="left"/>
            </w:pPr>
            <w:r>
              <w:rPr>
                <w:iCs/>
                <w:i/>
                <w:sz w:val="20"/>
                <w:szCs w:val="20"/>
              </w:rPr>
              <w:t xml:space="preserve">a</w:t>
            </w:r>
          </w:p>
        </w:tc>
        <w:tc>
          <w:tcPr/>
          <w:p>
            <w:pPr>
              <w:pStyle w:val="Compact"/>
              <w:jc w:val="left"/>
            </w:pPr>
            <w:r>
              <w:rPr>
                <w:sz w:val="20"/>
                <w:szCs w:val="20"/>
              </w:rPr>
              <w:t xml:space="preserve">An audit record</w:t>
            </w:r>
          </w:p>
        </w:tc>
      </w:tr>
      <w:tr>
        <w:trPr>
          <w:cantSplit/>
        </w:trPr>
        <w:tc>
          <w:tcPr/>
          <w:p>
            <w:pPr>
              <w:pStyle w:val="Compact"/>
              <w:jc w:val="left"/>
            </w:pPr>
            <w:r>
              <w:rPr>
                <w:iCs/>
                <w:i/>
                <w:sz w:val="20"/>
                <w:szCs w:val="20"/>
              </w:rPr>
              <w:t xml:space="preserve">m</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Event metadata — actor, contact point, patient pseudonym, document category, legal basis, outcome</w:t>
            </w:r>
          </w:p>
        </w:tc>
      </w:tr>
      <w:tr>
        <w:trPr>
          <w:cantSplit/>
        </w:trPr>
        <w:tc>
          <w:tcPr/>
          <w:p>
            <w:pPr>
              <w:pStyle w:val="Compact"/>
              <w:jc w:val="left"/>
            </w:pPr>
            <w:r>
              <w:rPr>
                <w:iCs/>
                <w:i/>
                <w:sz w:val="20"/>
                <w:szCs w:val="20"/>
              </w:rPr>
              <w:t xml:space="preserve">p</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Personal-data payload of the record</w:t>
            </w:r>
          </w:p>
        </w:tc>
      </w:tr>
      <w:tr>
        <w:trPr>
          <w:cantSplit/>
        </w:trPr>
        <w:tc>
          <w:tcPr/>
          <w:p>
            <w:pPr>
              <w:pStyle w:val="Compact"/>
              <w:jc w:val="left"/>
            </w:pPr>
            <w:r>
              <w:rPr>
                <w:iCs/>
                <w:i/>
                <w:sz w:val="20"/>
                <w:szCs w:val="20"/>
              </w:rPr>
              <w:t xml:space="preserve">c</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Hiding commitment to the payload, </w:t>
            </w:r>
            <w:r>
              <w:rPr>
                <w:iCs/>
                <w:i/>
                <w:sz w:val="20"/>
                <w:szCs w:val="20"/>
              </w:rPr>
              <w:t xml:space="preserve">c</w:t>
            </w:r>
            <w:r>
              <w:rPr>
                <w:sz w:val="20"/>
                <w:szCs w:val="20"/>
              </w:rPr>
              <w:t xml:space="preserve"> = Commit(</w:t>
            </w:r>
            <w:r>
              <w:rPr>
                <w:iCs/>
                <w:i/>
                <w:sz w:val="20"/>
                <w:szCs w:val="20"/>
              </w:rPr>
              <w:t xml:space="preserve">p</w:t>
            </w:r>
            <w:r>
              <w:rPr>
                <w:sz w:val="20"/>
                <w:szCs w:val="20"/>
              </w:rPr>
              <w:t xml:space="preserve">, </w:t>
            </w:r>
            <w:r>
              <w:rPr>
                <w:iCs/>
                <w:i/>
                <w:sz w:val="20"/>
                <w:szCs w:val="20"/>
              </w:rPr>
              <w:t xml:space="preserve">r</w:t>
            </w:r>
            <w:r>
              <w:rPr>
                <w:sz w:val="20"/>
                <w:szCs w:val="20"/>
              </w:rPr>
              <w:t xml:space="preserve">)</w:t>
            </w:r>
          </w:p>
        </w:tc>
      </w:tr>
      <w:tr>
        <w:trPr>
          <w:cantSplit/>
        </w:trPr>
        <w:tc>
          <w:tcPr/>
          <w:p>
            <w:pPr>
              <w:pStyle w:val="Compact"/>
              <w:jc w:val="left"/>
            </w:pPr>
            <w:r>
              <w:rPr>
                <w:iCs/>
                <w:i/>
                <w:sz w:val="20"/>
                <w:szCs w:val="20"/>
              </w:rPr>
              <w:t xml:space="preserve">r</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Per-record commitment salt</w:t>
            </w:r>
          </w:p>
        </w:tc>
      </w:tr>
      <w:tr>
        <w:trPr>
          <w:cantSplit/>
        </w:trPr>
        <w:tc>
          <w:tcPr/>
          <w:p>
            <w:pPr>
              <w:pStyle w:val="Compact"/>
              <w:jc w:val="left"/>
            </w:pPr>
            <w:r>
              <w:rPr>
                <w:iCs/>
                <w:i/>
                <w:sz w:val="20"/>
                <w:szCs w:val="20"/>
              </w:rPr>
              <w:t xml:space="preserve">k</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Payload key</w:t>
            </w:r>
          </w:p>
        </w:tc>
      </w:tr>
      <w:tr>
        <w:trPr>
          <w:cantSplit/>
        </w:trPr>
        <w:tc>
          <w:tcPr/>
          <w:p>
            <w:pPr>
              <w:pStyle w:val="Compact"/>
              <w:jc w:val="left"/>
            </w:pPr>
            <w:r>
              <w:rPr>
                <w:iCs/>
                <w:i/>
                <w:sz w:val="20"/>
                <w:szCs w:val="20"/>
              </w:rPr>
              <w:t xml:space="preserve">ι</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Invalidation entry — month, legal ground, authorising actor</w:t>
            </w:r>
          </w:p>
        </w:tc>
      </w:tr>
      <w:tr>
        <w:trPr>
          <w:cantSplit/>
        </w:trPr>
        <w:tc>
          <w:tcPr/>
          <w:p>
            <w:pPr>
              <w:pStyle w:val="Compact"/>
              <w:jc w:val="left"/>
            </w:pPr>
            <w:r>
              <w:rPr>
                <w:iCs/>
                <w:i/>
                <w:sz w:val="20"/>
                <w:szCs w:val="20"/>
              </w:rPr>
              <w:t xml:space="preserve">t</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Month in which the access event occurred</w:t>
            </w:r>
          </w:p>
        </w:tc>
      </w:tr>
      <w:tr>
        <w:trPr>
          <w:cantSplit/>
        </w:trPr>
        <w:tc>
          <w:tcPr/>
          <w:p>
            <w:pPr>
              <w:pStyle w:val="Compact"/>
              <w:jc w:val="left"/>
            </w:pPr>
            <w:r>
              <w:rPr>
                <w:iCs/>
                <w:i/>
                <w:sz w:val="20"/>
                <w:szCs w:val="20"/>
              </w:rPr>
              <w:t xml:space="preserve">F</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Retention floor, in months (120 cross-border; 12 for SPE access logs)</w:t>
            </w:r>
          </w:p>
        </w:tc>
      </w:tr>
      <w:tr>
        <w:trPr>
          <w:cantSplit/>
        </w:trPr>
        <w:tc>
          <w:tcPr/>
          <w:p>
            <w:pPr>
              <w:pStyle w:val="Compact"/>
              <w:jc w:val="left"/>
            </w:pPr>
            <w:r>
              <w:rPr>
                <w:iCs/>
                <w:i/>
                <w:sz w:val="20"/>
                <w:szCs w:val="20"/>
              </w:rPr>
              <w:t xml:space="preserve">σ</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Pathway: primary or secondary</w:t>
            </w:r>
          </w:p>
        </w:tc>
      </w:tr>
      <w:tr>
        <w:trPr>
          <w:cantSplit/>
        </w:trPr>
        <w:tc>
          <w:tcPr/>
          <w:p>
            <w:pPr>
              <w:pStyle w:val="Compact"/>
              <w:jc w:val="left"/>
            </w:pPr>
            <w:r>
              <w:rPr>
                <w:iCs/>
                <w:i/>
                <w:sz w:val="20"/>
                <w:szCs w:val="20"/>
              </w:rPr>
              <w:t xml:space="preserve">t</w:t>
            </w:r>
            <w:r>
              <w:rPr>
                <w:sz w:val="20"/>
                <w:szCs w:val="20"/>
              </w:rPr>
              <w:t xml:space="preserve">ᵣ(</w:t>
            </w:r>
            <w:r>
              <w:rPr>
                <w:iCs/>
                <w:i/>
                <w:sz w:val="20"/>
                <w:szCs w:val="20"/>
              </w:rPr>
              <w:t xml:space="preserve">a</w:t>
            </w:r>
            <w:r>
              <w:rPr>
                <w:sz w:val="20"/>
                <w:szCs w:val="20"/>
              </w:rPr>
              <w:t xml:space="preserve">)</w:t>
            </w:r>
          </w:p>
        </w:tc>
        <w:tc>
          <w:tcPr/>
          <w:p>
            <w:pPr>
              <w:pStyle w:val="Compact"/>
              <w:jc w:val="left"/>
            </w:pPr>
            <w:r>
              <w:rPr>
                <w:sz w:val="20"/>
                <w:szCs w:val="20"/>
              </w:rPr>
              <w:t xml:space="preserve">Month an erasure request arrives (∞ if none)</w:t>
            </w:r>
          </w:p>
        </w:tc>
      </w:tr>
      <w:tr>
        <w:trPr>
          <w:cantSplit/>
        </w:trPr>
        <w:tc>
          <w:tcPr/>
          <w:p>
            <w:pPr>
              <w:pStyle w:val="Compact"/>
              <w:jc w:val="left"/>
            </w:pPr>
            <w:r>
              <w:rPr>
                <w:iCs/>
                <w:i/>
                <w:sz w:val="20"/>
                <w:szCs w:val="20"/>
              </w:rPr>
              <w:t xml:space="preserve">t</w:t>
            </w:r>
            <w:r>
              <w:rPr>
                <w:sz w:val="20"/>
                <w:szCs w:val="20"/>
              </w:rPr>
              <w:t xml:space="preserve">π(</w:t>
            </w:r>
            <w:r>
              <w:rPr>
                <w:iCs/>
                <w:i/>
                <w:sz w:val="20"/>
                <w:szCs w:val="20"/>
              </w:rPr>
              <w:t xml:space="preserve">a</w:t>
            </w:r>
            <w:r>
              <w:rPr>
                <w:sz w:val="20"/>
                <w:szCs w:val="20"/>
              </w:rPr>
              <w:t xml:space="preserve">)</w:t>
            </w:r>
          </w:p>
        </w:tc>
        <w:tc>
          <w:tcPr/>
          <w:p>
            <w:pPr>
              <w:pStyle w:val="Compact"/>
              <w:jc w:val="left"/>
            </w:pPr>
            <w:r>
              <w:rPr>
                <w:sz w:val="20"/>
                <w:szCs w:val="20"/>
              </w:rPr>
              <w:t xml:space="preserve">Month a data permit expires (∞ if not applicable)</w:t>
            </w:r>
          </w:p>
        </w:tc>
      </w:tr>
      <w:tr>
        <w:trPr>
          <w:cantSplit/>
        </w:trPr>
        <w:tc>
          <w:tcPr/>
          <w:p>
            <w:pPr>
              <w:pStyle w:val="Compact"/>
              <w:jc w:val="left"/>
            </w:pPr>
            <w:r>
              <w:rPr>
                <w:iCs/>
                <w:i/>
                <w:sz w:val="20"/>
                <w:szCs w:val="20"/>
              </w:rPr>
              <w:t xml:space="preserve">t</w:t>
            </w:r>
            <w:r>
              <w:rPr>
                <w:sz w:val="20"/>
                <w:szCs w:val="20"/>
              </w:rPr>
              <w:t xml:space="preserve">ᴵ(</w:t>
            </w:r>
            <w:r>
              <w:rPr>
                <w:iCs/>
                <w:i/>
                <w:sz w:val="20"/>
                <w:szCs w:val="20"/>
              </w:rPr>
              <w:t xml:space="preserve">a</w:t>
            </w:r>
            <w:r>
              <w:rPr>
                <w:sz w:val="20"/>
                <w:szCs w:val="20"/>
              </w:rPr>
              <w:t xml:space="preserve">)</w:t>
            </w:r>
          </w:p>
        </w:tc>
        <w:tc>
          <w:tcPr/>
          <w:p>
            <w:pPr>
              <w:pStyle w:val="Compact"/>
              <w:jc w:val="left"/>
            </w:pPr>
            <w:commentRangeStart w:id="5"/>
            <w:r>
              <w:rPr>
                <w:sz w:val="20"/>
                <w:szCs w:val="20"/>
              </w:rPr>
              <w:t xml:space="preserve">Invalidation month, min(</w:t>
            </w:r>
            <w:commentRangeEnd w:id="5"/>
            <w:r>
              <w:rPr>
                <w:rStyle w:val="CommentReference"/>
              </w:rPr>
              <w:commentReference w:id="5"/>
            </w:r>
            <w:r>
              <w:rPr>
                <w:iCs/>
                <w:i/>
                <w:sz w:val="20"/>
                <w:szCs w:val="20"/>
              </w:rPr>
              <w:t xml:space="preserve">t</w:t>
            </w:r>
            <w:r>
              <w:rPr>
                <w:sz w:val="20"/>
                <w:szCs w:val="20"/>
              </w:rPr>
              <w:t xml:space="preserve">ᵣ + δ, </w:t>
            </w:r>
            <w:r>
              <w:rPr>
                <w:iCs/>
                <w:i/>
                <w:sz w:val="20"/>
                <w:szCs w:val="20"/>
              </w:rPr>
              <w:t xml:space="preserve">t</w:t>
            </w:r>
            <w:r>
              <w:rPr>
                <w:sz w:val="20"/>
                <w:szCs w:val="20"/>
              </w:rPr>
              <w:t xml:space="preserve">π + 6)</w:t>
            </w:r>
          </w:p>
        </w:tc>
      </w:tr>
      <w:tr>
        <w:trPr>
          <w:cantSplit/>
        </w:trPr>
        <w:tc>
          <w:tcPr/>
          <w:p>
            <w:pPr>
              <w:pStyle w:val="Compact"/>
              <w:jc w:val="left"/>
            </w:pPr>
            <w:r>
              <w:rPr>
                <w:sz w:val="20"/>
                <w:szCs w:val="20"/>
              </w:rPr>
              <w:t xml:space="preserve">δ</w:t>
            </w:r>
          </w:p>
        </w:tc>
        <w:tc>
          <w:tcPr/>
          <w:p>
            <w:pPr>
              <w:pStyle w:val="Compact"/>
              <w:jc w:val="left"/>
            </w:pPr>
            <w:r>
              <w:rPr>
                <w:sz w:val="20"/>
                <w:szCs w:val="20"/>
              </w:rPr>
              <w:t xml:space="preserve">Erasure response period, in months (GDPR Art. 12(3))</w:t>
            </w:r>
          </w:p>
        </w:tc>
      </w:tr>
      <w:tr>
        <w:trPr>
          <w:cantSplit/>
        </w:trPr>
        <w:tc>
          <w:tcPr/>
          <w:p>
            <w:pPr>
              <w:pStyle w:val="Compact"/>
              <w:jc w:val="left"/>
            </w:pPr>
            <w:r>
              <w:rPr>
                <w:iCs/>
                <w:i/>
                <w:sz w:val="20"/>
                <w:szCs w:val="20"/>
              </w:rPr>
              <w:t xml:space="preserve">α</w:t>
            </w:r>
            <w:r>
              <w:rPr>
                <w:sz w:val="20"/>
                <w:szCs w:val="20"/>
              </w:rPr>
              <w:t xml:space="preserve">(</w:t>
            </w:r>
            <w:r>
              <w:rPr>
                <w:iCs/>
                <w:i/>
                <w:sz w:val="20"/>
                <w:szCs w:val="20"/>
              </w:rPr>
              <w:t xml:space="preserve">a</w:t>
            </w:r>
            <w:r>
              <w:rPr>
                <w:sz w:val="20"/>
                <w:szCs w:val="20"/>
              </w:rPr>
              <w:t xml:space="preserve">, </w:t>
            </w:r>
            <w:r>
              <w:rPr>
                <w:iCs/>
                <w:i/>
                <w:sz w:val="20"/>
                <w:szCs w:val="20"/>
              </w:rPr>
              <w:t xml:space="preserve">t</w:t>
            </w:r>
            <w:r>
              <w:rPr>
                <w:sz w:val="20"/>
                <w:szCs w:val="20"/>
              </w:rPr>
              <w:t xml:space="preserve">)</w:t>
            </w:r>
          </w:p>
        </w:tc>
        <w:tc>
          <w:tcPr/>
          <w:p>
            <w:pPr>
              <w:pStyle w:val="Compact"/>
              <w:jc w:val="left"/>
            </w:pPr>
            <w:r>
              <w:rPr>
                <w:sz w:val="20"/>
                <w:szCs w:val="20"/>
              </w:rPr>
              <w:t xml:space="preserve">Payload accessibility at month </w:t>
            </w:r>
            <w:r>
              <w:rPr>
                <w:iCs/>
                <w:i/>
                <w:sz w:val="20"/>
                <w:szCs w:val="20"/>
              </w:rPr>
              <w:t xml:space="preserve">t</w:t>
            </w:r>
            <w:r>
              <w:rPr>
                <w:sz w:val="20"/>
                <w:szCs w:val="20"/>
              </w:rPr>
              <w:t xml:space="preserve"> — 1 if recoverable, 0 otherwise</w:t>
            </w:r>
          </w:p>
        </w:tc>
      </w:tr>
      <w:tr>
        <w:trPr>
          <w:cantSplit/>
        </w:trPr>
        <w:tc>
          <w:tcPr/>
          <w:p>
            <w:pPr>
              <w:pStyle w:val="Compact"/>
              <w:jc w:val="left"/>
            </w:pPr>
            <w:r>
              <w:rPr>
                <w:iCs/>
                <w:i/>
                <w:sz w:val="20"/>
                <w:szCs w:val="20"/>
              </w:rPr>
              <w:t xml:space="preserve">V</w:t>
            </w:r>
            <w:r>
              <w:rPr>
                <w:sz w:val="20"/>
                <w:szCs w:val="20"/>
              </w:rPr>
              <w:t xml:space="preserve">(</w:t>
            </w:r>
            <w:r>
              <w:rPr>
                <w:iCs/>
                <w:i/>
                <w:sz w:val="20"/>
                <w:szCs w:val="20"/>
              </w:rPr>
              <w:t xml:space="preserve">a</w:t>
            </w:r>
            <w:r>
              <w:rPr>
                <w:sz w:val="20"/>
                <w:szCs w:val="20"/>
              </w:rPr>
              <w:t xml:space="preserve">, </w:t>
            </w:r>
            <w:r>
              <w:rPr>
                <w:iCs/>
                <w:i/>
                <w:sz w:val="20"/>
                <w:szCs w:val="20"/>
              </w:rPr>
              <w:t xml:space="preserve">t</w:t>
            </w:r>
            <w:r>
              <w:rPr>
                <w:sz w:val="20"/>
                <w:szCs w:val="20"/>
              </w:rPr>
              <w:t xml:space="preserve">)</w:t>
            </w:r>
          </w:p>
        </w:tc>
        <w:tc>
          <w:tcPr/>
          <w:p>
            <w:pPr>
              <w:pStyle w:val="Compact"/>
              <w:jc w:val="left"/>
            </w:pPr>
            <w:r>
              <w:rPr>
                <w:sz w:val="20"/>
                <w:szCs w:val="20"/>
              </w:rPr>
              <w:t xml:space="preserve">Whether the record counts as verifiable at month </w:t>
            </w:r>
            <w:r>
              <w:rPr>
                <w:iCs/>
                <w:i/>
                <w:sz w:val="20"/>
                <w:szCs w:val="20"/>
              </w:rPr>
              <w:t xml:space="preserve">t</w:t>
            </w:r>
          </w:p>
        </w:tc>
      </w:tr>
      <w:tr>
        <w:trPr>
          <w:cantSplit/>
        </w:trPr>
        <w:tc>
          <w:tcPr/>
          <w:p>
            <w:pPr>
              <w:pStyle w:val="Compact"/>
              <w:jc w:val="left"/>
            </w:pPr>
            <w:r>
              <w:rPr>
                <w:iCs/>
                <w:i/>
                <w:sz w:val="20"/>
                <w:szCs w:val="20"/>
              </w:rPr>
              <w:t xml:space="preserve">V</w:t>
            </w:r>
            <w:r>
              <w:rPr>
                <w:sz w:val="20"/>
                <w:szCs w:val="20"/>
              </w:rPr>
              <w:t xml:space="preserve">ᴵ, </w:t>
            </w:r>
            <w:r>
              <w:rPr>
                <w:iCs/>
                <w:i/>
                <w:sz w:val="20"/>
                <w:szCs w:val="20"/>
              </w:rPr>
              <w:t xml:space="preserve">V</w:t>
            </w:r>
            <w:r>
              <w:rPr>
                <w:sz w:val="20"/>
                <w:szCs w:val="20"/>
              </w:rPr>
              <w:t xml:space="preserve">ᴵᴵ</w:t>
            </w:r>
          </w:p>
        </w:tc>
        <w:tc>
          <w:tcPr/>
          <w:p>
            <w:pPr>
              <w:pStyle w:val="Compact"/>
              <w:jc w:val="left"/>
            </w:pPr>
            <w:r>
              <w:rPr>
                <w:sz w:val="20"/>
                <w:szCs w:val="20"/>
              </w:rPr>
              <w:t xml:space="preserve">Verifiability under Semantics I (plaintext) and Semantics II (accountability-preserving)</w:t>
            </w:r>
          </w:p>
        </w:tc>
      </w:tr>
      <w:tr>
        <w:trPr>
          <w:cantSplit/>
        </w:trPr>
        <w:tc>
          <w:tcPr/>
          <w:p>
            <w:pPr>
              <w:pStyle w:val="Compact"/>
              <w:jc w:val="left"/>
            </w:pPr>
            <w:r>
              <w:rPr>
                <w:sz w:val="20"/>
                <w:szCs w:val="20"/>
              </w:rPr>
              <w:t xml:space="preserve">C1, C2, C3</w:t>
            </w:r>
          </w:p>
        </w:tc>
        <w:tc>
          <w:tcPr/>
          <w:p>
            <w:pPr>
              <w:pStyle w:val="Compact"/>
              <w:jc w:val="left"/>
            </w:pPr>
            <w:r>
              <w:rPr>
                <w:sz w:val="20"/>
                <w:szCs w:val="20"/>
              </w:rPr>
              <w:t xml:space="preserve">Retention floor, erasure right, and deletion ceiling constraints</w:t>
            </w:r>
          </w:p>
        </w:tc>
      </w:tr>
    </w:tbl>
    <w:p>
      <w:pPr>
        <w:pStyle w:val="BodyText"/>
        <w:spacing w:before="240" w:after="160" w:line="360" w:lineRule="auto"/>
      </w:pPr>
      <w:r>
        <w:rPr>
          <w:iCs/>
          <w:i/>
        </w:rPr>
        <w:t xml:space="preserve">Abbreviations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Term</w:t>
            </w:r>
          </w:p>
        </w:tc>
        <w:tc>
          <w:tcPr>
            <w:tcBorders>
              <w:bottom w:val="single" w:sz="8" w:space="0" w:color="333333"/>
            </w:tcBorders>
            <w:shd w:val="clear" w:color="auto" w:fill="E8EDF4"/>
          </w:tcPr>
          <w:p>
            <w:pPr>
              <w:pStyle w:val="Compact"/>
              <w:jc w:val="left"/>
            </w:pPr>
            <w:r>
              <w:rPr>
                <w:b/>
                <w:sz w:val="20"/>
                <w:szCs w:val="20"/>
              </w:rPr>
              <w:t xml:space="preserve">Expansion</w:t>
            </w:r>
          </w:p>
        </w:tc>
      </w:tr>
      <w:tr>
        <w:trPr>
          <w:cantSplit/>
        </w:trPr>
        <w:tc>
          <w:tcPr/>
          <w:p>
            <w:pPr>
              <w:pStyle w:val="Compact"/>
              <w:jc w:val="left"/>
            </w:pPr>
            <w:r>
              <w:rPr>
                <w:sz w:val="20"/>
                <w:szCs w:val="20"/>
              </w:rPr>
              <w:t xml:space="preserve">ATNA</w:t>
            </w:r>
          </w:p>
        </w:tc>
        <w:tc>
          <w:tcPr/>
          <w:p>
            <w:pPr>
              <w:pStyle w:val="Compact"/>
              <w:jc w:val="left"/>
            </w:pPr>
            <w:r>
              <w:rPr>
                <w:sz w:val="20"/>
                <w:szCs w:val="20"/>
              </w:rPr>
              <w:t xml:space="preserve">Audit Trail and Node Authentication (IHE integration profile)</w:t>
            </w:r>
          </w:p>
        </w:tc>
      </w:tr>
      <w:tr>
        <w:trPr>
          <w:cantSplit/>
        </w:trPr>
        <w:tc>
          <w:tcPr/>
          <w:p>
            <w:pPr>
              <w:pStyle w:val="Compact"/>
              <w:jc w:val="left"/>
            </w:pPr>
            <w:r>
              <w:rPr>
                <w:sz w:val="20"/>
                <w:szCs w:val="20"/>
              </w:rPr>
              <w:t xml:space="preserve">CEF</w:t>
            </w:r>
          </w:p>
        </w:tc>
        <w:tc>
          <w:tcPr/>
          <w:p>
            <w:pPr>
              <w:pStyle w:val="Compact"/>
              <w:jc w:val="left"/>
            </w:pPr>
            <w:r>
              <w:rPr>
                <w:sz w:val="20"/>
                <w:szCs w:val="20"/>
              </w:rPr>
              <w:t xml:space="preserve">Coordinated Enforcement Framework (EDPB)</w:t>
            </w:r>
          </w:p>
        </w:tc>
      </w:tr>
      <w:tr>
        <w:trPr>
          <w:cantSplit/>
        </w:trPr>
        <w:tc>
          <w:tcPr/>
          <w:p>
            <w:pPr>
              <w:pStyle w:val="Compact"/>
              <w:jc w:val="left"/>
            </w:pPr>
            <w:r>
              <w:rPr>
                <w:sz w:val="20"/>
                <w:szCs w:val="20"/>
              </w:rPr>
              <w:t xml:space="preserve">DSR</w:t>
            </w:r>
          </w:p>
        </w:tc>
        <w:tc>
          <w:tcPr/>
          <w:p>
            <w:pPr>
              <w:pStyle w:val="Compact"/>
              <w:jc w:val="left"/>
            </w:pPr>
            <w:r>
              <w:rPr>
                <w:sz w:val="20"/>
                <w:szCs w:val="20"/>
              </w:rPr>
              <w:t xml:space="preserve">Design Science Research</w:t>
            </w:r>
          </w:p>
        </w:tc>
      </w:tr>
      <w:tr>
        <w:trPr>
          <w:cantSplit/>
        </w:trPr>
        <w:tc>
          <w:tcPr/>
          <w:p>
            <w:pPr>
              <w:pStyle w:val="Compact"/>
              <w:jc w:val="left"/>
            </w:pPr>
            <w:r>
              <w:rPr>
                <w:sz w:val="20"/>
                <w:szCs w:val="20"/>
              </w:rPr>
              <w:t xml:space="preserve">EDPB</w:t>
            </w:r>
          </w:p>
        </w:tc>
        <w:tc>
          <w:tcPr/>
          <w:p>
            <w:pPr>
              <w:pStyle w:val="Compact"/>
              <w:jc w:val="left"/>
            </w:pPr>
            <w:r>
              <w:rPr>
                <w:sz w:val="20"/>
                <w:szCs w:val="20"/>
              </w:rPr>
              <w:t xml:space="preserve">European Data Protection Board</w:t>
            </w:r>
          </w:p>
        </w:tc>
      </w:tr>
      <w:tr>
        <w:trPr>
          <w:cantSplit/>
        </w:trPr>
        <w:tc>
          <w:tcPr/>
          <w:p>
            <w:pPr>
              <w:pStyle w:val="Compact"/>
              <w:jc w:val="left"/>
            </w:pPr>
            <w:r>
              <w:rPr>
                <w:sz w:val="20"/>
                <w:szCs w:val="20"/>
              </w:rPr>
              <w:t xml:space="preserve">EEA</w:t>
            </w:r>
          </w:p>
        </w:tc>
        <w:tc>
          <w:tcPr/>
          <w:p>
            <w:pPr>
              <w:pStyle w:val="Compact"/>
              <w:jc w:val="left"/>
            </w:pPr>
            <w:r>
              <w:rPr>
                <w:sz w:val="20"/>
                <w:szCs w:val="20"/>
              </w:rPr>
              <w:t xml:space="preserve">European Economic Area</w:t>
            </w:r>
          </w:p>
        </w:tc>
      </w:tr>
      <w:tr>
        <w:trPr>
          <w:cantSplit/>
        </w:trPr>
        <w:tc>
          <w:tcPr/>
          <w:p>
            <w:pPr>
              <w:pStyle w:val="Compact"/>
              <w:jc w:val="left"/>
            </w:pPr>
            <w:r>
              <w:rPr>
                <w:sz w:val="20"/>
                <w:szCs w:val="20"/>
              </w:rPr>
              <w:t xml:space="preserve">EEHRxF</w:t>
            </w:r>
          </w:p>
        </w:tc>
        <w:tc>
          <w:tcPr/>
          <w:p>
            <w:pPr>
              <w:pStyle w:val="Compact"/>
              <w:jc w:val="left"/>
            </w:pPr>
            <w:r>
              <w:rPr>
                <w:sz w:val="20"/>
                <w:szCs w:val="20"/>
              </w:rPr>
              <w:t xml:space="preserve">European Electronic Health Record Exchange Format</w:t>
            </w:r>
          </w:p>
        </w:tc>
      </w:tr>
      <w:tr>
        <w:trPr>
          <w:cantSplit/>
        </w:trPr>
        <w:tc>
          <w:tcPr/>
          <w:p>
            <w:pPr>
              <w:pStyle w:val="Compact"/>
              <w:jc w:val="left"/>
            </w:pPr>
            <w:r>
              <w:rPr>
                <w:sz w:val="20"/>
                <w:szCs w:val="20"/>
              </w:rPr>
              <w:t xml:space="preserve">eHDSI</w:t>
            </w:r>
          </w:p>
        </w:tc>
        <w:tc>
          <w:tcPr/>
          <w:p>
            <w:pPr>
              <w:pStyle w:val="Compact"/>
              <w:jc w:val="left"/>
            </w:pPr>
            <w:r>
              <w:rPr>
                <w:sz w:val="20"/>
                <w:szCs w:val="20"/>
              </w:rPr>
              <w:t xml:space="preserve">eHealth Digital Service Infrastructure</w:t>
            </w:r>
          </w:p>
        </w:tc>
      </w:tr>
      <w:tr>
        <w:trPr>
          <w:cantSplit/>
        </w:trPr>
        <w:tc>
          <w:tcPr/>
          <w:p>
            <w:pPr>
              <w:pStyle w:val="Compact"/>
              <w:jc w:val="left"/>
            </w:pPr>
            <w:r>
              <w:rPr>
                <w:sz w:val="20"/>
                <w:szCs w:val="20"/>
              </w:rPr>
              <w:t xml:space="preserve">eHMSEG</w:t>
            </w:r>
          </w:p>
        </w:tc>
        <w:tc>
          <w:tcPr/>
          <w:p>
            <w:pPr>
              <w:pStyle w:val="Compact"/>
              <w:jc w:val="left"/>
            </w:pPr>
            <w:r>
              <w:rPr>
                <w:sz w:val="20"/>
                <w:szCs w:val="20"/>
              </w:rPr>
              <w:t xml:space="preserve">eHealth Member States Expert Group</w:t>
            </w:r>
          </w:p>
        </w:tc>
      </w:tr>
      <w:tr>
        <w:trPr>
          <w:cantSplit/>
        </w:trPr>
        <w:tc>
          <w:tcPr/>
          <w:p>
            <w:pPr>
              <w:pStyle w:val="Compact"/>
              <w:jc w:val="left"/>
            </w:pPr>
            <w:r>
              <w:rPr>
                <w:sz w:val="20"/>
                <w:szCs w:val="20"/>
              </w:rPr>
              <w:t xml:space="preserve">eHOMB</w:t>
            </w:r>
          </w:p>
        </w:tc>
        <w:tc>
          <w:tcPr/>
          <w:p>
            <w:pPr>
              <w:pStyle w:val="Compact"/>
              <w:jc w:val="left"/>
            </w:pPr>
            <w:r>
              <w:rPr>
                <w:sz w:val="20"/>
                <w:szCs w:val="20"/>
              </w:rPr>
              <w:t xml:space="preserve">eHealth Operational Management Board</w:t>
            </w:r>
          </w:p>
        </w:tc>
      </w:tr>
      <w:tr>
        <w:trPr>
          <w:cantSplit/>
        </w:trPr>
        <w:tc>
          <w:tcPr/>
          <w:p>
            <w:pPr>
              <w:pStyle w:val="Compact"/>
              <w:jc w:val="left"/>
            </w:pPr>
            <w:r>
              <w:rPr>
                <w:sz w:val="20"/>
                <w:szCs w:val="20"/>
              </w:rPr>
              <w:t xml:space="preserve">EHDS</w:t>
            </w:r>
          </w:p>
        </w:tc>
        <w:tc>
          <w:tcPr/>
          <w:p>
            <w:pPr>
              <w:pStyle w:val="Compact"/>
              <w:jc w:val="left"/>
            </w:pPr>
            <w:r>
              <w:rPr>
                <w:sz w:val="20"/>
                <w:szCs w:val="20"/>
              </w:rPr>
              <w:t xml:space="preserve">European Health Data Space</w:t>
            </w:r>
          </w:p>
        </w:tc>
      </w:tr>
      <w:tr>
        <w:trPr>
          <w:cantSplit/>
        </w:trPr>
        <w:tc>
          <w:tcPr/>
          <w:p>
            <w:pPr>
              <w:pStyle w:val="Compact"/>
              <w:jc w:val="left"/>
            </w:pPr>
            <w:r>
              <w:rPr>
                <w:sz w:val="20"/>
                <w:szCs w:val="20"/>
              </w:rPr>
              <w:t xml:space="preserve">FHIR</w:t>
            </w:r>
          </w:p>
        </w:tc>
        <w:tc>
          <w:tcPr/>
          <w:p>
            <w:pPr>
              <w:pStyle w:val="Compact"/>
              <w:jc w:val="left"/>
            </w:pPr>
            <w:r>
              <w:rPr>
                <w:sz w:val="20"/>
                <w:szCs w:val="20"/>
              </w:rPr>
              <w:t xml:space="preserve">Fast Healthcare Interoperability Resources (HL7)</w:t>
            </w:r>
          </w:p>
        </w:tc>
      </w:tr>
      <w:tr>
        <w:trPr>
          <w:cantSplit/>
        </w:trPr>
        <w:tc>
          <w:tcPr/>
          <w:p>
            <w:pPr>
              <w:pStyle w:val="Compact"/>
              <w:jc w:val="left"/>
            </w:pPr>
            <w:r>
              <w:rPr>
                <w:sz w:val="20"/>
                <w:szCs w:val="20"/>
              </w:rPr>
              <w:t xml:space="preserve">GDPR</w:t>
            </w:r>
          </w:p>
        </w:tc>
        <w:tc>
          <w:tcPr/>
          <w:p>
            <w:pPr>
              <w:pStyle w:val="Compact"/>
              <w:jc w:val="left"/>
            </w:pPr>
            <w:r>
              <w:rPr>
                <w:sz w:val="20"/>
                <w:szCs w:val="20"/>
              </w:rPr>
              <w:t xml:space="preserve">General Data Protection Regulation (EU) 2016/679</w:t>
            </w:r>
          </w:p>
        </w:tc>
      </w:tr>
      <w:tr>
        <w:trPr>
          <w:cantSplit/>
        </w:trPr>
        <w:tc>
          <w:tcPr/>
          <w:p>
            <w:pPr>
              <w:pStyle w:val="Compact"/>
              <w:jc w:val="left"/>
            </w:pPr>
            <w:r>
              <w:rPr>
                <w:sz w:val="20"/>
                <w:szCs w:val="20"/>
              </w:rPr>
              <w:t xml:space="preserve">HDAB</w:t>
            </w:r>
          </w:p>
        </w:tc>
        <w:tc>
          <w:tcPr/>
          <w:p>
            <w:pPr>
              <w:pStyle w:val="Compact"/>
              <w:jc w:val="left"/>
            </w:pPr>
            <w:r>
              <w:rPr>
                <w:sz w:val="20"/>
                <w:szCs w:val="20"/>
              </w:rPr>
              <w:t xml:space="preserve">Health Data Access Body</w:t>
            </w:r>
          </w:p>
        </w:tc>
      </w:tr>
      <w:tr>
        <w:trPr>
          <w:cantSplit/>
        </w:trPr>
        <w:tc>
          <w:tcPr/>
          <w:p>
            <w:pPr>
              <w:pStyle w:val="Compact"/>
              <w:jc w:val="left"/>
            </w:pPr>
            <w:r>
              <w:rPr>
                <w:sz w:val="20"/>
                <w:szCs w:val="20"/>
              </w:rPr>
              <w:t xml:space="preserve">HSM</w:t>
            </w:r>
          </w:p>
        </w:tc>
        <w:tc>
          <w:tcPr/>
          <w:p>
            <w:pPr>
              <w:pStyle w:val="Compact"/>
              <w:jc w:val="left"/>
            </w:pPr>
            <w:r>
              <w:rPr>
                <w:sz w:val="20"/>
                <w:szCs w:val="20"/>
              </w:rPr>
              <w:t xml:space="preserve">Hardware Security Module</w:t>
            </w:r>
          </w:p>
        </w:tc>
      </w:tr>
      <w:tr>
        <w:trPr>
          <w:cantSplit/>
        </w:trPr>
        <w:tc>
          <w:tcPr/>
          <w:p>
            <w:pPr>
              <w:pStyle w:val="Compact"/>
              <w:jc w:val="left"/>
            </w:pPr>
            <w:r>
              <w:rPr>
                <w:sz w:val="20"/>
                <w:szCs w:val="20"/>
              </w:rPr>
              <w:t xml:space="preserve">IHE</w:t>
            </w:r>
          </w:p>
        </w:tc>
        <w:tc>
          <w:tcPr/>
          <w:p>
            <w:pPr>
              <w:pStyle w:val="Compact"/>
              <w:jc w:val="left"/>
            </w:pPr>
            <w:r>
              <w:rPr>
                <w:sz w:val="20"/>
                <w:szCs w:val="20"/>
              </w:rPr>
              <w:t xml:space="preserve">Integrating the Healthcare Enterprise</w:t>
            </w:r>
          </w:p>
        </w:tc>
      </w:tr>
      <w:tr>
        <w:trPr>
          <w:cantSplit/>
        </w:trPr>
        <w:tc>
          <w:tcPr/>
          <w:p>
            <w:pPr>
              <w:pStyle w:val="Compact"/>
              <w:jc w:val="left"/>
            </w:pPr>
            <w:r>
              <w:rPr>
                <w:sz w:val="20"/>
                <w:szCs w:val="20"/>
              </w:rPr>
              <w:t xml:space="preserve">NCPeH</w:t>
            </w:r>
          </w:p>
        </w:tc>
        <w:tc>
          <w:tcPr/>
          <w:p>
            <w:pPr>
              <w:pStyle w:val="Compact"/>
              <w:jc w:val="left"/>
            </w:pPr>
            <w:r>
              <w:rPr>
                <w:sz w:val="20"/>
                <w:szCs w:val="20"/>
              </w:rPr>
              <w:t xml:space="preserve">National Contact Point for eHealth</w:t>
            </w:r>
          </w:p>
        </w:tc>
      </w:tr>
      <w:tr>
        <w:trPr>
          <w:cantSplit/>
        </w:trPr>
        <w:tc>
          <w:tcPr/>
          <w:p>
            <w:pPr>
              <w:pStyle w:val="Compact"/>
              <w:jc w:val="left"/>
            </w:pPr>
            <w:r>
              <w:rPr>
                <w:sz w:val="20"/>
                <w:szCs w:val="20"/>
              </w:rPr>
              <w:t xml:space="preserve">NHN</w:t>
            </w:r>
          </w:p>
        </w:tc>
        <w:tc>
          <w:tcPr/>
          <w:p>
            <w:pPr>
              <w:pStyle w:val="Compact"/>
              <w:jc w:val="left"/>
            </w:pPr>
            <w:r>
              <w:rPr>
                <w:sz w:val="20"/>
                <w:szCs w:val="20"/>
              </w:rPr>
              <w:t xml:space="preserve">Norsk Helsenett SF</w:t>
            </w:r>
          </w:p>
        </w:tc>
      </w:tr>
      <w:tr>
        <w:trPr>
          <w:cantSplit/>
        </w:trPr>
        <w:tc>
          <w:tcPr/>
          <w:p>
            <w:pPr>
              <w:pStyle w:val="Compact"/>
              <w:jc w:val="left"/>
            </w:pPr>
            <w:r>
              <w:rPr>
                <w:sz w:val="20"/>
                <w:szCs w:val="20"/>
              </w:rPr>
              <w:t xml:space="preserve">NIST</w:t>
            </w:r>
          </w:p>
        </w:tc>
        <w:tc>
          <w:tcPr/>
          <w:p>
            <w:pPr>
              <w:pStyle w:val="Compact"/>
              <w:jc w:val="left"/>
            </w:pPr>
            <w:r>
              <w:rPr>
                <w:sz w:val="20"/>
                <w:szCs w:val="20"/>
              </w:rPr>
              <w:t xml:space="preserve">National Institute of Standards and Technology (US)</w:t>
            </w:r>
          </w:p>
        </w:tc>
      </w:tr>
      <w:tr>
        <w:trPr>
          <w:cantSplit/>
        </w:trPr>
        <w:tc>
          <w:tcPr/>
          <w:p>
            <w:pPr>
              <w:pStyle w:val="Compact"/>
              <w:jc w:val="left"/>
            </w:pPr>
            <w:r>
              <w:rPr>
                <w:sz w:val="20"/>
                <w:szCs w:val="20"/>
              </w:rPr>
              <w:t xml:space="preserve">NORTRE</w:t>
            </w:r>
          </w:p>
        </w:tc>
        <w:tc>
          <w:tcPr/>
          <w:p>
            <w:pPr>
              <w:pStyle w:val="Compact"/>
              <w:jc w:val="left"/>
            </w:pPr>
            <w:r>
              <w:rPr>
                <w:sz w:val="20"/>
                <w:szCs w:val="20"/>
              </w:rPr>
              <w:t xml:space="preserve">Norwegian Trusted Research Environments</w:t>
            </w:r>
          </w:p>
        </w:tc>
      </w:tr>
      <w:tr>
        <w:trPr>
          <w:cantSplit/>
        </w:trPr>
        <w:tc>
          <w:tcPr/>
          <w:p>
            <w:pPr>
              <w:pStyle w:val="Compact"/>
              <w:jc w:val="left"/>
            </w:pPr>
            <w:r>
              <w:rPr>
                <w:sz w:val="20"/>
                <w:szCs w:val="20"/>
              </w:rPr>
              <w:t xml:space="preserve">OpenNCP</w:t>
            </w:r>
          </w:p>
        </w:tc>
        <w:tc>
          <w:tcPr/>
          <w:p>
            <w:pPr>
              <w:pStyle w:val="Compact"/>
              <w:jc w:val="left"/>
            </w:pPr>
            <w:r>
              <w:rPr>
                <w:sz w:val="20"/>
                <w:szCs w:val="20"/>
              </w:rPr>
              <w:t xml:space="preserve">Open National Contact Point software stack</w:t>
            </w:r>
          </w:p>
        </w:tc>
      </w:tr>
      <w:tr>
        <w:trPr>
          <w:cantSplit/>
        </w:trPr>
        <w:tc>
          <w:tcPr/>
          <w:p>
            <w:pPr>
              <w:pStyle w:val="Compact"/>
              <w:jc w:val="left"/>
            </w:pPr>
            <w:r>
              <w:rPr>
                <w:sz w:val="20"/>
                <w:szCs w:val="20"/>
              </w:rPr>
              <w:t xml:space="preserve">PoSE</w:t>
            </w:r>
          </w:p>
        </w:tc>
        <w:tc>
          <w:tcPr/>
          <w:p>
            <w:pPr>
              <w:pStyle w:val="Compact"/>
              <w:jc w:val="left"/>
            </w:pPr>
            <w:r>
              <w:rPr>
                <w:sz w:val="20"/>
                <w:szCs w:val="20"/>
              </w:rPr>
              <w:t xml:space="preserve">Proof of Secure Erasure</w:t>
            </w:r>
          </w:p>
        </w:tc>
      </w:tr>
      <w:tr>
        <w:trPr>
          <w:cantSplit/>
        </w:trPr>
        <w:tc>
          <w:tcPr/>
          <w:p>
            <w:pPr>
              <w:pStyle w:val="Compact"/>
              <w:jc w:val="left"/>
            </w:pPr>
            <w:r>
              <w:rPr>
                <w:sz w:val="20"/>
                <w:szCs w:val="20"/>
              </w:rPr>
              <w:t xml:space="preserve">SoK</w:t>
            </w:r>
          </w:p>
        </w:tc>
        <w:tc>
          <w:tcPr/>
          <w:p>
            <w:pPr>
              <w:pStyle w:val="Compact"/>
              <w:jc w:val="left"/>
            </w:pPr>
            <w:r>
              <w:rPr>
                <w:sz w:val="20"/>
                <w:szCs w:val="20"/>
              </w:rPr>
              <w:t xml:space="preserve">Systematization of Knowledge</w:t>
            </w:r>
          </w:p>
        </w:tc>
      </w:tr>
      <w:tr>
        <w:trPr>
          <w:cantSplit/>
        </w:trPr>
        <w:tc>
          <w:tcPr/>
          <w:p>
            <w:pPr>
              <w:pStyle w:val="Compact"/>
              <w:jc w:val="left"/>
            </w:pPr>
            <w:r>
              <w:rPr>
                <w:sz w:val="20"/>
                <w:szCs w:val="20"/>
              </w:rPr>
              <w:t xml:space="preserve">SPE</w:t>
            </w:r>
          </w:p>
        </w:tc>
        <w:tc>
          <w:tcPr/>
          <w:p>
            <w:pPr>
              <w:pStyle w:val="Compact"/>
              <w:jc w:val="left"/>
            </w:pPr>
            <w:r>
              <w:rPr>
                <w:sz w:val="20"/>
                <w:szCs w:val="20"/>
              </w:rPr>
              <w:t xml:space="preserve">Secure Processing Environment</w:t>
            </w:r>
          </w:p>
        </w:tc>
      </w:tr>
      <w:tr>
        <w:trPr>
          <w:cantSplit/>
        </w:trPr>
        <w:tc>
          <w:tcPr/>
          <w:p>
            <w:pPr>
              <w:pStyle w:val="Compact"/>
              <w:jc w:val="left"/>
            </w:pPr>
            <w:r>
              <w:rPr>
                <w:sz w:val="20"/>
                <w:szCs w:val="20"/>
              </w:rPr>
              <w:t xml:space="preserve">SPUHiN</w:t>
            </w:r>
          </w:p>
        </w:tc>
        <w:tc>
          <w:tcPr/>
          <w:p>
            <w:pPr>
              <w:pStyle w:val="Compact"/>
              <w:jc w:val="left"/>
            </w:pPr>
            <w:r>
              <w:rPr>
                <w:sz w:val="20"/>
                <w:szCs w:val="20"/>
              </w:rPr>
              <w:t xml:space="preserve">Secure Provision and Use of Health Data in Norway (project)</w:t>
            </w:r>
          </w:p>
        </w:tc>
      </w:tr>
      <w:tr>
        <w:trPr>
          <w:cantSplit/>
        </w:trPr>
        <w:tc>
          <w:tcPr/>
          <w:p>
            <w:pPr>
              <w:pStyle w:val="Compact"/>
              <w:jc w:val="left"/>
            </w:pPr>
            <w:r>
              <w:rPr>
                <w:sz w:val="20"/>
                <w:szCs w:val="20"/>
              </w:rPr>
              <w:t xml:space="preserve">TEHDAS2</w:t>
            </w:r>
          </w:p>
        </w:tc>
        <w:tc>
          <w:tcPr/>
          <w:p>
            <w:pPr>
              <w:pStyle w:val="Compact"/>
              <w:jc w:val="left"/>
            </w:pPr>
            <w:r>
              <w:rPr>
                <w:sz w:val="20"/>
                <w:szCs w:val="20"/>
              </w:rPr>
              <w:t xml:space="preserve">Towards European Health Data Space, Joint Action 2</w:t>
            </w:r>
          </w:p>
        </w:tc>
      </w:tr>
      <w:tr>
        <w:trPr>
          <w:cantSplit/>
        </w:trPr>
        <w:tc>
          <w:tcPr/>
          <w:p>
            <w:pPr>
              <w:pStyle w:val="Compact"/>
              <w:jc w:val="left"/>
            </w:pPr>
            <w:r>
              <w:rPr>
                <w:sz w:val="20"/>
                <w:szCs w:val="20"/>
              </w:rPr>
              <w:t xml:space="preserve">TRF</w:t>
            </w:r>
          </w:p>
        </w:tc>
        <w:tc>
          <w:tcPr/>
          <w:p>
            <w:pPr>
              <w:pStyle w:val="Compact"/>
              <w:jc w:val="left"/>
            </w:pPr>
            <w:r>
              <w:rPr>
                <w:sz w:val="20"/>
                <w:szCs w:val="20"/>
              </w:rPr>
              <w:t xml:space="preserve">Tri-Lateral Retention Feasibility (Model)</w:t>
            </w:r>
          </w:p>
        </w:tc>
      </w:tr>
      <w:tr>
        <w:trPr>
          <w:cantSplit/>
        </w:trPr>
        <w:tc>
          <w:tcPr/>
          <w:p>
            <w:pPr>
              <w:pStyle w:val="Compact"/>
              <w:jc w:val="left"/>
            </w:pPr>
            <w:r>
              <w:rPr>
                <w:sz w:val="20"/>
                <w:szCs w:val="20"/>
              </w:rPr>
              <w:t xml:space="preserve">zk-SNARK</w:t>
            </w:r>
          </w:p>
        </w:tc>
        <w:tc>
          <w:tcPr/>
          <w:p>
            <w:pPr>
              <w:pStyle w:val="Compact"/>
              <w:jc w:val="left"/>
            </w:pPr>
            <w:r>
              <w:rPr>
                <w:sz w:val="20"/>
                <w:szCs w:val="20"/>
              </w:rPr>
              <w:t xml:space="preserve">Zero-Knowledge Succinct Non-Interactive Argument of Knowledge</w:t>
            </w:r>
          </w:p>
        </w:tc>
      </w:tr>
    </w:tbl>
    <w:p>
      <w:pPr>
        <w:pStyle w:val="BodyText"/>
        <w:spacing w:before="240" w:after="160" w:line="360" w:lineRule="auto"/>
      </w:pPr>
      <w:r>
        <w:rPr>
          <w:iCs/>
          <w:i/>
        </w:rPr>
        <w:t xml:space="preserve">A note on the project name.</w:t>
      </w:r>
      <w:r>
        <w:t xml:space="preserv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w:t>
      </w:r>
      <w:hyperlink w:anchor="ch_1" w:history="1">
        <w:r>
          <w:rPr>
            <w:rStyle w:val="Hyperlink"/>
          </w:rPr>
          <w:t xml:space="preserve">Chapter 1</w:t>
        </w:r>
      </w:hyperlink>
      <w:r>
        <w:t xml:space="preserve">, </w:t>
      </w:r>
      <w:hyperlink w:anchor="sec_1_6" w:history="1">
        <w:r>
          <w:rPr>
            <w:rStyle w:val="Hyperlink"/>
          </w:rPr>
          <w:t xml:space="preserve">Section 1.6</w:t>
        </w:r>
      </w:hyperlink>
      <w:r>
        <w:t xml:space="preserve">.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identifies the distinct problem for which zero-knowledge arguments do become necessary.</w:t>
      </w:r>
    </w:p>
    <!--CONTENTS-->
    <w:bookmarkEnd w:id="24"/>
    <w:bookmarkStart w:id="32" w:name="chapter-1.-introduction"/>
    <w:p>
      <w:pPr>
        <w:pStyle w:val="Heading1"/>
      </w:pPr>
      <w:r>
        <w:rPr/>
        <w:t xml:space="preserve">Contents</w:t>
      </w:r>
    </w:p>
    <w:p>
      <w:pPr>
        <w:pStyle w:val="TOC1"/>
      </w:pPr>
      <w:hyperlink w:anchor="h_Abstract" w:history="1">
        <w:r>
          <w:rPr/>
          <w:t xml:space="preserve">Abstract</w:t>
        </w:r>
        <w:r>
          <w:tab/>
          <w:fldChar w:fldCharType="begin"/>
          <w:instrText xml:space="preserve"> PAGEREF h_Abstract \h </w:instrText>
          <w:fldChar w:fldCharType="separate"/>
        </w:r>
        <w:r>
          <w:rPr/>
          <w:t xml:space="preserve">#</w:t>
        </w:r>
        <w:r>
          <w:fldChar w:fldCharType="end"/>
        </w:r>
      </w:hyperlink>
    </w:p>
    <w:p>
      <w:pPr>
        <w:pStyle w:val="TOC1"/>
      </w:pPr>
      <w:hyperlink w:anchor="h_Sammendrag" w:history="1">
        <w:r>
          <w:rPr/>
          <w:t xml:space="preserve">Sammendrag</w:t>
        </w:r>
        <w:r>
          <w:tab/>
          <w:fldChar w:fldCharType="begin"/>
          <w:instrText xml:space="preserve"> PAGEREF h_Sammendrag \h </w:instrText>
          <w:fldChar w:fldCharType="separate"/>
        </w:r>
        <w:r>
          <w:rPr/>
          <w:t xml:space="preserve">#</w:t>
        </w:r>
        <w:r>
          <w:fldChar w:fldCharType="end"/>
        </w:r>
      </w:hyperlink>
    </w:p>
    <w:p>
      <w:pPr>
        <w:pStyle w:val="TOC1"/>
      </w:pPr>
      <w:hyperlink w:anchor="h_Statement_of_Contribution" w:history="1">
        <w:r>
          <w:rPr/>
          <w:t xml:space="preserve">Statement of Contribution</w:t>
        </w:r>
        <w:r>
          <w:tab/>
          <w:fldChar w:fldCharType="begin"/>
          <w:instrText xml:space="preserve"> PAGEREF h_Statement_of_Contribution \h </w:instrText>
          <w:fldChar w:fldCharType="separate"/>
        </w:r>
        <w:r>
          <w:rPr/>
          <w:t xml:space="preserve">#</w:t>
        </w:r>
        <w:r>
          <w:fldChar w:fldCharType="end"/>
        </w:r>
      </w:hyperlink>
    </w:p>
    <w:p>
      <w:pPr>
        <w:pStyle w:val="TOC1"/>
      </w:pPr>
      <w:hyperlink w:anchor="h_Declaration_of_Originality" w:history="1">
        <w:r>
          <w:rPr/>
          <w:t xml:space="preserve">Declaration of Originality</w:t>
        </w:r>
        <w:r>
          <w:tab/>
          <w:fldChar w:fldCharType="begin"/>
          <w:instrText xml:space="preserve"> PAGEREF h_Declaration_of_Originality \h </w:instrText>
          <w:fldChar w:fldCharType="separate"/>
        </w:r>
        <w:r>
          <w:rPr/>
          <w:t xml:space="preserve">#</w:t>
        </w:r>
        <w:r>
          <w:fldChar w:fldCharType="end"/>
        </w:r>
      </w:hyperlink>
    </w:p>
    <w:p>
      <w:pPr>
        <w:pStyle w:val="TOC1"/>
      </w:pPr>
      <w:hyperlink w:anchor="h_Nomenclature_and_Abbreviations" w:history="1">
        <w:r>
          <w:rPr/>
          <w:t xml:space="preserve">Nomenclature and Abbreviations</w:t>
        </w:r>
        <w:r>
          <w:tab/>
          <w:fldChar w:fldCharType="begin"/>
          <w:instrText xml:space="preserve"> PAGEREF h_Nomenclature_and_Abbreviations \h </w:instrText>
          <w:fldChar w:fldCharType="separate"/>
        </w:r>
        <w:r>
          <w:rPr/>
          <w:t xml:space="preserve">#</w:t>
        </w:r>
        <w:r>
          <w:fldChar w:fldCharType="end"/>
        </w:r>
      </w:hyperlink>
    </w:p>
    <w:p>
      <w:pPr>
        <w:pStyle w:val="TOC1"/>
      </w:pPr>
      <w:hyperlink w:anchor="ch_1" w:history="1">
        <w:r>
          <w:rPr/>
          <w:t xml:space="preserve">Chapter 1. Introduction</w:t>
        </w:r>
        <w:r>
          <w:tab/>
          <w:fldChar w:fldCharType="begin"/>
          <w:instrText xml:space="preserve"> PAGEREF ch_1 \h </w:instrText>
          <w:fldChar w:fldCharType="separate"/>
        </w:r>
        <w:r>
          <w:rPr/>
          <w:t xml:space="preserve">#</w:t>
        </w:r>
        <w:r>
          <w:fldChar w:fldCharType="end"/>
        </w:r>
      </w:hyperlink>
    </w:p>
    <w:p>
      <w:pPr>
        <w:pStyle w:val="TOC2"/>
      </w:pPr>
      <w:hyperlink w:anchor="sec_1_1" w:history="1">
        <w:r>
          <w:rPr/>
          <w:t xml:space="preserve">1.1 Background and Context</w:t>
        </w:r>
        <w:r>
          <w:tab/>
          <w:fldChar w:fldCharType="begin"/>
          <w:instrText xml:space="preserve"> PAGEREF sec_1_1 \h </w:instrText>
          <w:fldChar w:fldCharType="separate"/>
        </w:r>
        <w:r>
          <w:rPr/>
          <w:t xml:space="preserve">#</w:t>
        </w:r>
        <w:r>
          <w:fldChar w:fldCharType="end"/>
        </w:r>
      </w:hyperlink>
    </w:p>
    <w:p>
      <w:pPr>
        <w:pStyle w:val="TOC2"/>
      </w:pPr>
      <w:hyperlink w:anchor="sec_1_2" w:history="1">
        <w:r>
          <w:rPr/>
          <w:t xml:space="preserve">1.2 Problem Statement</w:t>
        </w:r>
        <w:r>
          <w:tab/>
          <w:fldChar w:fldCharType="begin"/>
          <w:instrText xml:space="preserve"> PAGEREF sec_1_2 \h </w:instrText>
          <w:fldChar w:fldCharType="separate"/>
        </w:r>
        <w:r>
          <w:rPr/>
          <w:t xml:space="preserve">#</w:t>
        </w:r>
        <w:r>
          <w:fldChar w:fldCharType="end"/>
        </w:r>
      </w:hyperlink>
    </w:p>
    <w:p>
      <w:pPr>
        <w:pStyle w:val="TOC2"/>
      </w:pPr>
      <w:hyperlink w:anchor="sec_1_3" w:history="1">
        <w:r>
          <w:rPr/>
          <w:t xml:space="preserve">1.3 Research Objectives and Questions</w:t>
        </w:r>
        <w:r>
          <w:tab/>
          <w:fldChar w:fldCharType="begin"/>
          <w:instrText xml:space="preserve"> PAGEREF sec_1_3 \h </w:instrText>
          <w:fldChar w:fldCharType="separate"/>
        </w:r>
        <w:r>
          <w:rPr/>
          <w:t xml:space="preserve">#</w:t>
        </w:r>
        <w:r>
          <w:fldChar w:fldCharType="end"/>
        </w:r>
      </w:hyperlink>
    </w:p>
    <w:p>
      <w:pPr>
        <w:pStyle w:val="TOC2"/>
      </w:pPr>
      <w:hyperlink w:anchor="sec_1_4" w:history="1">
        <w:r>
          <w:rPr/>
          <w:t xml:space="preserve">1.4 Significance and Relevance</w:t>
        </w:r>
        <w:r>
          <w:tab/>
          <w:fldChar w:fldCharType="begin"/>
          <w:instrText xml:space="preserve"> PAGEREF sec_1_4 \h </w:instrText>
          <w:fldChar w:fldCharType="separate"/>
        </w:r>
        <w:r>
          <w:rPr/>
          <w:t xml:space="preserve">#</w:t>
        </w:r>
        <w:r>
          <w:fldChar w:fldCharType="end"/>
        </w:r>
      </w:hyperlink>
    </w:p>
    <w:p>
      <w:pPr>
        <w:pStyle w:val="TOC2"/>
      </w:pPr>
      <w:hyperlink w:anchor="sec_1_5" w:history="1">
        <w:r>
          <w:rPr/>
          <w:t xml:space="preserve">1.5 Scope and Out-of-Scope</w:t>
        </w:r>
        <w:r>
          <w:tab/>
          <w:fldChar w:fldCharType="begin"/>
          <w:instrText xml:space="preserve"> PAGEREF sec_1_5 \h </w:instrText>
          <w:fldChar w:fldCharType="separate"/>
        </w:r>
        <w:r>
          <w:rPr/>
          <w:t xml:space="preserve">#</w:t>
        </w:r>
        <w:r>
          <w:fldChar w:fldCharType="end"/>
        </w:r>
      </w:hyperlink>
    </w:p>
    <w:p>
      <w:pPr>
        <w:pStyle w:val="TOC2"/>
      </w:pPr>
      <w:hyperlink w:anchor="sec_1_6" w:history="1">
        <w:r>
          <w:rPr/>
          <w:t xml:space="preserve">1.6 Methodological Approach</w:t>
        </w:r>
        <w:r>
          <w:tab/>
          <w:fldChar w:fldCharType="begin"/>
          <w:instrText xml:space="preserve"> PAGEREF sec_1_6 \h </w:instrText>
          <w:fldChar w:fldCharType="separate"/>
        </w:r>
        <w:r>
          <w:rPr/>
          <w:t xml:space="preserve">#</w:t>
        </w:r>
        <w:r>
          <w:fldChar w:fldCharType="end"/>
        </w:r>
      </w:hyperlink>
    </w:p>
    <w:p>
      <w:pPr>
        <w:pStyle w:val="TOC2"/>
      </w:pPr>
      <w:hyperlink w:anchor="sec_1_7" w:history="1">
        <w:r>
          <w:rPr/>
          <w:t xml:space="preserve">1.7 Thesis Structure</w:t>
        </w:r>
        <w:r>
          <w:tab/>
          <w:fldChar w:fldCharType="begin"/>
          <w:instrText xml:space="preserve"> PAGEREF sec_1_7 \h </w:instrText>
          <w:fldChar w:fldCharType="separate"/>
        </w:r>
        <w:r>
          <w:rPr/>
          <w:t xml:space="preserve">#</w:t>
        </w:r>
        <w:r>
          <w:fldChar w:fldCharType="end"/>
        </w:r>
      </w:hyperlink>
    </w:p>
    <w:p>
      <w:pPr>
        <w:pStyle w:val="TOC1"/>
      </w:pPr>
      <w:hyperlink w:anchor="ch_2" w:history="1">
        <w:r>
          <w:rPr/>
          <w:t xml:space="preserve">Chapter 2. Literature Review and Theoretical Foundation</w:t>
        </w:r>
        <w:r>
          <w:tab/>
          <w:fldChar w:fldCharType="begin"/>
          <w:instrText xml:space="preserve"> PAGEREF ch_2 \h </w:instrText>
          <w:fldChar w:fldCharType="separate"/>
        </w:r>
        <w:r>
          <w:rPr/>
          <w:t xml:space="preserve">#</w:t>
        </w:r>
        <w:r>
          <w:fldChar w:fldCharType="end"/>
        </w:r>
      </w:hyperlink>
    </w:p>
    <w:p>
      <w:pPr>
        <w:pStyle w:val="TOC2"/>
      </w:pPr>
      <w:hyperlink w:anchor="sec_2_1" w:history="1">
        <w:r>
          <w:rPr/>
          <w:t xml:space="preserve">2.1 Review Protocol</w:t>
        </w:r>
        <w:r>
          <w:tab/>
          <w:fldChar w:fldCharType="begin"/>
          <w:instrText xml:space="preserve"> PAGEREF sec_2_1 \h </w:instrText>
          <w:fldChar w:fldCharType="separate"/>
        </w:r>
        <w:r>
          <w:rPr/>
          <w:t xml:space="preserve">#</w:t>
        </w:r>
        <w:r>
          <w:fldChar w:fldCharType="end"/>
        </w:r>
      </w:hyperlink>
    </w:p>
    <w:p>
      <w:pPr>
        <w:pStyle w:val="TOC2"/>
      </w:pPr>
      <w:hyperlink w:anchor="sec_2_2" w:history="1">
        <w:r>
          <w:rPr/>
          <w:t xml:space="preserve">2.2 The Cross-Border Health Data Exchange Landscape</w:t>
        </w:r>
        <w:r>
          <w:tab/>
          <w:fldChar w:fldCharType="begin"/>
          <w:instrText xml:space="preserve"> PAGEREF sec_2_2 \h </w:instrText>
          <w:fldChar w:fldCharType="separate"/>
        </w:r>
        <w:r>
          <w:rPr/>
          <w:t xml:space="preserve">#</w:t>
        </w:r>
        <w:r>
          <w:fldChar w:fldCharType="end"/>
        </w:r>
      </w:hyperlink>
    </w:p>
    <w:p>
      <w:pPr>
        <w:pStyle w:val="TOC2"/>
      </w:pPr>
      <w:hyperlink w:anchor="sec_2_3" w:history="1">
        <w:r>
          <w:rPr/>
          <w:t xml:space="preserve">2.3 The Audit-Retention versus Right-to-Erasure Tension</w:t>
        </w:r>
        <w:r>
          <w:tab/>
          <w:fldChar w:fldCharType="begin"/>
          <w:instrText xml:space="preserve"> PAGEREF sec_2_3 \h </w:instrText>
          <w:fldChar w:fldCharType="separate"/>
        </w:r>
        <w:r>
          <w:rPr/>
          <w:t xml:space="preserve">#</w:t>
        </w:r>
        <w:r>
          <w:fldChar w:fldCharType="end"/>
        </w:r>
      </w:hyperlink>
    </w:p>
    <w:p>
      <w:pPr>
        <w:pStyle w:val="TOC2"/>
      </w:pPr>
      <w:hyperlink w:anchor="sec_2_4" w:history="1">
        <w:r>
          <w:rPr/>
          <w:t xml:space="preserve">2.4 Cryptographic Approaches to Audit Compliance</w:t>
        </w:r>
        <w:r>
          <w:tab/>
          <w:fldChar w:fldCharType="begin"/>
          <w:instrText xml:space="preserve"> PAGEREF sec_2_4 \h </w:instrText>
          <w:fldChar w:fldCharType="separate"/>
        </w:r>
        <w:r>
          <w:rPr/>
          <w:t xml:space="preserve">#</w:t>
        </w:r>
        <w:r>
          <w:fldChar w:fldCharType="end"/>
        </w:r>
      </w:hyperlink>
    </w:p>
    <w:p>
      <w:pPr>
        <w:pStyle w:val="TOC2"/>
      </w:pPr>
      <w:hyperlink w:anchor="sec_2_5" w:history="1">
        <w:r>
          <w:rPr/>
          <w:t xml:space="preserve">2.5 Formal Approaches to Regulatory-Compliance Verification</w:t>
        </w:r>
        <w:r>
          <w:tab/>
          <w:fldChar w:fldCharType="begin"/>
          <w:instrText xml:space="preserve"> PAGEREF sec_2_5 \h </w:instrText>
          <w:fldChar w:fldCharType="separate"/>
        </w:r>
        <w:r>
          <w:rPr/>
          <w:t xml:space="preserve">#</w:t>
        </w:r>
        <w:r>
          <w:fldChar w:fldCharType="end"/>
        </w:r>
      </w:hyperlink>
    </w:p>
    <w:p>
      <w:pPr>
        <w:pStyle w:val="TOC2"/>
      </w:pPr>
      <w:hyperlink w:anchor="sec_2_6" w:history="1">
        <w:r>
          <w:rPr/>
          <w:t xml:space="preserve">2.6 Norwegian Secondary-Use Infrastructure</w:t>
        </w:r>
        <w:r>
          <w:tab/>
          <w:fldChar w:fldCharType="begin"/>
          <w:instrText xml:space="preserve"> PAGEREF sec_2_6 \h </w:instrText>
          <w:fldChar w:fldCharType="separate"/>
        </w:r>
        <w:r>
          <w:rPr/>
          <w:t xml:space="preserve">#</w:t>
        </w:r>
        <w:r>
          <w:fldChar w:fldCharType="end"/>
        </w:r>
      </w:hyperlink>
    </w:p>
    <w:p>
      <w:pPr>
        <w:pStyle w:val="TOC2"/>
      </w:pPr>
      <w:hyperlink w:anchor="sec_2_7" w:history="1">
        <w:r>
          <w:rPr/>
          <w:t xml:space="preserve">2.7 Information Logistics Framing</w:t>
        </w:r>
        <w:r>
          <w:tab/>
          <w:fldChar w:fldCharType="begin"/>
          <w:instrText xml:space="preserve"> PAGEREF sec_2_7 \h </w:instrText>
          <w:fldChar w:fldCharType="separate"/>
        </w:r>
        <w:r>
          <w:rPr/>
          <w:t xml:space="preserve">#</w:t>
        </w:r>
        <w:r>
          <w:fldChar w:fldCharType="end"/>
        </w:r>
      </w:hyperlink>
    </w:p>
    <w:p>
      <w:pPr>
        <w:pStyle w:val="TOC2"/>
      </w:pPr>
      <w:hyperlink w:anchor="sec_2_8" w:history="1">
        <w:r>
          <w:rPr/>
          <w:t xml:space="preserve">2.8 Comparative Analysis</w:t>
        </w:r>
        <w:r>
          <w:tab/>
          <w:fldChar w:fldCharType="begin"/>
          <w:instrText xml:space="preserve"> PAGEREF sec_2_8 \h </w:instrText>
          <w:fldChar w:fldCharType="separate"/>
        </w:r>
        <w:r>
          <w:rPr/>
          <w:t xml:space="preserve">#</w:t>
        </w:r>
        <w:r>
          <w:fldChar w:fldCharType="end"/>
        </w:r>
      </w:hyperlink>
    </w:p>
    <w:p>
      <w:pPr>
        <w:pStyle w:val="TOC2"/>
      </w:pPr>
      <w:hyperlink w:anchor="sec_2_9" w:history="1">
        <w:r>
          <w:rPr/>
          <w:t xml:space="preserve">2.9 Identified Research Gaps</w:t>
        </w:r>
        <w:r>
          <w:tab/>
          <w:fldChar w:fldCharType="begin"/>
          <w:instrText xml:space="preserve"> PAGEREF sec_2_9 \h </w:instrText>
          <w:fldChar w:fldCharType="separate"/>
        </w:r>
        <w:r>
          <w:rPr/>
          <w:t xml:space="preserve">#</w:t>
        </w:r>
        <w:r>
          <w:fldChar w:fldCharType="end"/>
        </w:r>
      </w:hyperlink>
    </w:p>
    <w:p>
      <w:pPr>
        <w:pStyle w:val="TOC2"/>
      </w:pPr>
      <w:hyperlink w:anchor="sec_2_10" w:history="1">
        <w:r>
          <w:rPr/>
          <w:t xml:space="preserve">2.10 Conceptual Positioning of the Thesis</w:t>
        </w:r>
        <w:r>
          <w:tab/>
          <w:fldChar w:fldCharType="begin"/>
          <w:instrText xml:space="preserve"> PAGEREF sec_2_10 \h </w:instrText>
          <w:fldChar w:fldCharType="separate"/>
        </w:r>
        <w:r>
          <w:rPr/>
          <w:t xml:space="preserve">#</w:t>
        </w:r>
        <w:r>
          <w:fldChar w:fldCharType="end"/>
        </w:r>
      </w:hyperlink>
    </w:p>
    <w:p>
      <w:pPr>
        <w:pStyle w:val="TOC1"/>
      </w:pPr>
      <w:hyperlink w:anchor="ch_3" w:history="1">
        <w:r>
          <w:rPr/>
          <w:t xml:space="preserve">Chapter 3. Methodology and Research Design</w:t>
        </w:r>
        <w:r>
          <w:tab/>
          <w:fldChar w:fldCharType="begin"/>
          <w:instrText xml:space="preserve"> PAGEREF ch_3 \h </w:instrText>
          <w:fldChar w:fldCharType="separate"/>
        </w:r>
        <w:r>
          <w:rPr/>
          <w:t xml:space="preserve">#</w:t>
        </w:r>
        <w:r>
          <w:fldChar w:fldCharType="end"/>
        </w:r>
      </w:hyperlink>
    </w:p>
    <w:p>
      <w:pPr>
        <w:pStyle w:val="TOC2"/>
      </w:pPr>
      <w:hyperlink w:anchor="sec_3_1" w:history="1">
        <w:r>
          <w:rPr/>
          <w:t xml:space="preserve">3.1 Research Paradigm</w:t>
        </w:r>
        <w:r>
          <w:tab/>
          <w:fldChar w:fldCharType="begin"/>
          <w:instrText xml:space="preserve"> PAGEREF sec_3_1 \h </w:instrText>
          <w:fldChar w:fldCharType="separate"/>
        </w:r>
        <w:r>
          <w:rPr/>
          <w:t xml:space="preserve">#</w:t>
        </w:r>
        <w:r>
          <w:fldChar w:fldCharType="end"/>
        </w:r>
      </w:hyperlink>
    </w:p>
    <w:p>
      <w:pPr>
        <w:pStyle w:val="TOC2"/>
      </w:pPr>
      <w:hyperlink w:anchor="sec_3_2" w:history="1">
        <w:r>
          <w:rPr/>
          <w:t xml:space="preserve">3.2 The Design Science Cycle Adopted</w:t>
        </w:r>
        <w:r>
          <w:tab/>
          <w:fldChar w:fldCharType="begin"/>
          <w:instrText xml:space="preserve"> PAGEREF sec_3_2 \h </w:instrText>
          <w:fldChar w:fldCharType="separate"/>
        </w:r>
        <w:r>
          <w:rPr/>
          <w:t xml:space="preserve">#</w:t>
        </w:r>
        <w:r>
          <w:fldChar w:fldCharType="end"/>
        </w:r>
      </w:hyperlink>
    </w:p>
    <w:p>
      <w:pPr>
        <w:pStyle w:val="TOC2"/>
      </w:pPr>
      <w:hyperlink w:anchor="sec_3_3" w:history="1">
        <w:r>
          <w:rPr/>
          <w:t xml:space="preserve">3.3 The Specification-and-Demonstration Variant, Extended with Formal Modelling</w:t>
        </w:r>
        <w:r>
          <w:tab/>
          <w:fldChar w:fldCharType="begin"/>
          <w:instrText xml:space="preserve"> PAGEREF sec_3_3 \h </w:instrText>
          <w:fldChar w:fldCharType="separate"/>
        </w:r>
        <w:r>
          <w:rPr/>
          <w:t xml:space="preserve">#</w:t>
        </w:r>
        <w:r>
          <w:fldChar w:fldCharType="end"/>
        </w:r>
      </w:hyperlink>
    </w:p>
    <w:p>
      <w:pPr>
        <w:pStyle w:val="TOC2"/>
      </w:pPr>
      <w:hyperlink w:anchor="sec_3_4" w:history="1">
        <w:r>
          <w:rPr/>
          <w:t xml:space="preserve">3.4 Formal-Modelling Methodology</w:t>
        </w:r>
        <w:r>
          <w:tab/>
          <w:fldChar w:fldCharType="begin"/>
          <w:instrText xml:space="preserve"> PAGEREF sec_3_4 \h </w:instrText>
          <w:fldChar w:fldCharType="separate"/>
        </w:r>
        <w:r>
          <w:rPr/>
          <w:t xml:space="preserve">#</w:t>
        </w:r>
        <w:r>
          <w:fldChar w:fldCharType="end"/>
        </w:r>
      </w:hyperlink>
    </w:p>
    <w:p>
      <w:pPr>
        <w:pStyle w:val="TOC2"/>
      </w:pPr>
      <w:hyperlink w:anchor="sec_3_5" w:history="1">
        <w:r>
          <w:rPr/>
          <w:t xml:space="preserve">3.5 Synthetic Data</w:t>
        </w:r>
        <w:r>
          <w:tab/>
          <w:fldChar w:fldCharType="begin"/>
          <w:instrText xml:space="preserve"> PAGEREF sec_3_5 \h </w:instrText>
          <w:fldChar w:fldCharType="separate"/>
        </w:r>
        <w:r>
          <w:rPr/>
          <w:t xml:space="preserve">#</w:t>
        </w:r>
        <w:r>
          <w:fldChar w:fldCharType="end"/>
        </w:r>
      </w:hyperlink>
    </w:p>
    <w:p>
      <w:pPr>
        <w:pStyle w:val="TOC2"/>
      </w:pPr>
      <w:hyperlink w:anchor="sec_3_6" w:history="1">
        <w:r>
          <w:rPr/>
          <w:t xml:space="preserve">3.6 Sandbox Implementation Approach</w:t>
        </w:r>
        <w:r>
          <w:tab/>
          <w:fldChar w:fldCharType="begin"/>
          <w:instrText xml:space="preserve"> PAGEREF sec_3_6 \h </w:instrText>
          <w:fldChar w:fldCharType="separate"/>
        </w:r>
        <w:r>
          <w:rPr/>
          <w:t xml:space="preserve">#</w:t>
        </w:r>
        <w:r>
          <w:fldChar w:fldCharType="end"/>
        </w:r>
      </w:hyperlink>
    </w:p>
    <w:p>
      <w:pPr>
        <w:pStyle w:val="TOC2"/>
      </w:pPr>
      <w:hyperlink w:anchor="sec_3_7" w:history="1">
        <w:r>
          <w:rPr/>
          <w:t xml:space="preserve">3.7 Validity, Reliability, and Limitations</w:t>
        </w:r>
        <w:r>
          <w:tab/>
          <w:fldChar w:fldCharType="begin"/>
          <w:instrText xml:space="preserve"> PAGEREF sec_3_7 \h </w:instrText>
          <w:fldChar w:fldCharType="separate"/>
        </w:r>
        <w:r>
          <w:rPr/>
          <w:t xml:space="preserve">#</w:t>
        </w:r>
        <w:r>
          <w:fldChar w:fldCharType="end"/>
        </w:r>
      </w:hyperlink>
    </w:p>
    <w:p>
      <w:pPr>
        <w:pStyle w:val="TOC2"/>
      </w:pPr>
      <w:hyperlink w:anchor="sec_3_8" w:history="1">
        <w:r>
          <w:rPr/>
          <w:t xml:space="preserve">3.8 Evaluation Design for the Next Cycle</w:t>
        </w:r>
        <w:r>
          <w:tab/>
          <w:fldChar w:fldCharType="begin"/>
          <w:instrText xml:space="preserve"> PAGEREF sec_3_8 \h </w:instrText>
          <w:fldChar w:fldCharType="separate"/>
        </w:r>
        <w:r>
          <w:rPr/>
          <w:t xml:space="preserve">#</w:t>
        </w:r>
        <w:r>
          <w:fldChar w:fldCharType="end"/>
        </w:r>
      </w:hyperlink>
    </w:p>
    <w:p>
      <w:pPr>
        <w:pStyle w:val="TOC2"/>
      </w:pPr>
      <w:hyperlink w:anchor="sec_3_9" w:history="1">
        <w:r>
          <w:rPr/>
          <w:t xml:space="preserve">3.9 Ethical Considerations</w:t>
        </w:r>
        <w:r>
          <w:tab/>
          <w:fldChar w:fldCharType="begin"/>
          <w:instrText xml:space="preserve"> PAGEREF sec_3_9 \h </w:instrText>
          <w:fldChar w:fldCharType="separate"/>
        </w:r>
        <w:r>
          <w:rPr/>
          <w:t xml:space="preserve">#</w:t>
        </w:r>
        <w:r>
          <w:fldChar w:fldCharType="end"/>
        </w:r>
      </w:hyperlink>
    </w:p>
    <w:p>
      <w:pPr>
        <w:pStyle w:val="TOC1"/>
      </w:pPr>
      <w:hyperlink w:anchor="ch_4" w:history="1">
        <w:r>
          <w:rPr/>
          <w:t xml:space="preserve">Chapter 4. The Tri-Lateral Retention Feasibility Model and the Crypto-Erasure by Invalidation Mechanism</w:t>
        </w:r>
        <w:r>
          <w:tab/>
          <w:fldChar w:fldCharType="begin"/>
          <w:instrText xml:space="preserve"> PAGEREF ch_4 \h </w:instrText>
          <w:fldChar w:fldCharType="separate"/>
        </w:r>
        <w:r>
          <w:rPr/>
          <w:t xml:space="preserve">#</w:t>
        </w:r>
        <w:r>
          <w:fldChar w:fldCharType="end"/>
        </w:r>
      </w:hyperlink>
    </w:p>
    <w:p>
      <w:pPr>
        <w:pStyle w:val="TOC2"/>
      </w:pPr>
      <w:hyperlink w:anchor="sec_4_1" w:history="1">
        <w:r>
          <w:rPr/>
          <w:t xml:space="preserve">4.1 Purpose and Structure of the Chapter</w:t>
        </w:r>
        <w:r>
          <w:tab/>
          <w:fldChar w:fldCharType="begin"/>
          <w:instrText xml:space="preserve"> PAGEREF sec_4_1 \h </w:instrText>
          <w:fldChar w:fldCharType="separate"/>
        </w:r>
        <w:r>
          <w:rPr/>
          <w:t xml:space="preserve">#</w:t>
        </w:r>
        <w:r>
          <w:fldChar w:fldCharType="end"/>
        </w:r>
      </w:hyperlink>
    </w:p>
    <w:p>
      <w:pPr>
        <w:pStyle w:val="TOC2"/>
      </w:pPr>
      <w:hyperlink w:anchor="sec_4_2" w:history="1">
        <w:r>
          <w:rPr/>
          <w:t xml:space="preserve">4.2 What Must Be Retained: The Necessity Analysis</w:t>
        </w:r>
        <w:r>
          <w:tab/>
          <w:fldChar w:fldCharType="begin"/>
          <w:instrText xml:space="preserve"> PAGEREF sec_4_2 \h </w:instrText>
          <w:fldChar w:fldCharType="separate"/>
        </w:r>
        <w:r>
          <w:rPr/>
          <w:t xml:space="preserve">#</w:t>
        </w:r>
        <w:r>
          <w:fldChar w:fldCharType="end"/>
        </w:r>
      </w:hyperlink>
    </w:p>
    <w:p>
      <w:pPr>
        <w:pStyle w:val="TOC2"/>
      </w:pPr>
      <w:hyperlink w:anchor="sec_4_3" w:history="1">
        <w:r>
          <w:rPr/>
          <w:t xml:space="preserve">4.3 The Model: Objects and Notation</w:t>
        </w:r>
        <w:r>
          <w:tab/>
          <w:fldChar w:fldCharType="begin"/>
          <w:instrText xml:space="preserve"> PAGEREF sec_4_3 \h </w:instrText>
          <w:fldChar w:fldCharType="separate"/>
        </w:r>
        <w:r>
          <w:rPr/>
          <w:t xml:space="preserve">#</w:t>
        </w:r>
        <w:r>
          <w:fldChar w:fldCharType="end"/>
        </w:r>
      </w:hyperlink>
    </w:p>
    <w:p>
      <w:pPr>
        <w:pStyle w:val="TOC2"/>
      </w:pPr>
      <w:hyperlink w:anchor="sec_4_4" w:history="1">
        <w:r>
          <w:rPr/>
          <w:t xml:space="preserve">4.4 The Three Constraints</w:t>
        </w:r>
        <w:r>
          <w:tab/>
          <w:fldChar w:fldCharType="begin"/>
          <w:instrText xml:space="preserve"> PAGEREF sec_4_4 \h </w:instrText>
          <w:fldChar w:fldCharType="separate"/>
        </w:r>
        <w:r>
          <w:rPr/>
          <w:t xml:space="preserve">#</w:t>
        </w:r>
        <w:r>
          <w:fldChar w:fldCharType="end"/>
        </w:r>
      </w:hyperlink>
    </w:p>
    <w:p>
      <w:pPr>
        <w:pStyle w:val="TOC2"/>
      </w:pPr>
      <w:hyperlink w:anchor="sec_4_5" w:history="1">
        <w:r>
          <w:rPr/>
          <w:t xml:space="preserve">4.5 Two Semantics of Verifiability</w:t>
        </w:r>
        <w:r>
          <w:tab/>
          <w:fldChar w:fldCharType="begin"/>
          <w:instrText xml:space="preserve"> PAGEREF sec_4_5 \h </w:instrText>
          <w:fldChar w:fldCharType="separate"/>
        </w:r>
        <w:r>
          <w:rPr/>
          <w:t xml:space="preserve">#</w:t>
        </w:r>
        <w:r>
          <w:fldChar w:fldCharType="end"/>
        </w:r>
      </w:hyperlink>
    </w:p>
    <w:p>
      <w:pPr>
        <w:pStyle w:val="TOC2"/>
      </w:pPr>
      <w:hyperlink w:anchor="sec_4_6" w:history="1">
        <w:r>
          <w:rPr/>
          <w:t xml:space="preserve">4.6 Propositions 1 and 3: Infeasibility, and Where the Ceiling Is Anchored</w:t>
        </w:r>
        <w:r>
          <w:tab/>
          <w:fldChar w:fldCharType="begin"/>
          <w:instrText xml:space="preserve"> PAGEREF sec_4_6 \h </w:instrText>
          <w:fldChar w:fldCharType="separate"/>
        </w:r>
        <w:r>
          <w:rPr/>
          <w:t xml:space="preserve">#</w:t>
        </w:r>
        <w:r>
          <w:fldChar w:fldCharType="end"/>
        </w:r>
      </w:hyperlink>
    </w:p>
    <w:p>
      <w:pPr>
        <w:pStyle w:val="TOC2"/>
      </w:pPr>
      <w:hyperlink w:anchor="sec_4_7" w:history="1">
        <w:r>
          <w:rPr/>
          <w:t xml:space="preserve">4.7 Proposition 2: Feasibility under Accountability-Preserving Verifiability</w:t>
        </w:r>
        <w:r>
          <w:tab/>
          <w:fldChar w:fldCharType="begin"/>
          <w:instrText xml:space="preserve"> PAGEREF sec_4_7 \h </w:instrText>
          <w:fldChar w:fldCharType="separate"/>
        </w:r>
        <w:r>
          <w:rPr/>
          <w:t xml:space="preserve">#</w:t>
        </w:r>
        <w:r>
          <w:fldChar w:fldCharType="end"/>
        </w:r>
      </w:hyperlink>
    </w:p>
    <w:p>
      <w:pPr>
        <w:pStyle w:val="TOC2"/>
      </w:pPr>
      <w:hyperlink w:anchor="sec_4_8" w:history="1">
        <w:r>
          <w:rPr/>
          <w:t xml:space="preserve">4.8 The Mechanism: Crypto-Erasure by Invalidation</w:t>
        </w:r>
        <w:r>
          <w:tab/>
          <w:fldChar w:fldCharType="begin"/>
          <w:instrText xml:space="preserve"> PAGEREF sec_4_8 \h </w:instrText>
          <w:fldChar w:fldCharType="separate"/>
        </w:r>
        <w:r>
          <w:rPr/>
          <w:t xml:space="preserve">#</w:t>
        </w:r>
        <w:r>
          <w:fldChar w:fldCharType="end"/>
        </w:r>
      </w:hyperlink>
    </w:p>
    <w:p>
      <w:pPr>
        <w:pStyle w:val="TOC2"/>
      </w:pPr>
      <w:hyperlink w:anchor="sec_4_9" w:history="1">
        <w:r>
          <w:rPr/>
          <w:t xml:space="preserve">4.9 Residue Analysis</w:t>
        </w:r>
        <w:r>
          <w:tab/>
          <w:fldChar w:fldCharType="begin"/>
          <w:instrText xml:space="preserve"> PAGEREF sec_4_9 \h </w:instrText>
          <w:fldChar w:fldCharType="separate"/>
        </w:r>
        <w:r>
          <w:rPr/>
          <w:t xml:space="preserve">#</w:t>
        </w:r>
        <w:r>
          <w:fldChar w:fldCharType="end"/>
        </w:r>
      </w:hyperlink>
    </w:p>
    <w:p>
      <w:pPr>
        <w:pStyle w:val="TOC2"/>
      </w:pPr>
      <w:hyperlink w:anchor="sec_4_10" w:history="1">
        <w:r>
          <w:rPr/>
          <w:t xml:space="preserve">4.10 Rival Designs and Proposition 4</w:t>
        </w:r>
        <w:r>
          <w:tab/>
          <w:fldChar w:fldCharType="begin"/>
          <w:instrText xml:space="preserve"> PAGEREF sec_4_10 \h </w:instrText>
          <w:fldChar w:fldCharType="separate"/>
        </w:r>
        <w:r>
          <w:rPr/>
          <w:t xml:space="preserve">#</w:t>
        </w:r>
        <w:r>
          <w:fldChar w:fldCharType="end"/>
        </w:r>
      </w:hyperlink>
    </w:p>
    <w:p>
      <w:pPr>
        <w:pStyle w:val="TOC2"/>
      </w:pPr>
      <w:hyperlink w:anchor="sec_4_11" w:history="1">
        <w:r>
          <w:rPr/>
          <w:t xml:space="preserve">4.11 Integration with the Norwegian Infrastructure</w:t>
        </w:r>
        <w:r>
          <w:tab/>
          <w:fldChar w:fldCharType="begin"/>
          <w:instrText xml:space="preserve"> PAGEREF sec_4_11 \h </w:instrText>
          <w:fldChar w:fldCharType="separate"/>
        </w:r>
        <w:r>
          <w:rPr/>
          <w:t xml:space="preserve">#</w:t>
        </w:r>
        <w:r>
          <w:fldChar w:fldCharType="end"/>
        </w:r>
      </w:hyperlink>
    </w:p>
    <w:p>
      <w:pPr>
        <w:pStyle w:val="TOC2"/>
      </w:pPr>
      <w:hyperlink w:anchor="sec_4_12" w:history="1">
        <w:r>
          <w:rPr/>
          <w:t xml:space="preserve">4.12 Summary</w:t>
        </w:r>
        <w:r>
          <w:tab/>
          <w:fldChar w:fldCharType="begin"/>
          <w:instrText xml:space="preserve"> PAGEREF sec_4_12 \h </w:instrText>
          <w:fldChar w:fldCharType="separate"/>
        </w:r>
        <w:r>
          <w:rPr/>
          <w:t xml:space="preserve">#</w:t>
        </w:r>
        <w:r>
          <w:fldChar w:fldCharType="end"/>
        </w:r>
      </w:hyperlink>
    </w:p>
    <w:p>
      <w:pPr>
        <w:pStyle w:val="TOC1"/>
      </w:pPr>
      <w:hyperlink w:anchor="ch_5" w:history="1">
        <w:r>
          <w:rPr/>
          <w:t xml:space="preserve">Chapter 5. Demonstration</w:t>
        </w:r>
        <w:r>
          <w:tab/>
          <w:fldChar w:fldCharType="begin"/>
          <w:instrText xml:space="preserve"> PAGEREF ch_5 \h </w:instrText>
          <w:fldChar w:fldCharType="separate"/>
        </w:r>
        <w:r>
          <w:rPr/>
          <w:t xml:space="preserve">#</w:t>
        </w:r>
        <w:r>
          <w:fldChar w:fldCharType="end"/>
        </w:r>
      </w:hyperlink>
    </w:p>
    <w:p>
      <w:pPr>
        <w:pStyle w:val="TOC2"/>
      </w:pPr>
      <w:hyperlink w:anchor="sec_5_1" w:history="1">
        <w:r>
          <w:rPr/>
          <w:t xml:space="preserve">5.1 Purpose and Claim</w:t>
        </w:r>
        <w:r>
          <w:tab/>
          <w:fldChar w:fldCharType="begin"/>
          <w:instrText xml:space="preserve"> PAGEREF sec_5_1 \h </w:instrText>
          <w:fldChar w:fldCharType="separate"/>
        </w:r>
        <w:r>
          <w:rPr/>
          <w:t xml:space="preserve">#</w:t>
        </w:r>
        <w:r>
          <w:fldChar w:fldCharType="end"/>
        </w:r>
      </w:hyperlink>
    </w:p>
    <w:p>
      <w:pPr>
        <w:pStyle w:val="TOC2"/>
      </w:pPr>
      <w:hyperlink w:anchor="sec_5_2" w:history="1">
        <w:r>
          <w:rPr/>
          <w:t xml:space="preserve">5.2 Implementation</w:t>
        </w:r>
        <w:r>
          <w:tab/>
          <w:fldChar w:fldCharType="begin"/>
          <w:instrText xml:space="preserve"> PAGEREF sec_5_2 \h </w:instrText>
          <w:fldChar w:fldCharType="separate"/>
        </w:r>
        <w:r>
          <w:rPr/>
          <w:t xml:space="preserve">#</w:t>
        </w:r>
        <w:r>
          <w:fldChar w:fldCharType="end"/>
        </w:r>
      </w:hyperlink>
    </w:p>
    <w:p>
      <w:pPr>
        <w:pStyle w:val="TOC2"/>
      </w:pPr>
      <w:hyperlink w:anchor="sec_5_3" w:history="1">
        <w:r>
          <w:rPr/>
          <w:t xml:space="preserve">5.3 Results under Semantics I</w:t>
        </w:r>
        <w:r>
          <w:tab/>
          <w:fldChar w:fldCharType="begin"/>
          <w:instrText xml:space="preserve"> PAGEREF sec_5_3 \h </w:instrText>
          <w:fldChar w:fldCharType="separate"/>
        </w:r>
        <w:r>
          <w:rPr/>
          <w:t xml:space="preserve">#</w:t>
        </w:r>
        <w:r>
          <w:fldChar w:fldCharType="end"/>
        </w:r>
      </w:hyperlink>
    </w:p>
    <w:p>
      <w:pPr>
        <w:pStyle w:val="TOC2"/>
      </w:pPr>
      <w:hyperlink w:anchor="sec_5_4" w:history="1">
        <w:r>
          <w:rPr/>
          <w:t xml:space="preserve">5.4 Corollary 1.2: Infeasibility Without an Erasure Request</w:t>
        </w:r>
        <w:r>
          <w:tab/>
          <w:fldChar w:fldCharType="begin"/>
          <w:instrText xml:space="preserve"> PAGEREF sec_5_4 \h </w:instrText>
          <w:fldChar w:fldCharType="separate"/>
        </w:r>
        <w:r>
          <w:rPr/>
          <w:t xml:space="preserve">#</w:t>
        </w:r>
        <w:r>
          <w:fldChar w:fldCharType="end"/>
        </w:r>
      </w:hyperlink>
    </w:p>
    <w:p>
      <w:pPr>
        <w:pStyle w:val="TOC2"/>
      </w:pPr>
      <w:hyperlink w:anchor="sec_5_5" w:history="1">
        <w:r>
          <w:rPr/>
          <w:t xml:space="preserve">5.5 Independent Cross-Check</w:t>
        </w:r>
        <w:r>
          <w:tab/>
          <w:fldChar w:fldCharType="begin"/>
          <w:instrText xml:space="preserve"> PAGEREF sec_5_5 \h </w:instrText>
          <w:fldChar w:fldCharType="separate"/>
        </w:r>
        <w:r>
          <w:rPr/>
          <w:t xml:space="preserve">#</w:t>
        </w:r>
        <w:r>
          <w:fldChar w:fldCharType="end"/>
        </w:r>
      </w:hyperlink>
    </w:p>
    <w:p>
      <w:pPr>
        <w:pStyle w:val="TOC2"/>
      </w:pPr>
      <w:hyperlink w:anchor="sec_5_6" w:history="1">
        <w:r>
          <w:rPr/>
          <w:t xml:space="preserve">5.6 Witness at the Extended Response Period</w:t>
        </w:r>
        <w:r>
          <w:tab/>
          <w:fldChar w:fldCharType="begin"/>
          <w:instrText xml:space="preserve"> PAGEREF sec_5_6 \h </w:instrText>
          <w:fldChar w:fldCharType="separate"/>
        </w:r>
        <w:r>
          <w:rPr/>
          <w:t xml:space="preserve">#</w:t>
        </w:r>
        <w:r>
          <w:fldChar w:fldCharType="end"/>
        </w:r>
      </w:hyperlink>
    </w:p>
    <w:p>
      <w:pPr>
        <w:pStyle w:val="TOC2"/>
      </w:pPr>
      <w:hyperlink w:anchor="sec_5_7" w:history="1">
        <w:r>
          <w:rPr/>
          <w:t xml:space="preserve">5.7 Results under Semantics II</w:t>
        </w:r>
        <w:r>
          <w:tab/>
          <w:fldChar w:fldCharType="begin"/>
          <w:instrText xml:space="preserve"> PAGEREF sec_5_7 \h </w:instrText>
          <w:fldChar w:fldCharType="separate"/>
        </w:r>
        <w:r>
          <w:rPr/>
          <w:t xml:space="preserve">#</w:t>
        </w:r>
        <w:r>
          <w:fldChar w:fldCharType="end"/>
        </w:r>
      </w:hyperlink>
    </w:p>
    <w:p>
      <w:pPr>
        <w:pStyle w:val="TOC2"/>
      </w:pPr>
      <w:hyperlink w:anchor="sec_5_8" w:history="1">
        <w:r>
          <w:rPr/>
          <w:t xml:space="preserve">5.8 What the Demonstration Establishes, and What It Does Not</w:t>
        </w:r>
        <w:r>
          <w:tab/>
          <w:fldChar w:fldCharType="begin"/>
          <w:instrText xml:space="preserve"> PAGEREF sec_5_8 \h </w:instrText>
          <w:fldChar w:fldCharType="separate"/>
        </w:r>
        <w:r>
          <w:rPr/>
          <w:t xml:space="preserve">#</w:t>
        </w:r>
        <w:r>
          <w:fldChar w:fldCharType="end"/>
        </w:r>
      </w:hyperlink>
    </w:p>
    <w:p>
      <w:pPr>
        <w:pStyle w:val="TOC1"/>
      </w:pPr>
      <w:hyperlink w:anchor="ch_6" w:history="1">
        <w:r>
          <w:rPr/>
          <w:t xml:space="preserve">Chapter 6. Discussion</w:t>
        </w:r>
        <w:r>
          <w:tab/>
          <w:fldChar w:fldCharType="begin"/>
          <w:instrText xml:space="preserve"> PAGEREF ch_6 \h </w:instrText>
          <w:fldChar w:fldCharType="separate"/>
        </w:r>
        <w:r>
          <w:rPr/>
          <w:t xml:space="preserve">#</w:t>
        </w:r>
        <w:r>
          <w:fldChar w:fldCharType="end"/>
        </w:r>
      </w:hyperlink>
    </w:p>
    <w:p>
      <w:pPr>
        <w:pStyle w:val="TOC2"/>
      </w:pPr>
      <w:hyperlink w:anchor="sec_6_1" w:history="1">
        <w:r>
          <w:rPr/>
          <w:t xml:space="preserve">6.1 What the Thesis Establishes</w:t>
        </w:r>
        <w:r>
          <w:tab/>
          <w:fldChar w:fldCharType="begin"/>
          <w:instrText xml:space="preserve"> PAGEREF sec_6_1 \h </w:instrText>
          <w:fldChar w:fldCharType="separate"/>
        </w:r>
        <w:r>
          <w:rPr/>
          <w:t xml:space="preserve">#</w:t>
        </w:r>
        <w:r>
          <w:fldChar w:fldCharType="end"/>
        </w:r>
      </w:hyperlink>
    </w:p>
    <w:p>
      <w:pPr>
        <w:pStyle w:val="TOC2"/>
      </w:pPr>
      <w:hyperlink w:anchor="sec_6_2" w:history="1">
        <w:r>
          <w:rPr/>
          <w:t xml:space="preserve">6.2 The Authority Problem</w:t>
        </w:r>
        <w:r>
          <w:tab/>
          <w:fldChar w:fldCharType="begin"/>
          <w:instrText xml:space="preserve"> PAGEREF sec_6_2 \h </w:instrText>
          <w:fldChar w:fldCharType="separate"/>
        </w:r>
        <w:r>
          <w:rPr/>
          <w:t xml:space="preserve">#</w:t>
        </w:r>
        <w:r>
          <w:fldChar w:fldCharType="end"/>
        </w:r>
      </w:hyperlink>
    </w:p>
    <w:p>
      <w:pPr>
        <w:pStyle w:val="TOC2"/>
      </w:pPr>
      <w:hyperlink w:anchor="sec_6_3" w:history="1">
        <w:r>
          <w:rPr/>
          <w:t xml:space="preserve">6.3 Key Destruction and the Limits of Assurance</w:t>
        </w:r>
        <w:r>
          <w:tab/>
          <w:fldChar w:fldCharType="begin"/>
          <w:instrText xml:space="preserve"> PAGEREF sec_6_3 \h </w:instrText>
          <w:fldChar w:fldCharType="separate"/>
        </w:r>
        <w:r>
          <w:rPr/>
          <w:t xml:space="preserve">#</w:t>
        </w:r>
        <w:r>
          <w:fldChar w:fldCharType="end"/>
        </w:r>
      </w:hyperlink>
    </w:p>
    <w:p>
      <w:pPr>
        <w:pStyle w:val="TOC2"/>
      </w:pPr>
      <w:hyperlink w:anchor="sec_6_4" w:history="1">
        <w:r>
          <w:rPr/>
          <w:t xml:space="preserve">6.4 The Cost Objection</w:t>
        </w:r>
        <w:r>
          <w:tab/>
          <w:fldChar w:fldCharType="begin"/>
          <w:instrText xml:space="preserve"> PAGEREF sec_6_4 \h </w:instrText>
          <w:fldChar w:fldCharType="separate"/>
        </w:r>
        <w:r>
          <w:rPr/>
          <w:t xml:space="preserve">#</w:t>
        </w:r>
        <w:r>
          <w:fldChar w:fldCharType="end"/>
        </w:r>
      </w:hyperlink>
    </w:p>
    <w:p>
      <w:pPr>
        <w:pStyle w:val="TOC2"/>
      </w:pPr>
      <w:hyperlink w:anchor="sec_6_5" w:history="1">
        <w:r>
          <w:rPr/>
          <w:t xml:space="preserve">6.5 Scalability</w:t>
        </w:r>
        <w:r>
          <w:tab/>
          <w:fldChar w:fldCharType="begin"/>
          <w:instrText xml:space="preserve"> PAGEREF sec_6_5 \h </w:instrText>
          <w:fldChar w:fldCharType="separate"/>
        </w:r>
        <w:r>
          <w:rPr/>
          <w:t xml:space="preserve">#</w:t>
        </w:r>
        <w:r>
          <w:fldChar w:fldCharType="end"/>
        </w:r>
      </w:hyperlink>
    </w:p>
    <w:p>
      <w:pPr>
        <w:pStyle w:val="TOC2"/>
      </w:pPr>
      <w:hyperlink w:anchor="sec_6_6" w:history="1">
        <w:r>
          <w:rPr/>
          <w:t xml:space="preserve">6.6 Evaluation Design and the Role of Stakeholder Assessment</w:t>
        </w:r>
        <w:r>
          <w:tab/>
          <w:fldChar w:fldCharType="begin"/>
          <w:instrText xml:space="preserve"> PAGEREF sec_6_6 \h </w:instrText>
          <w:fldChar w:fldCharType="separate"/>
        </w:r>
        <w:r>
          <w:rPr/>
          <w:t xml:space="preserve">#</w:t>
        </w:r>
        <w:r>
          <w:fldChar w:fldCharType="end"/>
        </w:r>
      </w:hyperlink>
    </w:p>
    <w:p>
      <w:pPr>
        <w:pStyle w:val="TOC2"/>
      </w:pPr>
      <w:hyperlink w:anchor="sec_6_7" w:history="1">
        <w:r>
          <w:rPr/>
          <w:t xml:space="preserve">6.7 Synthetic Data and the Limits of the Demonstration</w:t>
        </w:r>
        <w:r>
          <w:tab/>
          <w:fldChar w:fldCharType="begin"/>
          <w:instrText xml:space="preserve"> PAGEREF sec_6_7 \h </w:instrText>
          <w:fldChar w:fldCharType="separate"/>
        </w:r>
        <w:r>
          <w:rPr/>
          <w:t xml:space="preserve">#</w:t>
        </w:r>
        <w:r>
          <w:fldChar w:fldCharType="end"/>
        </w:r>
      </w:hyperlink>
    </w:p>
    <w:p>
      <w:pPr>
        <w:pStyle w:val="TOC2"/>
      </w:pPr>
      <w:hyperlink w:anchor="sec_6_8" w:history="1">
        <w:r>
          <w:rPr/>
          <w:t xml:space="preserve">6.8 Implications for Practice and Policy</w:t>
        </w:r>
        <w:r>
          <w:tab/>
          <w:fldChar w:fldCharType="begin"/>
          <w:instrText xml:space="preserve"> PAGEREF sec_6_8 \h </w:instrText>
          <w:fldChar w:fldCharType="separate"/>
        </w:r>
        <w:r>
          <w:rPr/>
          <w:t xml:space="preserve">#</w:t>
        </w:r>
        <w:r>
          <w:fldChar w:fldCharType="end"/>
        </w:r>
      </w:hyperlink>
    </w:p>
    <w:p>
      <w:pPr>
        <w:pStyle w:val="TOC2"/>
      </w:pPr>
      <w:hyperlink w:anchor="sec_6_9" w:history="1">
        <w:r>
          <w:rPr/>
          <w:t xml:space="preserve">6.9 Theoretical Implications</w:t>
        </w:r>
        <w:r>
          <w:tab/>
          <w:fldChar w:fldCharType="begin"/>
          <w:instrText xml:space="preserve"> PAGEREF sec_6_9 \h </w:instrText>
          <w:fldChar w:fldCharType="separate"/>
        </w:r>
        <w:r>
          <w:rPr/>
          <w:t xml:space="preserve">#</w:t>
        </w:r>
        <w:r>
          <w:fldChar w:fldCharType="end"/>
        </w:r>
      </w:hyperlink>
    </w:p>
    <w:p>
      <w:pPr>
        <w:pStyle w:val="TOC2"/>
      </w:pPr>
      <w:hyperlink w:anchor="sec_6_10" w:history="1">
        <w:r>
          <w:rPr/>
          <w:t xml:space="preserve">6.10 Where the Ceiling Is Anchored: a Cross-Sector Test</w:t>
        </w:r>
        <w:r>
          <w:tab/>
          <w:fldChar w:fldCharType="begin"/>
          <w:instrText xml:space="preserve"> PAGEREF sec_6_10 \h </w:instrText>
          <w:fldChar w:fldCharType="separate"/>
        </w:r>
        <w:r>
          <w:rPr/>
          <w:t xml:space="preserve">#</w:t>
        </w:r>
        <w:r>
          <w:fldChar w:fldCharType="end"/>
        </w:r>
      </w:hyperlink>
    </w:p>
    <w:p>
      <w:pPr>
        <w:pStyle w:val="TOC2"/>
      </w:pPr>
      <w:hyperlink w:anchor="sec_6_11" w:history="1">
        <w:r>
          <w:rPr/>
          <w:t xml:space="preserve">6.11 Boundaries as Contribution</w:t>
        </w:r>
        <w:r>
          <w:tab/>
          <w:fldChar w:fldCharType="begin"/>
          <w:instrText xml:space="preserve"> PAGEREF sec_6_11 \h </w:instrText>
          <w:fldChar w:fldCharType="separate"/>
        </w:r>
        <w:r>
          <w:rPr/>
          <w:t xml:space="preserve">#</w:t>
        </w:r>
        <w:r>
          <w:fldChar w:fldCharType="end"/>
        </w:r>
      </w:hyperlink>
    </w:p>
    <w:p>
      <w:pPr>
        <w:pStyle w:val="TOC2"/>
      </w:pPr>
      <w:hyperlink w:anchor="sec_6_12" w:history="1">
        <w:r>
          <w:rPr/>
          <w:t xml:space="preserve">6.12 Summary</w:t>
        </w:r>
        <w:r>
          <w:tab/>
          <w:fldChar w:fldCharType="begin"/>
          <w:instrText xml:space="preserve"> PAGEREF sec_6_12 \h </w:instrText>
          <w:fldChar w:fldCharType="separate"/>
        </w:r>
        <w:r>
          <w:rPr/>
          <w:t xml:space="preserve">#</w:t>
        </w:r>
        <w:r>
          <w:fldChar w:fldCharType="end"/>
        </w:r>
      </w:hyperlink>
    </w:p>
    <w:p>
      <w:pPr>
        <w:pStyle w:val="TOC1"/>
      </w:pPr>
      <w:hyperlink w:anchor="ch_7" w:history="1">
        <w:r>
          <w:rPr/>
          <w:t xml:space="preserve">Chapter 7. Conclusion</w:t>
        </w:r>
        <w:r>
          <w:tab/>
          <w:fldChar w:fldCharType="begin"/>
          <w:instrText xml:space="preserve"> PAGEREF ch_7 \h </w:instrText>
          <w:fldChar w:fldCharType="separate"/>
        </w:r>
        <w:r>
          <w:rPr/>
          <w:t xml:space="preserve">#</w:t>
        </w:r>
        <w:r>
          <w:fldChar w:fldCharType="end"/>
        </w:r>
      </w:hyperlink>
    </w:p>
    <w:p>
      <w:pPr>
        <w:pStyle w:val="TOC2"/>
      </w:pPr>
      <w:hyperlink w:anchor="sec_7_1" w:history="1">
        <w:r>
          <w:rPr/>
          <w:t xml:space="preserve">7.1 The Problem and the Answer</w:t>
        </w:r>
        <w:r>
          <w:tab/>
          <w:fldChar w:fldCharType="begin"/>
          <w:instrText xml:space="preserve"> PAGEREF sec_7_1 \h </w:instrText>
          <w:fldChar w:fldCharType="separate"/>
        </w:r>
        <w:r>
          <w:rPr/>
          <w:t xml:space="preserve">#</w:t>
        </w:r>
        <w:r>
          <w:fldChar w:fldCharType="end"/>
        </w:r>
      </w:hyperlink>
    </w:p>
    <w:p>
      <w:pPr>
        <w:pStyle w:val="TOC2"/>
      </w:pPr>
      <w:hyperlink w:anchor="sec_7_2" w:history="1">
        <w:r>
          <w:rPr/>
          <w:t xml:space="preserve">7.2 Contributions</w:t>
        </w:r>
        <w:r>
          <w:tab/>
          <w:fldChar w:fldCharType="begin"/>
          <w:instrText xml:space="preserve"> PAGEREF sec_7_2 \h </w:instrText>
          <w:fldChar w:fldCharType="separate"/>
        </w:r>
        <w:r>
          <w:rPr/>
          <w:t xml:space="preserve">#</w:t>
        </w:r>
        <w:r>
          <w:fldChar w:fldCharType="end"/>
        </w:r>
      </w:hyperlink>
    </w:p>
    <w:p>
      <w:pPr>
        <w:pStyle w:val="TOC2"/>
      </w:pPr>
      <w:hyperlink w:anchor="sec_7_3" w:history="1">
        <w:r>
          <w:rPr/>
          <w:t xml:space="preserve">7.3 What the Thesis Does Not Establish</w:t>
        </w:r>
        <w:r>
          <w:tab/>
          <w:fldChar w:fldCharType="begin"/>
          <w:instrText xml:space="preserve"> PAGEREF sec_7_3 \h </w:instrText>
          <w:fldChar w:fldCharType="separate"/>
        </w:r>
        <w:r>
          <w:rPr/>
          <w:t xml:space="preserve">#</w:t>
        </w:r>
        <w:r>
          <w:fldChar w:fldCharType="end"/>
        </w:r>
      </w:hyperlink>
    </w:p>
    <w:p>
      <w:pPr>
        <w:pStyle w:val="TOC2"/>
      </w:pPr>
      <w:hyperlink w:anchor="sec_7_4" w:history="1">
        <w:r>
          <w:rPr/>
          <w:t xml:space="preserve">7.4 The Two Open Questions of Authority</w:t>
        </w:r>
        <w:r>
          <w:tab/>
          <w:fldChar w:fldCharType="begin"/>
          <w:instrText xml:space="preserve"> PAGEREF sec_7_4 \h </w:instrText>
          <w:fldChar w:fldCharType="separate"/>
        </w:r>
        <w:r>
          <w:rPr/>
          <w:t xml:space="preserve">#</w:t>
        </w:r>
        <w:r>
          <w:fldChar w:fldCharType="end"/>
        </w:r>
      </w:hyperlink>
    </w:p>
    <w:p>
      <w:pPr>
        <w:pStyle w:val="TOC2"/>
      </w:pPr>
      <w:hyperlink w:anchor="sec_7_5" w:history="1">
        <w:r>
          <w:rPr/>
          <w:t xml:space="preserve">7.5 Future Work</w:t>
        </w:r>
        <w:r>
          <w:tab/>
          <w:fldChar w:fldCharType="begin"/>
          <w:instrText xml:space="preserve"> PAGEREF sec_7_5 \h </w:instrText>
          <w:fldChar w:fldCharType="separate"/>
        </w:r>
        <w:r>
          <w:rPr/>
          <w:t xml:space="preserve">#</w:t>
        </w:r>
        <w:r>
          <w:fldChar w:fldCharType="end"/>
        </w:r>
      </w:hyperlink>
    </w:p>
    <w:p>
      <w:pPr>
        <w:pStyle w:val="TOC2"/>
      </w:pPr>
      <w:hyperlink w:anchor="sec_7_6" w:history="1">
        <w:r>
          <w:rPr/>
          <w:t xml:space="preserve">7.6 Closing</w:t>
        </w:r>
        <w:r>
          <w:tab/>
          <w:fldChar w:fldCharType="begin"/>
          <w:instrText xml:space="preserve"> PAGEREF sec_7_6 \h </w:instrText>
          <w:fldChar w:fldCharType="separate"/>
        </w:r>
        <w:r>
          <w:rPr/>
          <w:t xml:space="preserve">#</w:t>
        </w:r>
        <w:r>
          <w:fldChar w:fldCharType="end"/>
        </w:r>
      </w:hyperlink>
    </w:p>
    <w:p>
      <w:pPr>
        <w:pStyle w:val="TOC1"/>
      </w:pPr>
      <w:hyperlink w:anchor="h_References" w:history="1">
        <w:r>
          <w:rPr/>
          <w:t xml:space="preserve">References</w:t>
        </w:r>
        <w:r>
          <w:tab/>
          <w:fldChar w:fldCharType="begin"/>
          <w:instrText xml:space="preserve"> PAGEREF h_References \h </w:instrText>
          <w:fldChar w:fldCharType="separate"/>
        </w:r>
        <w:r>
          <w:rPr/>
          <w:t xml:space="preserve">#</w:t>
        </w:r>
        <w:r>
          <w:fldChar w:fldCharType="end"/>
        </w:r>
      </w:hyperlink>
    </w:p>
    <w:p>
      <w:pPr>
        <w:pStyle w:val="TOC1"/>
      </w:pPr>
      <w:hyperlink w:anchor="app_A" w:history="1">
        <w:r>
          <w:rPr/>
          <w:t xml:space="preserve">Appendix A. Code Artefacts and Reproduction Record</w:t>
        </w:r>
        <w:r>
          <w:tab/>
          <w:fldChar w:fldCharType="begin"/>
          <w:instrText xml:space="preserve"> PAGEREF app_A \h </w:instrText>
          <w:fldChar w:fldCharType="separate"/>
        </w:r>
        <w:r>
          <w:rPr/>
          <w:t xml:space="preserve">#</w:t>
        </w:r>
        <w:r>
          <w:fldChar w:fldCharType="end"/>
        </w:r>
      </w:hyperlink>
    </w:p>
    <w:p>
      <w:pPr>
        <w:pStyle w:val="TOC1"/>
      </w:pPr>
      <w:hyperlink w:anchor="app_B" w:history="1">
        <w:r>
          <w:rPr/>
          <w:t xml:space="preserve">Appendix B. Search Query Log</w:t>
        </w:r>
        <w:r>
          <w:tab/>
          <w:fldChar w:fldCharType="begin"/>
          <w:instrText xml:space="preserve"> PAGEREF app_B \h </w:instrText>
          <w:fldChar w:fldCharType="separate"/>
        </w:r>
        <w:r>
          <w:rPr/>
          <w:t xml:space="preserve">#</w:t>
        </w:r>
        <w:r>
          <w:fldChar w:fldCharType="end"/>
        </w:r>
      </w:hyperlink>
    </w:p>
    <w:p>
      <w:pPr>
        <w:pStyle w:val="TOC1"/>
      </w:pPr>
      <w:hyperlink w:anchor="app_C" w:history="1">
        <w:r>
          <w:rPr/>
          <w:t xml:space="preserve">Appendix C. Expert Evaluation Instrument</w:t>
        </w:r>
        <w:r>
          <w:tab/>
          <w:fldChar w:fldCharType="begin"/>
          <w:instrText xml:space="preserve"> PAGEREF app_C \h </w:instrText>
          <w:fldChar w:fldCharType="separate"/>
        </w:r>
        <w:r>
          <w:rPr/>
          <w:t xml:space="preserve">#</w:t>
        </w:r>
        <w:r>
          <w:fldChar w:fldCharType="end"/>
        </w:r>
      </w:hyperlink>
    </w:p>
    <w:p>
      <w:pPr>
        <w:pStyle w:val="Heading1"/>
      </w:pPr>
      <w:r>
        <w:rPr/>
        <w:t xml:space="preserve">List of Tables</w:t>
      </w:r>
    </w:p>
    <w:p>
      <w:pPr>
        <w:pStyle w:val="TOC2"/>
      </w:pPr>
      <w:hyperlink w:anchor="tbl_2_1" w:history="1">
        <w:r>
          <w:rPr/>
          <w:t xml:space="preserve">Table 2.1. Comparative Analysis of Cryptographic Compliance Approaches to Health Data Audit</w:t>
        </w:r>
        <w:r>
          <w:tab/>
          <w:fldChar w:fldCharType="begin"/>
          <w:instrText xml:space="preserve"> PAGEREF tbl_2_1 \h </w:instrText>
          <w:fldChar w:fldCharType="separate"/>
        </w:r>
        <w:r>
          <w:rPr/>
          <w:t xml:space="preserve">#</w:t>
        </w:r>
        <w:r>
          <w:fldChar w:fldCharType="end"/>
        </w:r>
      </w:hyperlink>
    </w:p>
    <w:p>
      <w:pPr>
        <w:pStyle w:val="TOC2"/>
      </w:pPr>
      <w:hyperlink w:anchor="tbl_4_1" w:history="1">
        <w:r>
          <w:rPr/>
          <w:t xml:space="preserve">Table 4.1. Requirements traced to the mechanism</w:t>
        </w:r>
        <w:r>
          <w:tab/>
          <w:fldChar w:fldCharType="begin"/>
          <w:instrText xml:space="preserve"> PAGEREF tbl_4_1 \h </w:instrText>
          <w:fldChar w:fldCharType="separate"/>
        </w:r>
        <w:r>
          <w:rPr/>
          <w:t xml:space="preserve">#</w:t>
        </w:r>
        <w:r>
          <w:fldChar w:fldCharType="end"/>
        </w:r>
      </w:hyperlink>
    </w:p>
    <w:p>
      <w:pPr>
        <w:pStyle w:val="TOC2"/>
      </w:pPr>
      <w:hyperlink w:anchor="tbl_5_1" w:history="1">
        <w:r>
          <w:rPr/>
          <w:t xml:space="preserve">Table 5.1. The artefact as published</w:t>
        </w:r>
        <w:r>
          <w:tab/>
          <w:fldChar w:fldCharType="begin"/>
          <w:instrText xml:space="preserve"> PAGEREF tbl_5_1 \h </w:instrText>
          <w:fldChar w:fldCharType="separate"/>
        </w:r>
        <w:r>
          <w:rPr/>
          <w:t xml:space="preserve">#</w:t>
        </w:r>
        <w:r>
          <w:fldChar w:fldCharType="end"/>
        </w:r>
      </w:hyperlink>
    </w:p>
    <w:p>
      <w:pPr>
        <w:pStyle w:val="TOC2"/>
      </w:pPr>
      <w:hyperlink w:anchor="tbl_5_2" w:history="1">
        <w:r>
          <w:rPr/>
          <w:t xml:space="preserve">Table 5.2. Generation parameters (complete)</w:t>
        </w:r>
        <w:r>
          <w:tab/>
          <w:fldChar w:fldCharType="begin"/>
          <w:instrText xml:space="preserve"> PAGEREF tbl_5_2 \h </w:instrText>
          <w:fldChar w:fldCharType="separate"/>
        </w:r>
        <w:r>
          <w:rPr/>
          <w:t xml:space="preserve">#</w:t>
        </w:r>
        <w:r>
          <w:fldChar w:fldCharType="end"/>
        </w:r>
      </w:hyperlink>
    </w:p>
    <w:p>
      <w:pPr>
        <w:pStyle w:val="TOC2"/>
      </w:pPr>
      <w:hyperlink w:anchor="tbl_5_3" w:history="1">
        <w:r>
          <w:rPr/>
          <w:t xml:space="preserve">Table 5.3. Violations under Semantics I (seed 20260915, n = 200)</w:t>
        </w:r>
        <w:r>
          <w:tab/>
          <w:fldChar w:fldCharType="begin"/>
          <w:instrText xml:space="preserve"> PAGEREF tbl_5_3 \h </w:instrText>
          <w:fldChar w:fldCharType="separate"/>
        </w:r>
        <w:r>
          <w:rPr/>
          <w:t xml:space="preserve">#</w:t>
        </w:r>
        <w:r>
          <w:fldChar w:fldCharType="end"/>
        </w:r>
      </w:hyperlink>
    </w:p>
    <w:p>
      <w:pPr>
        <w:pStyle w:val="TOC2"/>
      </w:pPr>
      <w:hyperlink w:anchor="tbl_5_4" w:history="1">
        <w:r>
          <w:rPr/>
          <w:t xml:space="preserve">Table 5.4. Exhaustive search over  assignments (horizon = 14 months)</w:t>
        </w:r>
        <w:r>
          <w:tab/>
          <w:fldChar w:fldCharType="begin"/>
          <w:instrText xml:space="preserve"> PAGEREF tbl_5_4 \h </w:instrText>
          <w:fldChar w:fldCharType="separate"/>
        </w:r>
        <w:r>
          <w:rPr/>
          <w:t xml:space="preserve">#</w:t>
        </w:r>
        <w:r>
          <w:fldChar w:fldCharType="end"/>
        </w:r>
      </w:hyperlink>
    </w:p>
    <w:p>
      <w:pPr>
        <w:pStyle w:val="TOC2"/>
      </w:pPr>
      <w:hyperlink w:anchor="tbl_5_5" w:history="1">
        <w:r>
          <w:rPr/>
          <w:t xml:space="preserve">Table 5.5. Results at  and  (seed 20260915, n = 200)</w:t>
        </w:r>
        <w:r>
          <w:tab/>
          <w:fldChar w:fldCharType="begin"/>
          <w:instrText xml:space="preserve"> PAGEREF tbl_5_5 \h </w:instrText>
          <w:fldChar w:fldCharType="separate"/>
        </w:r>
        <w:r>
          <w:rPr/>
          <w:t xml:space="preserve">#</w:t>
        </w:r>
        <w:r>
          <w:fldChar w:fldCharType="end"/>
        </w:r>
      </w:hyperlink>
    </w:p>
    <w:p>
      <w:pPr>
        <w:pStyle w:val="TOC2"/>
      </w:pPr>
      <w:hyperlink w:anchor="tbl_5_6" w:history="1">
        <w:r>
          <w:rPr/>
          <w:t xml:space="preserve">Table 5.6. Results under Semantics II (same 200 records, same seed)</w:t>
        </w:r>
        <w:r>
          <w:tab/>
          <w:fldChar w:fldCharType="begin"/>
          <w:instrText xml:space="preserve"> PAGEREF tbl_5_6 \h </w:instrText>
          <w:fldChar w:fldCharType="separate"/>
        </w:r>
        <w:r>
          <w:rPr/>
          <w:t xml:space="preserve">#</w:t>
        </w:r>
        <w:r>
          <w:fldChar w:fldCharType="end"/>
        </w:r>
      </w:hyperlink>
    </w:p>
    <w:p>
      <w:pPr>
        <w:pStyle w:val="TOC2"/>
      </w:pPr>
      <w:hyperlink w:anchor="tbl_5_7" w:history="1">
        <w:r>
          <w:rPr/>
          <w:t xml:space="preserve">Table 5.7. Constructed against Synthea-generated payloads (same seed, same timings)</w:t>
        </w:r>
        <w:r>
          <w:tab/>
          <w:fldChar w:fldCharType="begin"/>
          <w:instrText xml:space="preserve"> PAGEREF tbl_5_7 \h </w:instrText>
          <w:fldChar w:fldCharType="separate"/>
        </w:r>
        <w:r>
          <w:rPr/>
          <w:t xml:space="preserve">#</w:t>
        </w:r>
        <w:r>
          <w:fldChar w:fldCharType="end"/>
        </w:r>
      </w:hyperlink>
    </w:p>
    <w:p>
      <w:pPr>
        <w:pStyle w:val="Heading1"/>
      </w:pPr>
      <w:bookmarkStart w:id="1015" w:name="ch_1"/>
      <w:r>
        <w:t xml:space="preserve">Chapter 1. Introduction</w:t>
      </w:r>
      <w:bookmarkEnd w:id="1015"/>
    </w:p>
    <w:bookmarkStart w:id="25" w:name="background-and-context"/>
    <w:p>
      <w:pPr>
        <w:pStyle w:val="Heading2"/>
      </w:pPr>
      <w:bookmarkStart w:id="1016" w:name="sec_1_1"/>
      <w:r>
        <w:t xml:space="preserve">1.1 Background and Context</w:t>
      </w:r>
      <w:bookmarkEnd w:id="1016"/>
    </w:p>
    <w:p>
      <w:pPr>
        <w:pStyle w:val="FirstParagraph"/>
      </w:pPr>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w:t>
      </w:r>
      <w:del w:id="90005" w:author="Claude" w:date="2026-10-05T19:00:00Z">
        <w:r>
          <w:delText xml:space="preserve">becoming mandatory across the EU and EEA by March 2029</w:delText>
        </w:r>
      </w:del>
      <w:ins w:id="90006" w:author="Claude" w:date="2026-10-05T19:00:00Z">
        <w:r>
          <w:t xml:space="preserve">becoming mandatory across the EU by March 2029, and in Norway and the other EEA states from the dates fixed on incorporation into the EEA Agreement</w:t>
        </w:r>
      </w:ins>
      <w:r>
        <w:t xml:space="preserve">, and the remaining priority categories by March 2031 (European Commission, 2025a).</w:t>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pPr>
      <w:r>
        <w:t xml:space="preserve">Norway’s integration with MyHealth@EU is operational but deliberately narrow: a pilot run by the Norwegian Directorate of Health and the Norwegian Health Network receives patient summaries at two emergency clinics, and no relevant patients had yet presented when the Directorate last reported (Helsedirektoratet, 2026;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gives the details). As Norway is an EEA member rather than a Member State, EHDS implementation runs through the EEA Joint Committee, and Helsedirektoratet delivered its formal EHDS gap analysis on 11 April 2025 (Helsedirektoratet, n.d.). The cross-border audit records with which this thesis is concerned are therefore beginning to be generated in Norwegian production, on live infrastructure, in small numbers.</w:t>
      </w:r>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are reported to retain their logs for a minimum of ten years (Simjanoska Misheva et al., 2025; IHE International, 2023), a figure this thesis could not confirm in a primary document and treats as illustrative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the electronic health data in a Secure Processing Environment must be deleted within six months of the expiry of the data permit, operationalising Article 68(12) of the EHDS Regulation (TEHDAS2, 2025).</w:t>
      </w:r>
    </w:p>
    <w:p>
      <w:pPr>
        <w:pStyle w:val="BodyText"/>
      </w:pPr>
      <w:r>
        <w:t xml:space="preserve">Critically, the same regulation imposes a retention obligation on the same environment. Article 73(1)(e) EHDS requires of every Secure Processing Environment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provides that “the electronic health data within the secure processing environment shall be deleted within six months of the expiry of the data permit”. Where an environment logs access at patient-record granularity, an entry linking a patient’s record to an access is itself electronic health data within the environment. On the broad reading set out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reported for cross-border audit repositories under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bookmarkEnd w:id="25"/>
    <w:bookmarkStart w:id="26" w:name="problem-statement"/>
    <w:p>
      <w:pPr>
        <w:pStyle w:val="Heading2"/>
      </w:pPr>
      <w:bookmarkStart w:id="1017" w:name="sec_1_2"/>
      <w:r>
        <w:t xml:space="preserve">1.2 Problem Statement</w:t>
      </w:r>
      <w:bookmarkEnd w:id="1017"/>
    </w:p>
    <w:p>
      <w:pPr>
        <w:pStyle w:val="FirstParagraph"/>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the period its deployment binding sets (ten years as reported, </w:t>
      </w:r>
      <w:hyperlink w:anchor="sec_1_1" w:history="1">
        <w:r>
          <w:rPr>
            <w:rStyle w:val="Hyperlink"/>
          </w:rPr>
          <w:t xml:space="preserve">Section 1.1</w:t>
        </w:r>
      </w:hyperlink>
      <w:r>
        <w:t xml:space="preserve">), and accessible to the patient through the home country’s audit-log interface (Simjanoska Misheva et al., 2025). If, during that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w:t>
      </w:r>
      <w:hyperlink w:anchor="sec_2_3" w:history="1">
        <w:r>
          <w:rPr>
            <w:rStyle w:val="Hyperlink"/>
          </w:rPr>
          <w:t xml:space="preserve">Sections 2.3</w:t>
        </w:r>
      </w:hyperlink>
      <w:r>
        <w:t xml:space="preserve"> and 4.2, that the conflict survives the exemption in a precise form. The exemption extends only as far as retention is </w:t>
      </w:r>
      <w:r>
        <w:rPr>
          <w:iCs/>
          <w:i/>
        </w:rPr>
        <w:t xml:space="preserve">necessary</w:t>
      </w:r>
      <w:r>
        <w:t xml:space="preserve"> for the legal obligation, and the data-minimisation principle of Article 5(1)(c) GDPR requires that no more personal data be retained than the obligation demands. Retaining the full plaintext payload of an audit record for the length of the floor exceeds what accountability requires, since the accountability function of the record can be preserved without continued access to that payload; for Secure Processing Environment logs the thesis argues this for the part of the payload auditing does not need (</w:t>
      </w:r>
      <w:hyperlink w:anchor="ch_4" w:history="1">
        <w:r>
          <w:rPr>
            <w:rStyle w:val="Hyperlink"/>
          </w:rPr>
          <w:t xml:space="preserve">Chapter 4</w:t>
        </w:r>
      </w:hyperlink>
      <w:r>
        <w:t xml:space="preserve">, Corollary 2.3).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pathway through erasure requests, and, as a conditional extension, it arises there even without them: on the broad reading of Article 68(12), for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the electronic health data within the environment within six months of permit expiry. Article 73(1)(e) of the same regulation requires that identifiable access logs for that environment be kept for at least one year. On the broad reading, the environment must therefore be emptied of electronic health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Directorate states that the criteria are included in deliverable D5.2, with separate compliance checklists for SPE providers and SPE user organisations, positioned as a national reference basis pending the EU implementing act (SPUHiN, 2025). The version this thesis inspected, the one put to hearing, contains governance and functional requirements but no mechanism reconciling the retention and erasure regimes. The absence is observed in that version and has not been checked against the deliverable as submitted.</w:t>
      </w:r>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bookmarkEnd w:id="26"/>
    <w:bookmarkStart w:id="27" w:name="research-objectives-and-questions"/>
    <w:p>
      <w:pPr>
        <w:pStyle w:val="Heading2"/>
      </w:pPr>
      <w:bookmarkStart w:id="1018" w:name="sec_1_3"/>
      <w:r>
        <w:t xml:space="preserve">1.3 Research Objectives and Questions</w:t>
      </w:r>
      <w:bookmarkEnd w:id="1018"/>
    </w:p>
    <w:p>
      <w:pPr>
        <w:pStyle w:val="FirstParagraph"/>
      </w:pPr>
      <w:r>
        <w:t xml:space="preserve">The objective of this thesis is to formally characterise, and then resolve by design, the conflict between the three retention regimes identified in </w:t>
      </w:r>
      <w:hyperlink w:anchor="sec_1_2" w:history="1">
        <w:r>
          <w:rPr>
            <w:rStyle w:val="Hyperlink"/>
          </w:rPr>
          <w:t xml:space="preserve">Section 1.2</w:t>
        </w:r>
      </w:hyperlink>
      <w:r>
        <w:t xml:space="preserve">.</w:t>
      </w:r>
    </w:p>
    <w:p>
      <w:pPr>
        <w:pStyle w:val="BodyText"/>
      </w:pPr>
      <w:r>
        <w:t xml:space="preserve">The analytical core of the thesis is the Tri-Lateral Retention Feasibility Model (TRF Model), a constraint-satisfaction formulation developed in </w:t>
      </w:r>
      <w:hyperlink w:anchor="ch_4" w:history="1">
        <w:r>
          <w:rPr>
            <w:rStyle w:val="Hyperlink"/>
          </w:rPr>
          <w:t xml:space="preserve">Chapter 4</w:t>
        </w:r>
      </w:hyperlink>
      <w:r>
        <w:t xml:space="preserve"> within the established tradition of formal legal-compliance verification (Feng, Marsso, Sabetzadeh, &amp; Chechik, 2023). The model decomposes each cross-border audit record into an event-metadata component, itself divided into the accessor’s fields and the link to the patient, and 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plaintext-verifiability semantics, in which a verifiable audit record is one whose payload remains accessible in plaintext, the system is shown to be infeasible </w:t>
      </w:r>
      <w:del w:id="90009" w:author="Claude" w:date="2026-10-05T19:00:00Z">
        <w:r>
          <w:delText xml:space="preserve">whenever an erasure request or permit expiry falls within a record’s retention window</w:delText>
        </w:r>
      </w:del>
      <w:ins w:id="90010" w:author="Claude" w:date="2026-10-05T19:00:00Z">
        <w:r>
          <w:t xml:space="preserve">whenever an erasure deadline or a deletion-ceiling deadline falls within a record’s retention window</w:t>
        </w:r>
      </w:ins>
      <w:r>
        <w:t xml:space="preserve">.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a tamper-evident audit log. The mechanism is thus the constructive witness of the model’s feasibility result, not an independently posited 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p>
    <w:p>
      <w:pPr>
        <w:pStyle w:val="BodyText"/>
      </w:pPr>
      <w:r>
        <w:t xml:space="preserve">The thesis is guided by one primary research question.</w:t>
      </w:r>
    </w:p>
    <w:p>
      <w:pPr>
        <w:pStyle w:val="BodyText"/>
      </w:pPr>
      <w:r>
        <w:rPr>
          <w:iCs/>
          <w:i/>
        </w:rPr>
        <w:t xml:space="preserve">Primary research question.</w:t>
      </w:r>
      <w:r>
        <w:t xml:space="preserve"> How can a verifiable crypto-erasure mechanism be designed to reconcile the conflicting data-retention requirements of cross-border health data exchange under the European Health Data Space</w:t>
      </w:r>
      <w:del w:id="90011" w:author="Claude" w:date="2026-10-05T19:00:00Z">
        <w:r>
          <w:delText xml:space="preserve"> — specifically the tension between the audit-retention floors applying to the exchange, namely the ten-year minimum reported for IHE ATNA audit repositories under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w:delText>
        </w:r>
      </w:del>
      <w:ins w:id="90012" w:author="Claude" w:date="2026-10-05T19:00:00Z">
        <w:r>
          <w:t xml:space="preserve">,</w:t>
        </w:r>
      </w:ins>
      <w:r>
        <w:t xml:space="preserve"> while preserving audit integrity in a Norwegian implementation context?</w:t>
      </w:r>
    </w:p>
    <w:p>
      <w:pPr>
        <w:pStyle w:val="BodyText"/>
        <w:rPr>
          <w:ins w:id="90013" w:author="Claude" w:date="2026-10-05T19:00:00Z"/>
        </w:rPr>
      </w:pPr>
      <w:ins w:id="90014" w:author="Claude" w:date="2026-10-05T19:00:00Z">
        <w:r>
          <w:t xml:space="preserve">The conflicting requirements are three: the audit-retention floors applying to the exchange (the one-year minimum imposed on Secure Processing Environment access logs by Article 73(1)(e) EHDS, and the ten-year minimum reported for IHE ATNA audit repositories under the eHDSI deployment baseline); GDPR Article 17’s right to erasure; and the six-month deletion ceiling of Article 68(12) EHDS, as operationalised by TEHDAS2.</w:t>
        </w:r>
      </w:ins>
    </w:p>
    <w:p>
      <w:pPr>
        <w:pStyle w:val="BodyText"/>
      </w:pPr>
      <w:r>
        <w:t xml:space="preserve">The primary question is decomposed into three sub-questions.</w:t>
      </w:r>
    </w:p>
    <w:p>
      <w:pPr>
        <w:pStyle w:val="BodyText"/>
      </w:pPr>
      <w:r>
        <w:rPr>
          <w:iCs/>
          <w:i/>
        </w:rPr>
        <w:t xml:space="preserve">SQ1.</w:t>
      </w:r>
      <w:r>
        <w:t xml:space="preserve"> 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rPr>
          <w:iCs/>
          <w:i/>
        </w:rPr>
        <w:t xml:space="preserve">SQ2.</w:t>
      </w:r>
      <w:r>
        <w:t xml:space="preserve"> 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rPr>
          <w:iCs/>
          <w:i/>
        </w:rPr>
        <w:t xml:space="preserve">SQ3.</w:t>
      </w:r>
      <w:r>
        <w:t xml:space="preserve"> 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w:t>
      </w:r>
      <w:hyperlink w:anchor="ch_2" w:history="1">
        <w:r>
          <w:rPr>
            <w:rStyle w:val="Hyperlink"/>
          </w:rPr>
          <w:t xml:space="preserve">Chapter 2</w:t>
        </w:r>
      </w:hyperlink>
      <w:r>
        <w:t xml:space="preserve">’s literature analysis and the formal characterisation in Chapter 4. SQ2 is addressed through the TRF Model’s feasibility propositions, the mechanism specification in </w:t>
      </w:r>
      <w:hyperlink w:anchor="ch_4" w:history="1">
        <w:r>
          <w:rPr>
            <w:rStyle w:val="Hyperlink"/>
          </w:rPr>
          <w:t xml:space="preserve">Chapter 4</w:t>
        </w:r>
      </w:hyperlink>
      <w:r>
        <w:t xml:space="preserve">, and the executable demonstration in Chapter 5. SQ3 is addressed through </w:t>
      </w:r>
      <w:hyperlink w:anchor="ch_4" w:history="1">
        <w:r>
          <w:rPr>
            <w:rStyle w:val="Hyperlink"/>
          </w:rPr>
          <w:t xml:space="preserve">Chapter 4</w:t>
        </w:r>
      </w:hyperlink>
      <w:r>
        <w:t xml:space="preserve">’s integration analysis and </w:t>
      </w:r>
      <w:hyperlink w:anchor="ch_6" w:history="1">
        <w:r>
          <w:rPr>
            <w:rStyle w:val="Hyperlink"/>
          </w:rPr>
          <w:t xml:space="preserve">Chapter 6</w:t>
        </w:r>
      </w:hyperlink>
      <w:r>
        <w:t xml:space="preserve">’s discussion of implications for Norwegian implementing actors.</w:t>
      </w:r>
    </w:p>
    <w:bookmarkEnd w:id="27"/>
    <w:bookmarkStart w:id="28" w:name="significance-and-relevance"/>
    <w:p>
      <w:pPr>
        <w:pStyle w:val="Heading2"/>
      </w:pPr>
      <w:bookmarkStart w:id="1019" w:name="sec_1_4"/>
      <w:r>
        <w:t xml:space="preserve">1.4 Significance and Relevance</w:t>
      </w:r>
      <w:bookmarkEnd w:id="1019"/>
    </w:p>
    <w:p>
      <w:pPr>
        <w:pStyle w:val="FirstParagraph"/>
      </w:pPr>
      <w:r>
        <w:t xml:space="preserve">The significance of this thesis rests on four convergent factors.</w:t>
      </w:r>
    </w:p>
    <w:p>
      <w:pPr>
        <w:pStyle w:val="BodyText"/>
      </w:pPr>
      <w:r>
        <w:t xml:space="preserve">First, the timing is concrete rather than abstract. The Group One priority categories of EHDS </w:t>
      </w:r>
      <w:del w:id="90007" w:author="Claude" w:date="2026-10-05T19:00:00Z">
        <w:r>
          <w:delText xml:space="preserve">become mandatory across the EU and EEA in March 2029</w:delText>
        </w:r>
      </w:del>
      <w:ins w:id="90008" w:author="Claude" w:date="2026-10-05T19:00:00Z">
        <w:r>
          <w:t xml:space="preserve">become mandatory across the EU in March 2029 (in Norway, subject to incorporation into the EEA Agreement)</w:t>
        </w:r>
      </w:ins>
      <w:r>
        <w:t xml:space="preserve">, with Group Two following in March 2031, and the implementing acts specifying technical detail are due by March 2027 (European Commission, 2025a). Norway’s NCPeH is in live pilot operation, with its outbound capability under construction during 2026 (Helsedirektoratet, 2026), as </w:t>
      </w:r>
      <w:hyperlink w:anchor="sec_1_1" w:history="1">
        <w:r>
          <w:rPr>
            <w:rStyle w:val="Hyperlink"/>
          </w:rPr>
          <w:t xml:space="preserve">Section 1.1</w:t>
        </w:r>
      </w:hyperlink>
      <w:r>
        <w:t xml:space="preserve"> describes.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national SPE criteria from the SPUHiN process, whose checklists in the hearing version 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2023),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also for the conflict’s conditional extension. The collision between the six-month deletion ceiling of Article 68(12) and the one-year log-retention floor of Article 73(1)(e) is stated within a single regulation, yet the review conducted for this thesis found no treatment of it in the literature. The Joint Action’s specification for these environments comes closest: it requires deletion at permit expiry “while ensuring compliance with applicable legal obligations and traceability or reproducibility requirements”, leaves the balance to each operator’s policy, and in its expert commentary names “open questions about how accountability and anonymisation obligations intersect” (TEHDAS2, 2026, Table 5.2, OPR-6, p. 43; Annex 7, p. 96). It asks for the balance; it does not supply one.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r>
        <w:t xml:space="preserve">Fourth, the thesis frames the problem as one of information logistics. Physical cross-border logistics meets a similar problem in customs, where documentation must be retained while the goods it describes may be ordered destroyed. This situates the contribution within the disciplinary identity of Sustainable Energy Logistics at HiMolde. The borrowing is specific rather than wholesale: customs law already keeps the record of goods after the goods themselves have been destroyed (</w:t>
      </w:r>
      <w:hyperlink w:anchor="ch_2" w:history="1">
        <w:r>
          <w:rPr>
            <w:rStyle w:val="Hyperlink"/>
          </w:rPr>
          <w:t xml:space="preserve">Chapter 2</w:t>
        </w:r>
      </w:hyperlink>
      <w:r>
        <w:t xml:space="preserve">, </w:t>
      </w:r>
      <w:hyperlink w:anchor="sec_2_7" w:history="1">
        <w:r>
          <w:rPr>
            <w:rStyle w:val="Hyperlink"/>
          </w:rPr>
          <w:t xml:space="preserve">Section 2.7</w:t>
        </w:r>
      </w:hyperlink>
      <w:r>
        <w:t xml:space="preserve">), and that separation of the record from the thing recorded is the move </w:t>
      </w:r>
      <w:hyperlink w:anchor="ch_4" w:history="1">
        <w:r>
          <w:rPr>
            <w:rStyle w:val="Hyperlink"/>
          </w:rPr>
          <w:t xml:space="preserve">Chapter 4</w:t>
        </w:r>
      </w:hyperlink>
      <w:r>
        <w:t xml:space="preserve"> makes for the audit trail.</w:t>
      </w:r>
    </w:p>
    <w:bookmarkEnd w:id="28"/>
    <w:bookmarkStart w:id="29" w:name="scope-and-out-of-scope"/>
    <w:p>
      <w:pPr>
        <w:pStyle w:val="Heading2"/>
      </w:pPr>
      <w:bookmarkStart w:id="1020" w:name="sec_1_5"/>
      <w:r>
        <w:t xml:space="preserve">1.5 Scope and Out-of-Scope</w:t>
      </w:r>
      <w:bookmarkEnd w:id="1020"/>
    </w:p>
    <w:p>
      <w:pPr>
        <w:pStyle w:val="FirstParagraph"/>
      </w:pPr>
      <w:r>
        <w:t xml:space="preserve">This thesis is bounded by a deliberate and explicit scope, set by what can be defended within the time and resources of an MSc thesis.</w:t>
      </w:r>
    </w:p>
    <w:p>
      <w:pPr>
        <w:pStyle w:val="BodyText"/>
      </w:pPr>
      <w:r>
        <w:rPr>
          <w:iCs/>
          <w:i/>
        </w:rPr>
        <w:t xml:space="preserve">The thesis contributes a formal model, a design-science specification derived from it, and an executable demonstration.</w:t>
      </w:r>
      <w:r>
        <w:t xml:space="preserve"> The TRF Model formalises the conflict, and the Crypto-Erasure by Invalidation mechanism is specified as the model’s constructive feasibility witness. A Python-based sandbox using synthetic Synthea-generated FHIR data then demonstrates both the infeasibility result under plaintext semantics and the feasibility result under invalidation semantics. The model, the specification, and the demonstration together constitute the artefact.</w:t>
      </w:r>
    </w:p>
    <w:p>
      <w:pPr>
        <w:pStyle w:val="BodyText"/>
      </w:pPr>
      <w:r>
        <w:t xml:space="preserve">The thesis explicitly does </w:t>
      </w:r>
      <w:r>
        <w:rPr>
          <w:iCs/>
          <w:i/>
        </w:rPr>
        <w:t xml:space="preserve">not</w:t>
      </w:r>
      <w:r>
        <w:t xml:space="preserve"> include the following. First, it does not build a working zero-knowledge SNARK circuit; no component of the mechanism requires one, and the cryptographic machinery that an earlier design iteration envisaged is treated as future work, at the one point where it becomes necessary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Storage has an energy cost at system scale: data centres used “around 1.5% of the world’s electricity consumption in 2024, or 415 terawatt-hours” (International Energy Agency, 2025). The thesis does not estimate what share retained audit records account for, and claims no energy saving for the mechanism. Its place in a programme in Sustainable Energy Logistics is therefore in the logistics of information rather than of energy: it treats a regulated cross-border record as a consignment whose custody, retention and destruction are governed by the regimes it crosses.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four propositions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bookmarkEnd w:id="29"/>
    <w:bookmarkStart w:id="30" w:name="methodological-approach"/>
    <w:p>
      <w:pPr>
        <w:pStyle w:val="Heading2"/>
      </w:pPr>
      <w:bookmarkStart w:id="1021" w:name="sec_1_6"/>
      <w:r>
        <w:t xml:space="preserve">1.6 Methodological Approach</w:t>
      </w:r>
      <w:bookmarkEnd w:id="1021"/>
    </w:p>
    <w:p>
      <w:pPr>
        <w:pStyle w:val="FirstParagraph"/>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(2023). It employs lighter machinery, a feasibility formulation over one binary state variable per record, suited to defence at Master’s level and to the logistics-modelling training of the author’s programme.</w:t>
      </w:r>
    </w:p>
    <w:p>
      <w:pPr>
        <w:pStyle w:val="BodyText"/>
      </w:pPr>
      <w: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w:t>
      </w:r>
      <w:hyperlink w:anchor="ch_4" w:history="1">
        <w:r>
          <w:rPr>
            <w:rStyle w:val="Hyperlink"/>
          </w:rPr>
          <w:t xml:space="preserve">Chapter 4</w:t>
        </w:r>
      </w:hyperlink>
      <w:r>
        <w:t xml:space="preserve"> as optional and is not implemented. 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propositions; external validity through compatibility with verified existing infrastructure; reliability through deterministic execution with fixed random seeds. No empirical performance benchmarks are reported. The full methodological treatment is provided in Chapter 3.</w:t>
      </w:r>
    </w:p>
    <w:bookmarkEnd w:id="30"/>
    <w:bookmarkStart w:id="31" w:name="thesis-structure"/>
    <w:p>
      <w:pPr>
        <w:pStyle w:val="Heading2"/>
      </w:pPr>
      <w:bookmarkStart w:id="1022" w:name="sec_1_7"/>
      <w:r>
        <w:t xml:space="preserve">1.7 Thesis Structure</w:t>
      </w:r>
      <w:bookmarkEnd w:id="1022"/>
    </w:p>
    <w:p>
      <w:pPr>
        <w:pStyle w:val="FirstParagraph"/>
      </w:pPr>
      <w:r>
        <w:t xml:space="preserve">The thesis is organised in seven chapters and appendices.</w:t>
      </w:r>
    </w:p>
    <w:p>
      <w:pPr>
        <w:pStyle w:val="BodyText"/>
      </w:pPr>
      <w:hyperlink w:anchor="ch_1" w:history="1">
        <w:r>
          <w:rPr>
            <w:rStyle w:val="Hyperlink"/>
            <w:iCs/>
            <w:i/>
          </w:rPr>
          <w:t xml:space="preserve">Chapter 1</w:t>
        </w:r>
      </w:hyperlink>
      <w:r>
        <w:t xml:space="preserve"> introduces the regulatory background, the problem, the research objectives, the significance of the study, the scope and explicit out-of-scope boundaries, and the methodological approach.</w:t>
      </w:r>
    </w:p>
    <w:p>
      <w:pPr>
        <w:pStyle w:val="BodyText"/>
      </w:pPr>
      <w:hyperlink w:anchor="ch_2" w:history="1">
        <w:r>
          <w:rPr>
            <w:rStyle w:val="Hyperlink"/>
            <w:iCs/>
            <w:i/>
          </w:rPr>
          <w:t xml:space="preserve">Chapter 2</w:t>
        </w:r>
      </w:hyperlink>
      <w:r>
        <w:t xml:space="preserve"> reviews the literature in six domains: the cross-border health data exchange landscape under EHDS; the audit-retention versus right-to-erasure tension, including the Article 17(3)(b) exemption argument; cryptographic approaches to audit compliance, including secure deletion and tamper-evident logging; formal approaches to regulatory-compliance verification; the Norwegian secondary-use infrastructure; and the information-logistics framing. It identifies the research gaps and positions the contribution.</w:t>
      </w:r>
    </w:p>
    <w:p>
      <w:pPr>
        <w:pStyle w:val="BodyText"/>
      </w:pPr>
      <w:hyperlink w:anchor="ch_3" w:history="1">
        <w:r>
          <w:rPr>
            <w:rStyle w:val="Hyperlink"/>
            <w:iCs/>
            <w:i/>
          </w:rPr>
          <w:t xml:space="preserve">Chapter 3</w:t>
        </w:r>
      </w:hyperlink>
      <w:r>
        <w:t xml:space="preserve"> establishes the design science research paradigm, the specification-and-demonstration variant extended with formal modelling, the synthetic data methodology, the sandbox approach, and validity, reliability, and ethical considerations.</w:t>
      </w:r>
    </w:p>
    <w:p>
      <w:pPr>
        <w:pStyle w:val="BodyText"/>
      </w:pPr>
      <w:hyperlink w:anchor="ch_4" w:history="1">
        <w:r>
          <w:rPr>
            <w:rStyle w:val="Hyperlink"/>
            <w:iCs/>
            <w:i/>
          </w:rPr>
          <w:t xml:space="preserve">Chapter 4</w:t>
        </w:r>
      </w:hyperlink>
      <w:r>
        <w:t xml:space="preserve">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w:t>
      </w:r>
      <w:hyperlink w:anchor="tbl_4_1" w:history="1">
        <w:r>
          <w:rPr>
            <w:rStyle w:val="Hyperlink"/>
          </w:rPr>
          <w:t xml:space="preserve">Table 4.1</w:t>
        </w:r>
      </w:hyperlink>
      <w:r>
        <w:t xml:space="preserve">).</w:t>
      </w:r>
    </w:p>
    <w:p>
      <w:pPr>
        <w:pStyle w:val="BodyText"/>
      </w:pPr>
      <w:hyperlink w:anchor="ch_5" w:history="1">
        <w:r>
          <w:rPr>
            <w:rStyle w:val="Hyperlink"/>
            <w:iCs/>
            <w:i/>
          </w:rPr>
          <w:t xml:space="preserve">Chapter 5</w:t>
        </w:r>
      </w:hyperlink>
      <w:r>
        <w:t xml:space="preserve"> presents the sandbox demonstration: the executable feasibility check, the separately written exhaustive cross-check, a bounded SMT check of Propositions 1–3, the audit-log integrity and tamper tests, and the optional run with real envelope encryption. </w:t>
      </w:r>
      <w:hyperlink w:anchor="ch_6" w:history="1">
        <w:r>
          <w:rPr>
            <w:rStyle w:val="Hyperlink"/>
            <w:iCs/>
            <w:i/>
          </w:rPr>
          <w:t xml:space="preserve">Chapter 6</w:t>
        </w:r>
      </w:hyperlink>
      <w:r>
        <w:t xml:space="preserve"> discusses findings and their implications for practice, theory, and policy, engages the principal counter-positions, and tests the model on a statute outside health. </w:t>
      </w:r>
      <w:hyperlink w:anchor="ch_7" w:history="1">
        <w:r>
          <w:rPr>
            <w:rStyle w:val="Hyperlink"/>
            <w:iCs/>
            <w:i/>
          </w:rPr>
          <w:t xml:space="preserve">Chapter 7</w:t>
        </w:r>
      </w:hyperlink>
      <w:r>
        <w:t xml:space="preserve"> concludes, summarises contributions, revisits limitations, and outlines future work.</w:t>
      </w:r>
    </w:p>
    <w:bookmarkEnd w:id="31"/>
    <w:bookmarkEnd w:id="32"/>
    <w:bookmarkStart w:id="50" w:name="X61356a8dd943f7272c3310c94cfa9c8ca767dda"/>
    <w:p>
      <w:pPr>
        <w:pStyle w:val="Heading1"/>
      </w:pPr>
      <w:bookmarkStart w:id="1023" w:name="ch_2"/>
      <w:r>
        <w:t xml:space="preserve">Chapter 2. Literature Review and Theoretical Foundation</w:t>
      </w:r>
      <w:bookmarkEnd w:id="1023"/>
    </w:p>
    <w:bookmarkStart w:id="40" w:name="review-protocol"/>
    <w:p>
      <w:pPr>
        <w:pStyle w:val="Heading2"/>
      </w:pPr>
      <w:bookmarkStart w:id="1024" w:name="sec_2_1"/>
      <w:r>
        <w:t xml:space="preserve">2.1 Review Protocol</w:t>
      </w:r>
      <w:bookmarkEnd w:id="1024"/>
    </w:p>
    <w:bookmarkStart w:id="33" w:name="X0ac7d370eb4dfe99c8849cfacb0ef0c43b1a466"/>
    <w:p>
      <w:pPr>
        <w:pStyle w:val="Heading3"/>
      </w:pPr>
      <w:r>
        <w:t xml:space="preserve">2.1.1 Type of review and why it is named as such</w:t>
      </w:r>
    </w:p>
    <w:p>
      <w:pPr>
        <w:pStyle w:val="FirstParagraph"/>
      </w:pPr>
      <w:r>
        <w:t xml:space="preserve">This review is a structured narrative review conducted under a documented and dated protocol. It is not a systematic review.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w:t>
      </w:r>
      <w:hyperlink w:anchor="sec_2_1" w:history="1">
        <w:r>
          <w:rPr>
            <w:rStyle w:val="Hyperlink"/>
          </w:rPr>
          <w:t xml:space="preserve">Section 2.1</w:t>
        </w:r>
      </w:hyperlink>
      <w:r>
        <w:t xml:space="preserve">.6 provides that protocol and states plainly that it was not the instrument used here.</w:t>
      </w:r>
    </w:p>
    <w:bookmarkEnd w:id="33"/>
    <w:bookmarkStart w:id="34" w:name="what-the-review-had-to-establish"/>
    <w:p>
      <w:pPr>
        <w:pStyle w:val="Heading3"/>
      </w:pPr>
      <w:r>
        <w:t xml:space="preserve">2.1.2 What the review had to establish</w:t>
      </w:r>
    </w:p>
    <w:p>
      <w:pPr>
        <w:pStyle w:val="FirstParagraph"/>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bookmarkEnd w:id="34"/>
    <w:bookmarkStart w:id="35" w:name="sources-searched"/>
    <w:p>
      <w:pPr>
        <w:pStyle w:val="Heading3"/>
      </w:pPr>
      <w:r>
        <w:t xml:space="preserve">2.1.3 Sources searched</w:t>
      </w:r>
    </w:p>
    <w:p>
      <w:pPr>
        <w:pStyle w:val="FirstParagraph"/>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bookmarkEnd w:id="35"/>
    <w:bookmarkStart w:id="36" w:name="search-rounds"/>
    <w:p>
      <w:pPr>
        <w:pStyle w:val="Heading3"/>
      </w:pPr>
      <w:r>
        <w:t xml:space="preserve">2.1.4 Search rounds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Round</w:t>
            </w:r>
          </w:p>
        </w:tc>
        <w:tc>
          <w:tcPr>
            <w:tcBorders>
              <w:bottom w:val="single" w:sz="8" w:space="0" w:color="333333"/>
            </w:tcBorders>
            <w:shd w:val="clear" w:color="auto" w:fill="E8EDF4"/>
          </w:tcPr>
          <w:p>
            <w:pPr>
              <w:pStyle w:val="Compact"/>
              <w:jc w:val="left"/>
            </w:pPr>
            <w:r>
              <w:rPr>
                <w:b/>
                <w:sz w:val="20"/>
                <w:szCs w:val="20"/>
              </w:rPr>
              <w:t xml:space="preserve">Date</w:t>
            </w:r>
          </w:p>
        </w:tc>
        <w:tc>
          <w:tcPr>
            <w:tcBorders>
              <w:bottom w:val="single" w:sz="8" w:space="0" w:color="333333"/>
            </w:tcBorders>
            <w:shd w:val="clear" w:color="auto" w:fill="E8EDF4"/>
          </w:tcPr>
          <w:p>
            <w:pPr>
              <w:pStyle w:val="Compact"/>
              <w:jc w:val="left"/>
            </w:pPr>
            <w:r>
              <w:rPr>
                <w:b/>
                <w:sz w:val="20"/>
                <w:szCs w:val="20"/>
              </w:rPr>
              <w:t xml:space="preserve">Purpose</w:t>
            </w:r>
          </w:p>
        </w:tc>
        <w:tc>
          <w:tcPr>
            <w:tcBorders>
              <w:bottom w:val="single" w:sz="8" w:space="0" w:color="333333"/>
            </w:tcBorders>
            <w:shd w:val="clear" w:color="auto" w:fill="E8EDF4"/>
          </w:tcPr>
          <w:p>
            <w:pPr>
              <w:pStyle w:val="Compact"/>
              <w:jc w:val="left"/>
            </w:pPr>
            <w:r>
              <w:rPr>
                <w:b/>
                <w:sz w:val="20"/>
                <w:szCs w:val="20"/>
              </w:rPr>
              <w:t xml:space="preserve">Distinct queries</w:t>
            </w:r>
          </w:p>
        </w:tc>
      </w:tr>
      <w:tr>
        <w:trPr>
          <w:cantSplit/>
        </w:trPr>
        <w:tc>
          <w:tcPr/>
          <w:p>
            <w:pPr>
              <w:pStyle w:val="Compact"/>
              <w:jc w:val="left"/>
            </w:pPr>
            <w:r>
              <w:rPr>
                <w:sz w:val="20"/>
                <w:szCs w:val="20"/>
              </w:rPr>
              <w:t xml:space="preserve">0</w:t>
            </w:r>
          </w:p>
        </w:tc>
        <w:tc>
          <w:tcPr/>
          <w:p>
            <w:pPr>
              <w:pStyle w:val="Compact"/>
              <w:jc w:val="left"/>
            </w:pPr>
            <w:r>
              <w:rPr>
                <w:sz w:val="20"/>
                <w:szCs w:val="20"/>
              </w:rPr>
              <w:t xml:space="preserve">before 24 May 2026</w:t>
            </w:r>
          </w:p>
        </w:tc>
        <w:tc>
          <w:tcPr/>
          <w:p>
            <w:pPr>
              <w:pStyle w:val="Compact"/>
              <w:jc w:val="left"/>
            </w:pPr>
            <w:r>
              <w:rPr>
                <w:sz w:val="20"/>
                <w:szCs w:val="20"/>
              </w:rPr>
              <w:t xml:space="preserve">Exploratory reading and drafting, documented at artifact level only</w:t>
            </w:r>
          </w:p>
        </w:tc>
        <w:tc>
          <w:tcPr/>
          <w:p>
            <w:pPr>
              <w:pStyle w:val="Compact"/>
              <w:jc w:val="left"/>
            </w:pPr>
            <w:r>
              <w:rPr>
                <w:sz w:val="20"/>
                <w:szCs w:val="20"/>
              </w:rPr>
              <w:t xml:space="preserve">not recoverable</w:t>
            </w:r>
          </w:p>
        </w:tc>
      </w:tr>
      <w:tr>
        <w:trPr>
          <w:cantSplit/>
        </w:trPr>
        <w:tc>
          <w:tcPr/>
          <w:p>
            <w:pPr>
              <w:pStyle w:val="Compact"/>
              <w:jc w:val="left"/>
            </w:pPr>
            <w:r>
              <w:rPr>
                <w:sz w:val="20"/>
                <w:szCs w:val="20"/>
              </w:rPr>
              <w:t xml:space="preserve">1</w:t>
            </w:r>
          </w:p>
        </w:tc>
        <w:tc>
          <w:tcPr/>
          <w:p>
            <w:pPr>
              <w:pStyle w:val="Compact"/>
              <w:jc w:val="left"/>
            </w:pPr>
            <w:r>
              <w:rPr>
                <w:sz w:val="20"/>
                <w:szCs w:val="20"/>
              </w:rPr>
              <w:t xml:space="preserve">25 May 2026</w:t>
            </w:r>
          </w:p>
        </w:tc>
        <w:tc>
          <w:tcPr/>
          <w:p>
            <w:pPr>
              <w:pStyle w:val="Compact"/>
              <w:jc w:val="left"/>
            </w:pPr>
            <w:r>
              <w:rPr>
                <w:sz w:val="20"/>
                <w:szCs w:val="20"/>
              </w:rPr>
              <w:t xml:space="preserve">Landscape, infrastructure, regulatory baseline</w:t>
            </w:r>
          </w:p>
        </w:tc>
        <w:tc>
          <w:tcPr/>
          <w:p>
            <w:pPr>
              <w:pStyle w:val="Compact"/>
              <w:jc w:val="left"/>
            </w:pPr>
            <w:r>
              <w:rPr>
                <w:sz w:val="20"/>
                <w:szCs w:val="20"/>
              </w:rPr>
              <w:t xml:space="preserve">16</w:t>
            </w:r>
          </w:p>
        </w:tc>
      </w:tr>
      <w:tr>
        <w:trPr>
          <w:cantSplit/>
        </w:trPr>
        <w:tc>
          <w:tcPr/>
          <w:p>
            <w:pPr>
              <w:pStyle w:val="Compact"/>
              <w:jc w:val="left"/>
            </w:pPr>
            <w:r>
              <w:rPr>
                <w:sz w:val="20"/>
                <w:szCs w:val="20"/>
              </w:rPr>
              <w:t xml:space="preserve">2</w:t>
            </w:r>
          </w:p>
        </w:tc>
        <w:tc>
          <w:tcPr/>
          <w:p>
            <w:pPr>
              <w:pStyle w:val="Compact"/>
              <w:jc w:val="left"/>
            </w:pPr>
            <w:r>
              <w:rPr>
                <w:sz w:val="20"/>
                <w:szCs w:val="20"/>
              </w:rPr>
              <w:t xml:space="preserve">29 May 2026</w:t>
            </w:r>
          </w:p>
        </w:tc>
        <w:tc>
          <w:tcPr/>
          <w:p>
            <w:pPr>
              <w:pStyle w:val="Compact"/>
              <w:jc w:val="left"/>
            </w:pPr>
            <w:r>
              <w:rPr>
                <w:sz w:val="20"/>
                <w:szCs w:val="20"/>
              </w:rPr>
              <w:t xml:space="preserve">Verification and correction of the initial draft’s claims</w:t>
            </w:r>
          </w:p>
        </w:tc>
        <w:tc>
          <w:tcPr/>
          <w:p>
            <w:pPr>
              <w:pStyle w:val="Compact"/>
              <w:jc w:val="left"/>
            </w:pPr>
            <w:r>
              <w:rPr>
                <w:sz w:val="20"/>
                <w:szCs w:val="20"/>
              </w:rPr>
              <w:t xml:space="preserve">10</w:t>
            </w:r>
          </w:p>
        </w:tc>
      </w:tr>
      <w:tr>
        <w:trPr>
          <w:cantSplit/>
        </w:trPr>
        <w:tc>
          <w:tcPr/>
          <w:p>
            <w:pPr>
              <w:pStyle w:val="Compact"/>
              <w:jc w:val="left"/>
            </w:pPr>
            <w:r>
              <w:rPr>
                <w:sz w:val="20"/>
                <w:szCs w:val="20"/>
              </w:rPr>
              <w:t xml:space="preserve">3</w:t>
            </w:r>
          </w:p>
        </w:tc>
        <w:tc>
          <w:tcPr/>
          <w:p>
            <w:pPr>
              <w:pStyle w:val="Compact"/>
              <w:jc w:val="left"/>
            </w:pPr>
            <w:r>
              <w:rPr>
                <w:sz w:val="20"/>
                <w:szCs w:val="20"/>
              </w:rPr>
              <w:t xml:space="preserve">15 September 2026</w:t>
            </w:r>
          </w:p>
        </w:tc>
        <w:tc>
          <w:tcPr/>
          <w:p>
            <w:pPr>
              <w:pStyle w:val="Compact"/>
              <w:jc w:val="left"/>
            </w:pPr>
            <w:r>
              <w:rPr>
                <w:sz w:val="20"/>
                <w:szCs w:val="20"/>
              </w:rPr>
              <w:t xml:space="preserve">Resumption; novelty audit and currency check</w:t>
            </w:r>
          </w:p>
        </w:tc>
        <w:tc>
          <w:tcPr/>
          <w:p>
            <w:pPr>
              <w:pStyle w:val="Compact"/>
              <w:jc w:val="left"/>
            </w:pPr>
            <w:r>
              <w:rPr>
                <w:sz w:val="20"/>
                <w:szCs w:val="20"/>
              </w:rPr>
              <w:t xml:space="preserve">10</w:t>
            </w:r>
          </w:p>
        </w:tc>
      </w:tr>
      <w:tr>
        <w:trPr>
          <w:cantSplit/>
        </w:trPr>
        <w:tc>
          <w:tcPr/>
          <w:p>
            <w:pPr>
              <w:pStyle w:val="Compact"/>
              <w:jc w:val="left"/>
            </w:pPr>
            <w:r>
              <w:rPr>
                <w:sz w:val="20"/>
                <w:szCs w:val="20"/>
              </w:rPr>
              <w:t xml:space="preserve">4</w:t>
            </w:r>
          </w:p>
        </w:tc>
        <w:tc>
          <w:tcPr/>
          <w:p>
            <w:pPr>
              <w:pStyle w:val="Compact"/>
              <w:jc w:val="left"/>
            </w:pPr>
            <w:r>
              <w:rPr>
                <w:sz w:val="20"/>
                <w:szCs w:val="20"/>
              </w:rPr>
              <w:t xml:space="preserve">16 September 2026</w:t>
            </w:r>
          </w:p>
        </w:tc>
        <w:tc>
          <w:tcPr/>
          <w:p>
            <w:pPr>
              <w:pStyle w:val="Compact"/>
              <w:jc w:val="left"/>
            </w:pPr>
            <w:r>
              <w:rPr>
                <w:sz w:val="20"/>
                <w:szCs w:val="20"/>
              </w:rPr>
              <w:t xml:space="preserve">Adversarial novelty testing, prior art, final currency</w:t>
            </w:r>
          </w:p>
        </w:tc>
        <w:tc>
          <w:tcPr/>
          <w:p>
            <w:pPr>
              <w:pStyle w:val="Compact"/>
              <w:jc w:val="left"/>
            </w:pPr>
            <w:r>
              <w:rPr>
                <w:sz w:val="20"/>
                <w:szCs w:val="20"/>
              </w:rPr>
              <w:t xml:space="preserve">23</w:t>
            </w:r>
          </w:p>
        </w:tc>
      </w:tr>
      <w:tr>
        <w:trPr>
          <w:cantSplit/>
        </w:trPr>
        <w:tc>
          <w:tcPr/>
          <w:p>
            <w:pPr>
              <w:pStyle w:val="Compact"/>
              <w:jc w:val="left"/>
            </w:pPr>
            <w:r>
              <w:rPr>
                <w:sz w:val="20"/>
                <w:szCs w:val="20"/>
              </w:rPr>
              <w:t xml:space="preserve">5</w:t>
            </w:r>
          </w:p>
        </w:tc>
        <w:tc>
          <w:tcPr/>
          <w:p>
            <w:pPr>
              <w:pStyle w:val="Compact"/>
              <w:jc w:val="left"/>
            </w:pPr>
            <w:r>
              <w:rPr>
                <w:sz w:val="20"/>
                <w:szCs w:val="20"/>
              </w:rPr>
              <w:t xml:space="preserve">28 September 2026</w:t>
            </w:r>
          </w:p>
        </w:tc>
        <w:tc>
          <w:tcPr/>
          <w:p>
            <w:pPr>
              <w:pStyle w:val="Compact"/>
              <w:jc w:val="left"/>
            </w:pPr>
            <w:r>
              <w:rPr>
                <w:sz w:val="20"/>
                <w:szCs w:val="20"/>
              </w:rPr>
              <w:t xml:space="preserve">Locator verification and source-standing audit; no discovery queries</w:t>
            </w:r>
          </w:p>
        </w:tc>
        <w:tc>
          <w:tcPr/>
          <w:p>
            <w:pPr>
              <w:pStyle w:val="Compact"/>
              <w:jc w:val="left"/>
            </w:pPr>
            <w:r>
              <w:rPr>
                <w:sz w:val="20"/>
                <w:szCs w:val="20"/>
              </w:rPr>
              <w:t xml:space="preserve">18 locator checks</w:t>
            </w:r>
          </w:p>
        </w:tc>
      </w:tr>
      <w:tr>
        <w:trPr>
          <w:cantSplit/>
        </w:trPr>
        <w:tc>
          <w:tcPr/>
          <w:p>
            <w:pPr>
              <w:pStyle w:val="Compact"/>
            </w:pPr>
          </w:p>
        </w:tc>
        <w:tc>
          <w:tcPr/>
          <w:p>
            <w:pPr>
              <w:pStyle w:val="Compact"/>
            </w:pPr>
          </w:p>
        </w:tc>
        <w:tc>
          <w:tcPr/>
          <w:p>
            <w:pPr>
              <w:pStyle w:val="Compact"/>
              <w:jc w:val="left"/>
            </w:pPr>
            <w:r>
              <w:rPr>
                <w:bCs/>
                <w:b/>
                <w:sz w:val="20"/>
                <w:szCs w:val="20"/>
              </w:rPr>
              <w:t xml:space="preserve">Total discovery and verification queries, rounds 1–4</w:t>
            </w:r>
          </w:p>
        </w:tc>
        <w:tc>
          <w:tcPr/>
          <w:p>
            <w:pPr>
              <w:pStyle w:val="Compact"/>
              <w:jc w:val="left"/>
            </w:pPr>
            <w:r>
              <w:rPr>
                <w:bCs/>
                <w:b/>
                <w:sz w:val="20"/>
                <w:szCs w:val="20"/>
              </w:rPr>
              <w:t xml:space="preserve">59</w:t>
            </w:r>
          </w:p>
        </w:tc>
      </w:tr>
    </w:tbl>
    <w:p>
      <w:pPr>
        <w:pStyle w:val="BodyText"/>
        <w:spacing w:before="240" w:after="160" w:line="360" w:lineRule="auto"/>
      </w:pPr>
      <w:r>
        <w:t xml:space="preserve">Round 0 is the exploratory reading that preceded the documented rounds. Its queries were not recorded, and it contributes nothing to the absence claim of </w:t>
      </w:r>
      <w:hyperlink w:anchor="sec_2_9" w:history="1">
        <w:r>
          <w:rPr>
            <w:rStyle w:val="Hyperlink"/>
          </w:rPr>
          <w:t xml:space="preserve">Section 2.9</w:t>
        </w:r>
      </w:hyperlink>
      <w:r>
        <w:t xml:space="preserve">, which rests on the four documented search rounds.</w:t>
      </w:r>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carried forward from the exploratory phase. Round 4 sought work that would defeat the thesis’s novelty claim rather than support it, which is how the closest prior art, a database retention-and-purging research programme and its associated patent, was located and disclosed.</w:t>
      </w:r>
    </w:p>
    <w:bookmarkEnd w:id="36"/>
    <w:bookmarkStart w:id="37" w:name="selection-criteria-and-screening"/>
    <w:p>
      <w:pPr>
        <w:pStyle w:val="Heading3"/>
      </w:pPr>
      <w:r>
        <w:t xml:space="preserve">2.1.5 Selection criteria and screening</w:t>
      </w:r>
    </w:p>
    <w:p>
      <w:pPr>
        <w:pStyle w:val="FirstParagraph"/>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pPr>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bookmarkEnd w:id="37"/>
    <w:bookmarkStart w:id="38" w:name="Xd81803ead0d7e805c1e12e7ed5fba1e7c327f44"/>
    <w:p>
      <w:pPr>
        <w:pStyle w:val="Heading3"/>
      </w:pPr>
      <w:r>
        <w:t xml:space="preserve">2.1.6 Prospective Boolean protocol for replication</w:t>
      </w:r>
    </w:p>
    <w:p>
      <w:pPr>
        <w:pStyle w:val="FirstParagraph"/>
      </w:pPr>
      <w:r>
        <w:t xml:space="preserve">The following strings are offered so that a researcher may test this review’s conclusions against a systematic sweep of indexed databases. They were not the instrument used here, and are stated prospectively.</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Target</w:t>
            </w:r>
          </w:p>
        </w:tc>
        <w:tc>
          <w:tcPr>
            <w:tcBorders>
              <w:bottom w:val="single" w:sz="8" w:space="0" w:color="333333"/>
            </w:tcBorders>
            <w:shd w:val="clear" w:color="auto" w:fill="E8EDF4"/>
          </w:tcPr>
          <w:p>
            <w:pPr>
              <w:pStyle w:val="Compact"/>
              <w:jc w:val="left"/>
            </w:pPr>
            <w:r>
              <w:rPr>
                <w:b/>
                <w:sz w:val="20"/>
                <w:szCs w:val="20"/>
              </w:rPr>
              <w:t xml:space="preserve">String</w:t>
            </w:r>
          </w:p>
        </w:tc>
      </w:tr>
      <w:tr>
        <w:trPr>
          <w:cantSplit/>
        </w:trPr>
        <w:tc>
          <w:tcPr/>
          <w:p>
            <w:pPr>
              <w:pStyle w:val="Compact"/>
              <w:jc w:val="left"/>
            </w:pPr>
            <w:r>
              <w:rPr>
                <w:sz w:val="20"/>
                <w:szCs w:val="20"/>
              </w:rPr>
              <w:t xml:space="preserve">B1</w:t>
            </w:r>
          </w:p>
        </w:tc>
        <w:tc>
          <w:tcPr/>
          <w:p>
            <w:pPr>
              <w:pStyle w:val="Compact"/>
              <w:jc w:val="left"/>
            </w:pPr>
            <w:r>
              <w:rPr>
                <w:sz w:val="20"/>
                <w:szCs w:val="20"/>
              </w:rPr>
              <w:t xml:space="preserve">Scopus, Web of Science</w:t>
            </w:r>
          </w:p>
        </w:tc>
        <w:tc>
          <w:tcPr/>
          <w:p>
            <w:pPr>
              <w:pStyle w:val="Compact"/>
              <w:jc w:val="left"/>
            </w:pPr>
            <w:r>
              <w:rPr>
                <w:rStyle w:val="VerbatimChar"/>
                <w:sz w:val="20"/>
                <w:szCs w:val="20"/>
              </w:rPr>
              <w:t xml:space="preserve">TITLE-ABS-KEY(("crypto-shredding" OR "cryptographic erasure" OR "crypto erasure" OR "secure deletion" OR "data sanitization") AND ("GDPR" OR "right to erasure" OR "right to be forgotten"))</w:t>
            </w:r>
          </w:p>
        </w:tc>
      </w:tr>
      <w:tr>
        <w:trPr>
          <w:cantSplit/>
        </w:trPr>
        <w:tc>
          <w:tcPr/>
          <w:p>
            <w:pPr>
              <w:pStyle w:val="Compact"/>
              <w:jc w:val="left"/>
            </w:pPr>
            <w:r>
              <w:rPr>
                <w:sz w:val="20"/>
                <w:szCs w:val="20"/>
              </w:rPr>
              <w:t xml:space="preserve">B2</w:t>
            </w:r>
          </w:p>
        </w:tc>
        <w:tc>
          <w:tcPr/>
          <w:p>
            <w:pPr>
              <w:pStyle w:val="Compact"/>
              <w:jc w:val="left"/>
            </w:pPr>
            <w:r>
              <w:rPr>
                <w:sz w:val="20"/>
                <w:szCs w:val="20"/>
              </w:rPr>
              <w:t xml:space="preserve">Scopus, IEEE Xplore</w:t>
            </w:r>
          </w:p>
        </w:tc>
        <w:tc>
          <w:tcPr/>
          <w:p>
            <w:pPr>
              <w:pStyle w:val="Compact"/>
              <w:jc w:val="left"/>
            </w:pPr>
            <w:r>
              <w:rPr>
                <w:rStyle w:val="VerbatimChar"/>
                <w:sz w:val="20"/>
                <w:szCs w:val="20"/>
              </w:rPr>
              <w:t xml:space="preserve">TITLE-ABS-KEY(("audit log" OR "audit trail" OR "access log") AND ("retention" OR "retention period") AND ("erasure" OR "deletion") AND ("conflict" OR "tension" OR "reconcil*"))</w:t>
            </w:r>
          </w:p>
        </w:tc>
      </w:tr>
      <w:tr>
        <w:trPr>
          <w:cantSplit/>
        </w:trPr>
        <w:tc>
          <w:tcPr/>
          <w:p>
            <w:pPr>
              <w:pStyle w:val="Compact"/>
              <w:jc w:val="left"/>
            </w:pPr>
            <w:r>
              <w:rPr>
                <w:sz w:val="20"/>
                <w:szCs w:val="20"/>
              </w:rPr>
              <w:t xml:space="preserve">B3</w:t>
            </w:r>
          </w:p>
        </w:tc>
        <w:tc>
          <w:tcPr/>
          <w:p>
            <w:pPr>
              <w:pStyle w:val="Compact"/>
              <w:jc w:val="left"/>
            </w:pPr>
            <w:r>
              <w:rPr>
                <w:sz w:val="20"/>
                <w:szCs w:val="20"/>
              </w:rPr>
              <w:t xml:space="preserve">Scopus, PubMed</w:t>
            </w:r>
          </w:p>
        </w:tc>
        <w:tc>
          <w:tcPr/>
          <w:p>
            <w:pPr>
              <w:pStyle w:val="Compact"/>
              <w:jc w:val="left"/>
            </w:pPr>
            <w:r>
              <w:rPr>
                <w:rStyle w:val="VerbatimChar"/>
                <w:sz w:val="20"/>
                <w:szCs w:val="20"/>
              </w:rPr>
              <w:t xml:space="preserve">TITLE-ABS-KEY(("European Health Data Space" OR "EHDS" OR "MyHealth@EU" OR "eHDSI") AND ("secure processing environment" OR "audit" OR "retention" OR "erasure"))</w:t>
            </w:r>
          </w:p>
        </w:tc>
      </w:tr>
      <w:tr>
        <w:trPr>
          <w:cantSplit/>
        </w:trPr>
        <w:tc>
          <w:tcPr/>
          <w:p>
            <w:pPr>
              <w:pStyle w:val="Compact"/>
              <w:jc w:val="left"/>
            </w:pPr>
            <w:r>
              <w:rPr>
                <w:sz w:val="20"/>
                <w:szCs w:val="20"/>
              </w:rPr>
              <w:t xml:space="preserve">B4</w:t>
            </w:r>
          </w:p>
        </w:tc>
        <w:tc>
          <w:tcPr/>
          <w:p>
            <w:pPr>
              <w:pStyle w:val="Compact"/>
              <w:jc w:val="left"/>
            </w:pPr>
            <w:r>
              <w:rPr>
                <w:sz w:val="20"/>
                <w:szCs w:val="20"/>
              </w:rPr>
              <w:t xml:space="preserve">Scopus, IEEE Xplore, ACM</w:t>
            </w:r>
          </w:p>
        </w:tc>
        <w:tc>
          <w:tcPr/>
          <w:p>
            <w:pPr>
              <w:pStyle w:val="Compact"/>
              <w:jc w:val="left"/>
            </w:pPr>
            <w:r>
              <w:rPr>
                <w:rStyle w:val="VerbatimChar"/>
                <w:sz w:val="20"/>
                <w:szCs w:val="20"/>
              </w:rPr>
              <w:t xml:space="preserve">TITLE-ABS-KEY(("formal verification" OR "satisfiability" OR "temporal logic" OR "constraint satisfaction") AND ("regulatory compliance" OR "legal compliance" OR "GDPR"))</w:t>
            </w:r>
          </w:p>
        </w:tc>
      </w:tr>
      <w:tr>
        <w:trPr>
          <w:cantSplit/>
        </w:trPr>
        <w:tc>
          <w:tcPr/>
          <w:p>
            <w:pPr>
              <w:pStyle w:val="Compact"/>
              <w:jc w:val="left"/>
            </w:pPr>
            <w:r>
              <w:rPr>
                <w:sz w:val="20"/>
                <w:szCs w:val="20"/>
              </w:rPr>
              <w:t xml:space="preserve">B5</w:t>
            </w:r>
          </w:p>
        </w:tc>
        <w:tc>
          <w:tcPr/>
          <w:p>
            <w:pPr>
              <w:pStyle w:val="Compact"/>
              <w:jc w:val="left"/>
            </w:pPr>
            <w:r>
              <w:rPr>
                <w:sz w:val="20"/>
                <w:szCs w:val="20"/>
              </w:rPr>
              <w:t xml:space="preserve">Scopus, Web of Science</w:t>
            </w:r>
          </w:p>
        </w:tc>
        <w:tc>
          <w:tcPr/>
          <w:p>
            <w:pPr>
              <w:pStyle w:val="Compact"/>
              <w:jc w:val="left"/>
            </w:pPr>
            <w:r>
              <w:rPr>
                <w:rStyle w:val="VerbatimChar"/>
                <w:sz w:val="20"/>
                <w:szCs w:val="20"/>
              </w:rPr>
              <w:t xml:space="preserve">TITLE-ABS-KEY(("health data" OR "electronic health record") AND ("cross-border" OR "cross border") AND ("privacy" OR "data protection") AND ("Norway" OR "Nordic" OR "EEA"))</w:t>
            </w:r>
          </w:p>
        </w:tc>
      </w:tr>
      <w:tr>
        <w:trPr>
          <w:cantSplit/>
        </w:trPr>
        <w:tc>
          <w:tcPr/>
          <w:p>
            <w:pPr>
              <w:pStyle w:val="Compact"/>
              <w:jc w:val="left"/>
            </w:pPr>
            <w:r>
              <w:rPr>
                <w:sz w:val="20"/>
                <w:szCs w:val="20"/>
              </w:rPr>
              <w:t xml:space="preserve">B6</w:t>
            </w:r>
          </w:p>
        </w:tc>
        <w:tc>
          <w:tcPr/>
          <w:p>
            <w:pPr>
              <w:pStyle w:val="Compact"/>
              <w:jc w:val="left"/>
            </w:pPr>
            <w:r>
              <w:rPr>
                <w:sz w:val="20"/>
                <w:szCs w:val="20"/>
              </w:rPr>
              <w:t xml:space="preserve">IACR ePrint, arXiv</w:t>
            </w:r>
          </w:p>
        </w:tc>
        <w:tc>
          <w:tcPr/>
          <w:p>
            <w:pPr>
              <w:pStyle w:val="Compact"/>
              <w:jc w:val="left"/>
            </w:pPr>
            <w:r>
              <w:rPr>
                <w:rStyle w:val="VerbatimChar"/>
                <w:sz w:val="20"/>
                <w:szCs w:val="20"/>
              </w:rPr>
              <w:t xml:space="preserve">("certified deletion" OR "proof of secure erasure" OR "provable deletion") AND ("verifiab*" OR "attestation")</w:t>
            </w:r>
          </w:p>
        </w:tc>
      </w:tr>
    </w:tbl>
    <w:p>
      <w:pPr>
        <w:pStyle w:val="BodyText"/>
        <w:spacing w:before="240" w:after="160" w:line="360" w:lineRule="auto"/>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bookmarkEnd w:id="38"/>
    <w:bookmarkStart w:id="39" w:name="limitations-of-the-protocol"/>
    <w:p>
      <w:pPr>
        <w:pStyle w:val="Heading3"/>
      </w:pPr>
      <w:r>
        <w:t xml:space="preserve">2.1.7 Limitations of the protocol</w:t>
      </w:r>
    </w:p>
    <w:p>
      <w:pPr>
        <w:pStyle w:val="FirstParagraph"/>
      </w:pPr>
      <w:r>
        <w:t xml:space="preserve">Four limitations follow from how the review was conducted.</w:t>
      </w:r>
    </w:p>
    <w:p>
      <w:pPr>
        <w:pStyle w:val="BodyText"/>
      </w:pPr>
      <w:r>
        <w:t xml:space="preserve">The exploratory phase before round 1 is not claimed as evidence, because its queries were never recorded.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w:t>
      </w:r>
      <w:hyperlink w:anchor="sec_2_9" w:history="1">
        <w:r>
          <w:rPr>
            <w:rStyle w:val="Hyperlink"/>
          </w:rPr>
          <w:t xml:space="preserve">Section 2.9</w:t>
        </w:r>
      </w:hyperlink>
      <w:r>
        <w:t xml:space="preserve">, rests on four dated search rounds, two of them adversarial, together with an independent corroborating statement in the cryptographic literature. But an absence established by searching remains weaker evidence than a positive finding. </w:t>
      </w:r>
      <w:hyperlink w:anchor="sec_2_9" w:history="1">
        <w:r>
          <w:rPr>
            <w:rStyle w:val="Hyperlink"/>
          </w:rPr>
          <w:t xml:space="preserve">Section 2.9</w:t>
        </w:r>
      </w:hyperlink>
      <w:r>
        <w:t xml:space="preserve"> therefore states the additional reasons the gap is likely genuine, rather than resting on the searches alone.</w:t>
      </w:r>
    </w:p>
    <w:bookmarkEnd w:id="39"/>
    <w:bookmarkEnd w:id="40"/>
    <w:bookmarkStart w:id="41" w:name="X777571ee1b46e521d75cc362ca0aec8a0b0f1d5"/>
    <w:p>
      <w:pPr>
        <w:pStyle w:val="Heading2"/>
      </w:pPr>
      <w:bookmarkStart w:id="1025" w:name="sec_2_2"/>
      <w:r>
        <w:t xml:space="preserve">2.2 The Cross-Border Health Data Exchange Landscape</w:t>
      </w:r>
      <w:bookmarkEnd w:id="1025"/>
    </w:p>
    <w:p>
      <w:pPr>
        <w:pStyle w:val="FirstParagraph"/>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w:t>
      </w:r>
      <w:del w:id="90015" w:author="Claude" w:date="2026-10-05T19:00:00Z">
        <w:r>
          <w:delText xml:space="preserve">the source country NCPeH proceeds through six steps. It performs service discovery</w:delText>
        </w:r>
      </w:del>
      <w:ins w:id="90016" w:author="Claude" w:date="2026-10-05T19:00:00Z">
        <w:r>
          <w:t xml:space="preserve">the two National Contact Points proceed through six steps. The contact point of the country of treatment performs service discovery</w:t>
        </w:r>
      </w:ins>
      <w:r>
        <w:t xml:space="preserve">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whose retention period is set by the deployment binding (</w:t>
      </w:r>
      <w:hyperlink w:anchor="sec_2_3" w:history="1">
        <w:r>
          <w:rPr>
            <w:rStyle w:val="Hyperlink"/>
          </w:rPr>
          <w:t xml:space="preserve">Section 2.3</w:t>
        </w:r>
      </w:hyperlink>
      <w:r>
        <w:t xml:space="preserve">).</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legal basis, privacy notices and data protection impact assessment were completed by 31 March 2025.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t>
      </w:r>
      <w:del w:id="90019" w:author="Claude" w:date="2026-10-05T19:00:00Z">
        <w:r>
          <w:delText xml:space="preserve">was itself dissolved in May 2023, with its core functions absorbed into Helsedirektoratet from 2024 onwards</w:delText>
        </w:r>
      </w:del>
      <w:ins w:id="90020" w:author="Claude" w:date="2026-10-05T19:00:00Z">
        <w:r>
          <w:t xml:space="preserve">was merged into Helsedirektoratet with effect from 1 January 2024</w:t>
        </w:r>
      </w:ins>
      <w:r>
        <w:t xml:space="preserve">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w:t>
      </w:r>
      <w:hyperlink w:anchor="sec_2_3" w:history="1">
        <w:r>
          <w:rPr>
            <w:rStyle w:val="Hyperlink"/>
          </w:rPr>
          <w:t xml:space="preserve">Section 2.3</w:t>
        </w:r>
      </w:hyperlink>
      <w:r>
        <w:t xml:space="preserve"> will demonstrate.</w:t>
      </w:r>
    </w:p>
    <w:bookmarkEnd w:id="41"/>
    <w:bookmarkStart w:id="42" w:name="X4be697201be8c63802c0d6f66dbba8224584210"/>
    <w:p>
      <w:pPr>
        <w:pStyle w:val="Heading2"/>
      </w:pPr>
      <w:bookmarkStart w:id="1026" w:name="sec_2_3"/>
      <w:r>
        <w:t xml:space="preserve">2.3 The Audit-Retention versus Right-to-Erasure Tension</w:t>
      </w:r>
      <w:bookmarkEnd w:id="1026"/>
    </w:p>
    <w:p>
      <w:pPr>
        <w:pStyle w:val="FirstParagraph"/>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is reported to specify retention in concrete terms: Simjanoska Misheva et al. (2025) characterise a minimum of ten years for audit repositories as the binding deployment baseline for cross-border NCPeH operations.</w:t>
      </w:r>
      <w:ins w:id="90021" w:author="Claude" w:date="2026-10-05T19:00:00Z">
        <w:r>
          <w:t xml:space="preserve"> The tutorial gives no source for the figure.</w:t>
        </w:r>
      </w:ins>
      <w:r>
        <w:t xml:space="preserve"> The 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w:t>
      </w:r>
      <w:hyperlink w:anchor="ch_4" w:history="1">
        <w:r>
          <w:rPr>
            <w:rStyle w:val="Hyperlink"/>
          </w:rPr>
          <w:t xml:space="preserve">Chapter 4</w:t>
        </w:r>
      </w:hyperlink>
      <w:r>
        <w:t xml:space="preserve">, Corollary 2.2 shows that no result depends on it.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w:t>
      </w:r>
      <w:del w:id="90022" w:author="Claude" w:date="2026-10-05T19:00:00Z">
        <w:r>
          <w:delText xml:space="preserve">of which two are directly relevant</w:delText>
        </w:r>
      </w:del>
      <w:ins w:id="90023" w:author="Claude" w:date="2026-10-05T19:00:00Z">
        <w:r>
          <w:t xml:space="preserve">of which three are directly relevant</w:t>
        </w:r>
      </w:ins>
      <w:r>
        <w:t xml:space="preserve"> to the cross-border audit context. Article 17(3)(b) permits the controller to refuse erasure where processing is necessary for compliance with a legal obligation imposed by Union or Member State law.</w:t>
      </w:r>
      <w:ins w:id="90024" w:author="Claude" w:date="2026-10-05T19:00:00Z">
        <w:r>
          <w:t xml:space="preserve"> Article 17(3)(c) permits refusal for reasons of public interest in the area of public health in accordance with points (h) and (i) of Article 9(2) and Article 9(3), a ground open to a health-sector controller for records of care given across a border.</w:t>
        </w:r>
      </w:ins>
      <w:r>
        <w:t xml:space="preserve">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pPr>
      <w:r>
        <w:t xml:space="preserve">The third regime is operational and emerging. The TEHDAS2 Joint Action’s guideline for Health Data Access Bodies on procedures and formats for data access specifies a deletion deadline. Electronic health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the permitted data are not to remain within it. The same TEHDAS2 deliverable specifies a five-phase user journey for data access that ends in a deletion event marking the closure of the permitted processing.</w:t>
      </w:r>
    </w:p>
    <w:p>
      <w:pPr>
        <w:pStyle w:val="BodyText"/>
      </w:pPr>
      <w:r>
        <w:t xml:space="preserve">The regulation places a retention floor on that same environment. Article 73(1)(e) EHDS requires of Secure Processing Environments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requires that “the electronic health data within the secure processing environment shall be deleted within six months of the expiry of the data permit”. On the broad reading it reaches access logs kept at patient-record granularity, whose entries are themselves data concerning health; </w:t>
      </w:r>
      <w:commentRangeStart w:id="4"/>
      <w:r>
        <w:t xml:space="preserve">on a narrower reading it reaches only the permitted dataset.</w:t>
      </w:r>
      <w:commentRangeEnd w:id="4"/>
      <w:r>
        <w:rPr>
          <w:rStyle w:val="CommentReference"/>
        </w:rPr>
        <w:commentReference w:id="4"/>
      </w:r>
      <w:ins w:id="90097" w:author="Claude" w:date="2026-10-05T19:00:00Z">
        <w:r>
          <w:t xml:space="preserve"> Peer-reviewed commentary on the secondary-use provisions likewise treats the reach of “electronic health data” as unsettled (Rak, 2024).</w:t>
        </w:r>
      </w:ins>
      <w:r>
        <w:t xml:space="preserve"> The reading is contestable, and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sets out the grounds on both sides.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standard practitioner heuristic for conflicting retention obligations cannot resolve this. </w:t>
      </w:r>
      <w:del w:id="90025" w:author="Claude" w:date="2026-10-05T19:00:00Z">
        <w:r>
          <w:delText xml:space="preserve">Guidance for multi-framework environments routinely advises applying the longest applicable retention period across all frameworks</w:delText>
        </w:r>
      </w:del>
      <w:ins w:id="90026" w:author="Claude" w:date="2026-10-05T19:00:00Z">
        <w:r>
          <w:t xml:space="preserve">A common practitioner heuristic for multi-framework environments is to apply the longest applicable retention period across all frameworks</w:t>
        </w:r>
      </w:ins>
      <w:r>
        <w:t xml:space="preserve">: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pPr>
      <w:r>
        <w:t xml:space="preserve">The renumbering of these obligations between the 2022 proposal and the adopted text, from Articles 46 and 50 to Articles 68 and 73, may be one reason the commentary has treated them apart (</w:t>
      </w:r>
      <w:hyperlink w:anchor="ch_1" w:history="1">
        <w:r>
          <w:rPr>
            <w:rStyle w:val="Hyperlink"/>
          </w:rPr>
          <w:t xml:space="preserve">Chapter 1</w:t>
        </w:r>
      </w:hyperlink>
      <w:r>
        <w:t xml:space="preserve">, </w:t>
      </w:r>
      <w:hyperlink w:anchor="sec_1_4" w:history="1">
        <w:r>
          <w:rPr>
            <w:rStyle w:val="Hyperlink"/>
          </w:rPr>
          <w:t xml:space="preserve">Section 1.4</w:t>
        </w:r>
      </w:hyperlink>
      <w:r>
        <w:t xml:space="preserve">).</w:t>
      </w:r>
    </w:p>
    <w:p>
      <w:pPr>
        <w:pStyle w:val="BodyText"/>
      </w:pPr>
      <w:r>
        <w:t xml:space="preserve">In the cross-border pathway the conflict takes the form </w:t>
      </w:r>
      <w:hyperlink w:anchor="ch_1" w:history="1">
        <w:r>
          <w:rPr>
            <w:rStyle w:val="Hyperlink"/>
          </w:rPr>
          <w:t xml:space="preserve">Chapter 1</w:t>
        </w:r>
      </w:hyperlink>
      <w:r>
        <w:t xml:space="preserve">, </w:t>
      </w:r>
      <w:hyperlink w:anchor="sec_1_2" w:history="1">
        <w:r>
          <w:rPr>
            <w:rStyle w:val="Hyperlink"/>
          </w:rPr>
          <w:t xml:space="preserve">Section 1.2</w:t>
        </w:r>
      </w:hyperlink>
      <w:r>
        <w:t xml:space="preserve"> describes: a granted erasure request leaves an audit record pointing at data that no longer exist, and a refused one must be justified as necessary for a specific legal obligation, as the European Data Protection Board recommended in February 2026 (Matheson, 2026). Practitioner and supervisory commentary reads the erasure obligation as extending to all storage locations of the personal data, backups and logs included (see, e.g., the Norwegian legal commentary summarised in Berngaard, 2024), which is why the audit trail cannot be carved out of the conflict.</w:t>
      </w:r>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the length of the floor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w:t>
      </w:r>
      <w:hyperlink w:anchor="ch_4" w:history="1">
        <w:r>
          <w:rPr>
            <w:rStyle w:val="Hyperlink"/>
          </w:rPr>
          <w:t xml:space="preserve">Chapter 4</w:t>
        </w:r>
      </w:hyperlink>
      <w:r>
        <w:t xml:space="preserve">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SecuPi (2025) criticises it as operationally costly in row-level encryption; </w:t>
      </w:r>
      <w:hyperlink w:anchor="ch_6" w:history="1">
        <w:r>
          <w:rPr>
            <w:rStyle w:val="Hyperlink"/>
          </w:rPr>
          <w:t xml:space="preserve">Chapter 6</w:t>
        </w:r>
      </w:hyperlink>
      <w:r>
        <w:t xml:space="preserve">, </w:t>
      </w:r>
      <w:hyperlink w:anchor="sec_6_4" w:history="1">
        <w:r>
          <w:rPr>
            <w:rStyle w:val="Hyperlink"/>
          </w:rPr>
          <w:t xml:space="preserve">Section 6.4</w:t>
        </w:r>
      </w:hyperlink>
      <w:r>
        <w:t xml:space="preserve"> engages that critique.</w:t>
      </w:r>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w:t>
      </w:r>
      <w:hyperlink w:anchor="ch_4" w:history="1">
        <w:r>
          <w:rPr>
            <w:rStyle w:val="Hyperlink"/>
          </w:rPr>
          <w:t xml:space="preserve">Chapter 4</w:t>
        </w:r>
      </w:hyperlink>
      <w:r>
        <w:t xml:space="preserve"> designs to this corridor explicitly, and </w:t>
      </w:r>
      <w:hyperlink w:anchor="sec_2_4" w:history="1">
        <w:r>
          <w:rPr>
            <w:rStyle w:val="Hyperlink"/>
          </w:rPr>
          <w:t xml:space="preserve">Section 2.4</w:t>
        </w:r>
      </w:hyperlink>
      <w:r>
        <w:t xml:space="preserve">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cross-border retention floor, GDPR Article 17(3)(b), and the six-month rule of Article 68(12). The mechanism must be both technically demonstrable and compatible with the operational reality of Norwegian NCPeH and Helsedataservice. The next section reviews the cryptographic literature that informs the design of such a mechanism.</w:t>
      </w:r>
    </w:p>
    <w:bookmarkEnd w:id="42"/>
    <w:bookmarkStart w:id="43" w:name="X503ef9221cec91dd90cf14136ea9b482a7dd448"/>
    <w:p>
      <w:pPr>
        <w:pStyle w:val="Heading2"/>
      </w:pPr>
      <w:bookmarkStart w:id="1027" w:name="sec_2_4"/>
      <w:r>
        <w:t xml:space="preserve">2.4 Cryptographic Approaches to Audit Compliance</w:t>
      </w:r>
      <w:bookmarkEnd w:id="1027"/>
    </w:p>
    <w:p>
      <w:pPr>
        <w:pStyle w:val="FirstParagraph"/>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pPr>
      <w:del w:id="90027" w:author="Claude" w:date="2026-10-05T19:00:00Z">
        <w:r>
          <w:delText xml:space="preserve">A second strand applies zero-knowledge proofs</w:delText>
        </w:r>
      </w:del>
      <w:ins w:id="90028" w:author="Claude" w:date="2026-10-05T19:00:00Z">
        <w:r>
          <w:t xml:space="preserve">A third strand applies zero-knowledge proofs</w:t>
        </w:r>
      </w:ins>
      <w:r>
        <w:t xml:space="preserve"> to electronic health record access control. The closest comparator is Albalwy (2026), whose ZK-EHR framework uses a Groth16 zk-SNARK circuit to let a patient, a doctor or a researcher prove that they hold policy-compliant credentials for cross-institutional sharing without revealing identity, role or affiliation, with encrypted records held off-chain and verification on-chain. It works within a single jurisdiction; the cross-border space addressed by MyHealth@EU, with its eIDAS-based authentication chains and audit repositories spanning several national legal regimes, is distinct.</w:t>
      </w:r>
    </w:p>
    <w:p>
      <w:pPr>
        <w:pStyle w:val="BodyText"/>
      </w:pPr>
      <w:r>
        <w:t xml:space="preserve">Health-zkIDM (Bai et al., 2022) shows that decentralised identity management with zero-knowledge components runs at more than 400 transactions per second on Hyperledger Fabric; it targets identity verification rather than audit-trail erasure.</w:t>
      </w:r>
    </w:p>
    <w:p>
      <w:pPr>
        <w:pStyle w:val="BodyText"/>
      </w:pPr>
      <w:r>
        <w:t xml:space="preserve">zkFL-Health (Sharma et al., 2025) combines federated learning, trusted execution and succinct proofs generated with Halo2 or Nova, so that an aggregator proves it used exactly the committed client updates, and records the commitments on-chain as what the authors call an “immutable audit trail”. It illustrates the pattern on which the mechanism of this thesis also rests: commitments in the trail, data held elsewhere.</w:t>
      </w:r>
    </w:p>
    <w:p>
      <w:pPr>
        <w:pStyle w:val="BodyText"/>
      </w:pPr>
      <w:del w:id="90029" w:author="Claude" w:date="2026-10-05T19:00:00Z">
        <w:r>
          <w:delText xml:space="preserve">Within the Norwegian clinical context, the NewbornTime project provides a deployed precedent.</w:delText>
        </w:r>
      </w:del>
      <w:ins w:id="90030" w:author="Claude" w:date="2026-10-05T19:00:00Z">
        <w:r>
          <w:t xml:space="preserve">The second strand, blockchain-anchored records adapted to healthcare, has a deployed precedent in the Norwegian clinical context: the NewbornTime project.</w:t>
        </w:r>
      </w:ins>
      <w:r>
        <w:t xml:space="preserve">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pPr>
      <w:r>
        <w:t xml:space="preserve">The integrity of the audit trail itself has an older literature of its own.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keeps the construction and resolves the tension by deciding what an entry may contain.</w:t>
      </w:r>
    </w:p>
    <w:p>
      <w:pPr>
        <w:pStyle w:val="BodyText"/>
      </w:pPr>
      <w:r>
        <w:t xml:space="preserve">A second line of work resolves the same tension the other way, by allowing content inside an integrity-protected structure to change. Chameleon hashes are collision-resistant except for the holder of a trapdoor, who can find collisions at will (Krawczyk &amp; Rabin, 1998). Sanitizable signatures let a designated sanitizer replace marked parts of a signed message while the signature still verifies (Ateniese, Chou, de Medeiros, &amp; Tsudik, 2005), and redactable signatures let parts be removed without any key (Johnson, Molnar, Song, &amp; Wagner, 2002). Redactable blockchains link blocks with chameleon hashes so that a trapdoor holder can replace or remove a block’s content and the chain still validates, with the right to be forgotten named as a use case (Ateniese, Magri, Venturi, &amp; Andrade, 2017); later designs spread the power to rewrite across attribute-key holders (Derler, Samelin, Slamanig, &amp; Striecks, 2019) or a voting majority (Deuber, Magri, &amp; Thyagarajan, 2019), and the approaches have been surveyed with the GDPR as their main motivation (Politou, Casino, Alepis, &amp; Patsakis, 2021). Each weakens the binding: integrity comes to mean consistent with what the authorised editor allows rather than unchanged since written, and whoever holds the trapdoor, the sanitizer key, the attribute keys or the majority can rewrite history, in the trapdoor schemes invisibly to anyone without an old copy. The mechanism of this thesis takes the opposite route. Its log is never edited; erasable content is kept out of it, and destroyed by destroying keys. The trust that redaction places in an editor is placed instead in key destruction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w:t>
      </w:r>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and an old one: Boneh and Lipton (1996) proposed making files removable from backups by encrypting them and later forgetting the key.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w:t>
      </w:r>
      <w:r>
        <w:rPr>
          <w:iCs/>
          <w:i/>
        </w:rPr>
        <w:t xml:space="preserve">erasure under multi-regime retention conflict</w:t>
      </w:r>
      <w:r>
        <w:t xml:space="preserve">: the problem this thesis formalises and resolves. The gap claimed in </w:t>
      </w:r>
      <w:hyperlink w:anchor="sec_2_9" w:history="1">
        <w:r>
          <w:rPr>
            <w:rStyle w:val="Hyperlink"/>
          </w:rPr>
          <w:t xml:space="preserve">Section 2.9</w:t>
        </w:r>
      </w:hyperlink>
      <w:r>
        <w:t xml:space="preserve"> is therefore not established solely by this author’s failure to find prior work; it is named as open by the most recent systematisation of the relevant cryptographic literature.</w:t>
      </w:r>
    </w:p>
    <w:p>
      <w:pPr>
        <w:pStyle w:val="BodyText"/>
      </w:pPr>
      <w:del w:id="90031" w:author="Claude" w:date="2026-10-05T19:00:00Z">
        <w:r>
          <w:delText xml:space="preserve">Two adjacent bodies of work must finally be distinguished from the problem addressed here, one academic and one practitioner.</w:delText>
        </w:r>
      </w:del>
      <w:ins w:id="90032" w:author="Claude" w:date="2026-10-05T19:00:00Z">
        <w:r>
          <w:t xml:space="preserve">Four adjacent bodies of work must finally be distinguished from the problem addressed here, three academic and one practitioner.</w:t>
        </w:r>
      </w:ins>
      <w:r>
        <w:t xml:space="preserve"> </w:t>
      </w:r>
      <w:del w:id="90033" w:author="Claude" w:date="2026-10-05T19:00:00Z">
        <w:r>
          <w:delText xml:space="preserve">The academic body is the extensive</w:delText>
        </w:r>
      </w:del>
      <w:ins w:id="90034" w:author="Claude" w:date="2026-10-05T19:00:00Z">
        <w:r>
          <w:t xml:space="preserve">The first is the extensive</w:t>
        </w:r>
      </w:ins>
      <w:r>
        <w:t xml:space="preser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w:t>
      </w:r>
      <w:hyperlink w:anchor="ch_4" w:history="1">
        <w:r>
          <w:rPr>
            <w:rStyle w:val="Hyperlink"/>
          </w:rPr>
          <w:t xml:space="preserve">Chapter 4</w:t>
        </w:r>
      </w:hyperlink>
      <w:r>
        <w:t xml:space="preserve"> therefore specifies hiding (salted) commitments and treats the residue question as a first-class design constraint rather than a footnote.</w:t>
      </w:r>
    </w:p>
    <w:p>
      <w:pPr>
        <w:pStyle w:val="BodyText"/>
      </w:pPr>
      <w:del w:id="90035" w:author="Claude" w:date="2026-10-05T19:00:00Z">
        <w:r>
          <w:delText xml:space="preserve">A third adjacent body is the closest prior art</w:delText>
        </w:r>
      </w:del>
      <w:ins w:id="90036" w:author="Claude" w:date="2026-10-05T19:00:00Z">
        <w:r>
          <w:t xml:space="preserve">A second is the closest prior art</w:t>
        </w:r>
      </w:ins>
      <w:r>
        <w:t xml:space="preserve"> to the mechanism proposed in this thesis.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 </w:t>
      </w:r>
      <w:r>
        <w:rPr>
          <w:iCs/>
          <w:i/>
        </w:rPr>
        <w:t xml:space="preserve">recoverable</w:t>
      </w:r>
      <w:r>
        <w:t xml:space="preserv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w:t>
      </w:r>
      <w:hyperlink w:anchor="sec_2_3" w:history="1">
        <w:r>
          <w:rPr>
            <w:rStyle w:val="Hyperlink"/>
          </w:rPr>
          <w:t xml:space="preserve">Section 2.3</w:t>
        </w:r>
      </w:hyperlink>
      <w:r>
        <w:t xml:space="preserve">,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del w:id="90037" w:author="Claude" w:date="2026-10-05T19:00:00Z">
        <w:r>
          <w:delText xml:space="preserve">A fourth body concerns whether</w:delText>
        </w:r>
      </w:del>
      <w:ins w:id="90038" w:author="Claude" w:date="2026-10-05T19:00:00Z">
        <w:r>
          <w:t xml:space="preserve">A third concerns whether</w:t>
        </w:r>
      </w:ins>
      <w:r>
        <w:t xml:space="preserve">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w:t>
      </w:r>
      <w:hyperlink w:anchor="ch_4" w:history="1">
        <w:r>
          <w:rPr>
            <w:rStyle w:val="Hyperlink"/>
          </w:rPr>
          <w:t xml:space="preserve">Chapter 4</w:t>
        </w:r>
      </w:hyperlink>
      <w:r>
        <w:t xml:space="preserve"> logs an </w:t>
      </w:r>
      <w:r>
        <w:rPr>
          <w:iCs/>
          <w:i/>
        </w:rPr>
        <w:t xml:space="preserve">attested</w:t>
      </w:r>
      <w:r>
        <w:t xml:space="preserve"> invalidation, not a </w:t>
      </w:r>
      <w:r>
        <w:rPr>
          <w:iCs/>
          <w:i/>
        </w:rPr>
        <w:t xml:space="preserve">proven</w:t>
      </w:r>
      <w:r>
        <w:t xml:space="preserve"> one, and the difference between those is the subject of an active research programme rather than something this thesis resolves.</w:t>
      </w:r>
    </w:p>
    <w:p>
      <w:pPr>
        <w:pStyle w:val="BodyText"/>
      </w:pPr>
      <w:del w:id="90039" w:author="Claude" w:date="2026-10-05T19:00:00Z">
        <w:r>
          <w:delText xml:space="preserve">The practitioner body is the rapidly</w:delText>
        </w:r>
      </w:del>
      <w:ins w:id="90040" w:author="Claude" w:date="2026-10-05T19:00:00Z">
        <w:r>
          <w:t xml:space="preserve">The fourth, the practitioner body, is the rapidly</w:t>
        </w:r>
      </w:ins>
      <w:r>
        <w:t xml:space="preserve">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 tamper-evident log,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w:t>
      </w:r>
      <w:hyperlink w:anchor="sec_2_9" w:history="1">
        <w:r>
          <w:rPr>
            <w:rStyle w:val="Hyperlink"/>
          </w:rPr>
          <w:t xml:space="preserve">Section 2.9</w:t>
        </w:r>
      </w:hyperlink>
      <w:r>
        <w:t xml:space="preserve">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w:t>
      </w:r>
      <w:del w:id="90041" w:author="Claude" w:date="2026-10-05T19:00:00Z">
        <w:r>
          <w:delText xml:space="preserve">Third, the broader policy literature on privacy-enhancing technologies under the European Health Data Space explicitly identifies this kind of governance-and-technology integration as an open research category.</w:delText>
        </w:r>
      </w:del>
      <w:ins w:id="90042" w:author="Claude" w:date="2026-10-05T19:00:00Z">
        <w:r>
          <w:t xml:space="preserve">Third, the Joint Action drafting the Secure Processing Environment specification itself records that further guidance is needed on how accountability and anonymisation obligations intersect (TEHDAS2, 2026, Annex 7, p. 96).</w:t>
        </w:r>
      </w:ins>
      <w:r>
        <w:t xml:space="preserve"> The contribution of this thesis is positioned at that named gap.</w:t>
      </w:r>
    </w:p>
    <w:bookmarkEnd w:id="43"/>
    <w:bookmarkStart w:id="44" w:name="X6b186caf35254075744a51c53c2cb13b427ff25"/>
    <w:p>
      <w:pPr>
        <w:pStyle w:val="Heading2"/>
      </w:pPr>
      <w:bookmarkStart w:id="1028" w:name="sec_2_5"/>
      <w:r>
        <w:t xml:space="preserve">2.5 Formal Approaches to Regulatory-Compliance Verification</w:t>
      </w:r>
      <w:bookmarkEnd w:id="1028"/>
    </w:p>
    <w:p>
      <w:pPr>
        <w:pStyle w:val="FirstParagraph"/>
      </w:pPr>
      <w:r>
        <w:t xml:space="preserve">The thesis’s analytical method belongs to a research tradition that treats legal compliance as a formal-verification problem, and reviewing it both anchors the method and bounds the novelty claim.</w:t>
      </w:r>
    </w:p>
    <w:p>
      <w:pPr>
        <w:pStyle w:val="BodyText"/>
      </w:pPr>
      <w:r>
        <w:t xml:space="preserve">The most direct methodological ancestor is the work of Feng, Marsso, Sabetzadeh, and Chechik (2023)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w:t>
      </w:r>
      <w:hyperlink w:anchor="ch_4" w:history="1">
        <w:r>
          <w:rPr>
            <w:rStyle w:val="Hyperlink"/>
          </w:rPr>
          <w:t xml:space="preserve">Chapter 4</w:t>
        </w:r>
      </w:hyperlink>
      <w:r>
        <w:t xml:space="preserve"> also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w:t>
      </w:r>
      <w:del w:id="90043" w:author="Claude" w:date="2026-10-05T19:00:00Z">
        <w:r>
          <w:delText xml:space="preserve">have produced the machine-unlearning literature;</w:delText>
        </w:r>
      </w:del>
      <w:ins w:id="90044" w:author="Claude" w:date="2026-10-05T19:00:00Z">
        <w:r>
          <w:t xml:space="preserve">have produced the machine-unlearning literature (Cao &amp; Yang, 2015; Bourtoule et al., 2021);</w:t>
        </w:r>
      </w:ins>
      <w:r>
        <w:t xml:space="preserv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w:t>
      </w:r>
      <w:hyperlink w:anchor="sec_2_4" w:history="1">
        <w:r>
          <w:rPr>
            <w:rStyle w:val="Hyperlink"/>
          </w:rPr>
          <w:t xml:space="preserve">Section 2.4</w:t>
        </w:r>
      </w:hyperlink>
      <w:r>
        <w:t xml:space="preserve">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w:t>
      </w:r>
      <w:del w:id="90045" w:author="Claude" w:date="2026-10-05T19:00:00Z">
        <w:r>
          <w:delText xml:space="preserve">Mixed-integer and simulation models have been developed for supply-chain compliance under regulatory constraint sets, and compliance-management systems</w:delText>
        </w:r>
      </w:del>
      <w:ins w:id="90046" w:author="Claude" w:date="2026-10-05T19:00:00Z">
        <w:r>
          <w:t xml:space="preserve">Compliance-management systems</w:t>
        </w:r>
      </w:ins>
      <w:r>
        <w:t xml:space="preserve">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2023);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w:t>
      </w:r>
      <w:hyperlink w:anchor="ch_4" w:history="1">
        <w:r>
          <w:rPr>
            <w:rStyle w:val="Hyperlink"/>
          </w:rPr>
          <w:t xml:space="preserve">Chapter 4</w:t>
        </w:r>
      </w:hyperlink>
      <w:r>
        <w:t xml:space="preserve"> is constructed to occupy exactly this space, borrowing its method from the first strand, its erasure semantics from the second, and its modelling style from the third.</w:t>
      </w:r>
    </w:p>
    <w:bookmarkEnd w:id="44"/>
    <w:bookmarkStart w:id="45" w:name="norwegian-secondary-use-infrastructure"/>
    <w:p>
      <w:pPr>
        <w:pStyle w:val="Heading2"/>
      </w:pPr>
      <w:bookmarkStart w:id="1029" w:name="sec_2_6"/>
      <w:r>
        <w:t xml:space="preserve">2.6 Norwegian Secondary-Use Infrastructure</w:t>
      </w:r>
      <w:bookmarkEnd w:id="1029"/>
    </w:p>
    <w:p>
      <w:pPr>
        <w:pStyle w:val="FirstParagraph"/>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w:t>
      </w:r>
      <w:hyperlink w:anchor="sec_2_3" w:history="1">
        <w:r>
          <w:rPr>
            <w:rStyle w:val="Hyperlink"/>
          </w:rPr>
          <w:t xml:space="preserve">Section 2.3</w:t>
        </w:r>
      </w:hyperlink>
      <w:r>
        <w:t xml:space="preserve">.</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w:t>
      </w:r>
      <w:del w:id="90017" w:author="Claude" w:date="2026-10-05T19:00:00Z">
        <w:r>
          <w:delText xml:space="preserve">Helsedataservice registers each application and forwards it to the relevant data custodian, such as the Norwegian Institute of Public Health, the Norwegian Directorate of Health, or the Cancer Registry, and the custodian decides on access.</w:delText>
        </w:r>
      </w:del>
      <w:ins w:id="90018" w:author="Claude" w:date="2026-10-05T19:00:00Z">
        <w:r>
          <w:t xml:space="preserve">For the registries within its authority Helsedataservice decides on access itself; for other sources it registers the application and forwards it to the relevant data custodian, such as the Norwegian Institute of Public Health, the Norwegian Directorate of Health, or the Cancer Registry, which decides.</w:t>
        </w:r>
      </w:ins>
      <w:r>
        <w:t xml:space="preserve"> </w:t>
      </w:r>
      <w:commentRangeStart w:id="3"/>
      <w:r>
        <w:t xml:space="preserve">A two-stage cost structure mirrors this two-stage decision structure</w:t>
      </w:r>
      <w:commentRangeEnd w:id="3"/>
      <w:r>
        <w:rPr>
          <w:rStyle w:val="CommentReference"/>
        </w:rPr>
        <w:commentReference w:id="3"/>
      </w:r>
      <w:r>
        <w:t xml:space="preserve"> (Helsedataservice, n.d.).</w:t>
      </w:r>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criteria were, by the Directorate’s account, included in SPUHiN deliverable D5.2, </w:t>
      </w:r>
      <w:r>
        <w:rPr>
          <w:iCs/>
          <w:i/>
        </w:rPr>
        <w:t xml:space="preserve">Recommendations for minimum requirements for Secure Processing Environments in Norway</w:t>
      </w:r>
      <w:r>
        <w:t xml:space="preserve">.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checklists in the hearing version shows their scope to be information-security management, identity assurance, and access governance, with identifiable access logs kept for at least one year (P13 and P24 in the 2024 draft;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those criteria do not contain, at any grade, is a requirement or mechanism addressing the reconciliation of audit-retention obligations with erasure and deletion obligations on the records the SPE generates. The gap identified by this thesis therefore survives the hearing version, not only the 2024 draft: Norway now has national 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with the NCPeH pilot of </w:t>
      </w:r>
      <w:hyperlink w:anchor="sec_2_2" w:history="1">
        <w:r>
          <w:rPr>
            <w:rStyle w:val="Hyperlink"/>
          </w:rPr>
          <w:t xml:space="preserve">Section 2.2</w:t>
        </w:r>
      </w:hyperlink>
      <w:r>
        <w:t xml:space="preserve"> in production (Helsedirektoratet, 2026), the cross-border audit records this thesis concerns are beginning to be generated in Norway, at presently small volume.</w:t>
      </w:r>
    </w:p>
    <w:p>
      <w:pPr>
        <w:pStyle w:val="BodyText"/>
      </w:pPr>
      <w:r>
        <w:t xml:space="preserve">The design consequence carried into </w:t>
      </w:r>
      <w:hyperlink w:anchor="ch_4" w:history="1">
        <w:r>
          <w:rPr>
            <w:rStyle w:val="Hyperlink"/>
          </w:rPr>
          <w:t xml:space="preserve">Chapter 4</w:t>
        </w:r>
      </w:hyperlink>
      <w:r>
        <w:t xml:space="preserve">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national criteria do not already demand) fits the Norwegian context as it actually is.</w:t>
      </w:r>
    </w:p>
    <w:bookmarkEnd w:id="45"/>
    <w:bookmarkStart w:id="46" w:name="information-logistics-framing"/>
    <w:p>
      <w:pPr>
        <w:pStyle w:val="Heading2"/>
      </w:pPr>
      <w:bookmarkStart w:id="1030" w:name="sec_2_7"/>
      <w:r>
        <w:t xml:space="preserve">2.7 Information Logistics Framing</w:t>
      </w:r>
      <w:bookmarkEnd w:id="1030"/>
    </w:p>
    <w:p>
      <w:pPr>
        <w:pStyle w:val="FirstParagraph"/>
      </w:pPr>
      <w:r>
        <w:t xml:space="preserve">The thesis frames the audit-retention versus erasure problem as one of information logistics, which places it within the discipline of Sustainable Energy Logistics at HiMolde and within a literature on cross-border data movement under regulatory constraint.</w:t>
      </w:r>
    </w:p>
    <w:p>
      <w:pPr>
        <w:pStyle w:val="BodyText"/>
      </w:pPr>
      <w:r>
        <w:t xml:space="preserve">The framing rests on the discipline’s own definitions, not on analogy alone. The Council of Supply Chain Management Professionals defines logistics management as the part of supply chain management that “plans, implements, and controls the efficient, effective forward and reverse flow and storage of goods, services and related information between the point of origin and the point of consumption” (Council of Supply Chain Management Professionals, n.d.). An audit record is related information in exactly this sense. The thesis concerns its storage and its planned exit: the reverse end of the flow, where a record is retained, reduced or disposed of.</w:t>
      </w:r>
    </w:p>
    <w:p>
      <w:pPr>
        <w:pStyle w:val="BodyText"/>
      </w:pPr>
      <w:r>
        <w:t xml:space="preserve">Operations research supplies the closest formal relative. Perishable inventory theory studies stock that must be held to meet demand but expires after a fixed or random lifetime (Nahmias, 1982). A record under a retention floor and a deletion ceiling is perishable stock with two clocks. Proposition 3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can be read in that idiom: when the expiry period is no longer than the holding period and its clock starts at a different event from the holding clock, whether an item can be held as long as it must depends on each item’s history, not on the rule book.</w:t>
      </w:r>
    </w:p>
    <w:p>
      <w:pPr>
        <w:pStyle w:val="BodyText"/>
      </w:pPr>
      <w:r>
        <w:t xml:space="preserve">The energy sector’s own data infrastructure schedules retention in the same terms. Elhub, the Norwegian electricity data hub, keeps a customer’s personal data for a further three years and 41 days after both the supply and the grid contract end, “for eventuell feilretting og mulighet for å korrigere økonomiske oppgjør” [for any correction of errors and to allow financial settlements to be corrected], and keeps metering values for ten years only where the customer asks (Elhub, 2026). That is a retention period per data category, anchored to an event: the form of the floor parameter in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in a different sector. The extension the data subject controls has no counterpart in the model.</w:t>
      </w:r>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retention floor on that audit log is the digital equivalent of customs record-keeping. The Union Customs Code requires the person concerned to 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erasure obligation of Article 17 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is kept for the full period. That separation of the record from the thing recorded is what Semantics II does for the audit trail, where accountability attaches to the record of the access and of its payload’s invalidation rather than to the payload’s continued existence (</w:t>
      </w:r>
      <w:hyperlink w:anchor="ch_4" w:history="1">
        <w:r>
          <w:rPr>
            <w:rStyle w:val="Hyperlink"/>
          </w:rPr>
          <w:t xml:space="preserve">Chapter 4</w:t>
        </w:r>
      </w:hyperlink>
      <w:r>
        <w:t xml:space="preserve">, </w:t>
      </w:r>
      <w:hyperlink w:anchor="sec_4_5" w:history="1">
        <w:r>
          <w:rPr>
            <w:rStyle w:val="Hyperlink"/>
          </w:rPr>
          <w:t xml:space="preserve">Section 4.5</w:t>
        </w:r>
      </w:hyperlink>
      <w:r>
        <w:t xml:space="preserve">). Checked against the anchoring result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the customs case confirms it from the other side: the destruction power is anchored to an external event, a customs decision, and would cross the record-keeping floor if it reached the documents; it does not, because it is confined to the goods. The analogy also marks where it stops. In customs the floor and the destruction act on different objects by design, whereas in an audit trail the personal data and the record of their processing begin in the same record, and the mechanism has to separate them.</w:t>
      </w:r>
    </w:p>
    <w:p>
      <w:pPr>
        <w:pStyle w:val="BodyText"/>
      </w:pPr>
      <w:r>
        <w:t xml:space="preserve">The analogy constrains one decision in the design.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bookmarkEnd w:id="46"/>
    <w:bookmarkStart w:id="47" w:name="comparative-analysis"/>
    <w:p>
      <w:pPr>
        <w:pStyle w:val="Heading2"/>
      </w:pPr>
      <w:bookmarkStart w:id="1031" w:name="sec_2_8"/>
      <w:r>
        <w:t xml:space="preserve">2.8 Comparative Analysis</w:t>
      </w:r>
      <w:bookmarkEnd w:id="1031"/>
    </w:p>
    <w:p>
      <w:pPr>
        <w:pStyle w:val="FirstParagraph"/>
      </w:pPr>
      <w:r>
        <w:t xml:space="preserve">The position of the proposed contribution within the existing literature is summarised in </w:t>
      </w:r>
      <w:hyperlink w:anchor="tbl_2_1" w:history="1">
        <w:r>
          <w:rPr>
            <w:rStyle w:val="Hyperlink"/>
          </w:rPr>
          <w:t xml:space="preserve">Table 2.1</w:t>
        </w:r>
      </w:hyperlink>
      <w:r>
        <w:t xml:space="preserve">,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TableCaption"/>
      </w:pPr>
      <w:bookmarkStart w:id="1001" w:name="tbl_2_1"/>
      <w:r>
        <w:rPr>
          <w:b/>
          <w:color w:val="1F3864"/>
        </w:rPr>
        <w:t xml:space="preserve">Table 2.1.</w:t>
      </w:r>
      <w:r>
        <w:t xml:space="preserve"> Comparative Analysis of Cryptographic Compliance Approaches to Health Data Audit</w:t>
      </w:r>
      <w:bookmarkEnd w:id="1001"/>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131"/>
        <w:gridCol w:w="1131"/>
        <w:gridCol w:w="1131"/>
        <w:gridCol w:w="1131"/>
        <w:gridCol w:w="1131"/>
        <w:gridCol w:w="1131"/>
        <w:gridCol w:w="1131"/>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System</w:t>
            </w:r>
          </w:p>
        </w:tc>
        <w:tc>
          <w:tcPr>
            <w:tcBorders>
              <w:bottom w:val="single" w:sz="8" w:space="0" w:color="333333"/>
            </w:tcBorders>
            <w:shd w:val="clear" w:color="auto" w:fill="E8EDF4"/>
          </w:tcPr>
          <w:p>
            <w:pPr>
              <w:pStyle w:val="Compact"/>
              <w:jc w:val="left"/>
            </w:pPr>
            <w:r>
              <w:rPr>
                <w:b/>
                <w:sz w:val="20"/>
                <w:szCs w:val="20"/>
              </w:rPr>
              <w:t xml:space="preserve">Cross-Border or Cross-Institutional</w:t>
            </w:r>
          </w:p>
        </w:tc>
        <w:tc>
          <w:tcPr>
            <w:tcBorders>
              <w:bottom w:val="single" w:sz="8" w:space="0" w:color="333333"/>
            </w:tcBorders>
            <w:shd w:val="clear" w:color="auto" w:fill="E8EDF4"/>
          </w:tcPr>
          <w:p>
            <w:pPr>
              <w:pStyle w:val="Compact"/>
              <w:jc w:val="left"/>
            </w:pPr>
            <w:r>
              <w:rPr>
                <w:b/>
                <w:sz w:val="20"/>
                <w:szCs w:val="20"/>
              </w:rPr>
              <w:t xml:space="preserve">Hardware Dependency</w:t>
            </w:r>
          </w:p>
        </w:tc>
        <w:tc>
          <w:tcPr>
            <w:tcBorders>
              <w:bottom w:val="single" w:sz="8" w:space="0" w:color="333333"/>
            </w:tcBorders>
            <w:shd w:val="clear" w:color="auto" w:fill="E8EDF4"/>
          </w:tcPr>
          <w:p>
            <w:pPr>
              <w:pStyle w:val="Compact"/>
              <w:jc w:val="left"/>
            </w:pPr>
            <w:r>
              <w:rPr>
                <w:b/>
                <w:sz w:val="20"/>
                <w:szCs w:val="20"/>
              </w:rPr>
              <w:t xml:space="preserve">Addresses GDPR Article 17 Erasure</w:t>
            </w:r>
          </w:p>
        </w:tc>
        <w:tc>
          <w:tcPr>
            <w:tcBorders>
              <w:bottom w:val="single" w:sz="8" w:space="0" w:color="333333"/>
            </w:tcBorders>
            <w:shd w:val="clear" w:color="auto" w:fill="E8EDF4"/>
          </w:tcPr>
          <w:p>
            <w:pPr>
              <w:pStyle w:val="Compact"/>
              <w:jc w:val="left"/>
            </w:pPr>
            <w:r>
              <w:rPr>
                <w:b/>
                <w:sz w:val="20"/>
                <w:szCs w:val="20"/>
              </w:rPr>
              <w:t xml:space="preserve">Primary or Secondary Use</w:t>
            </w:r>
          </w:p>
        </w:tc>
        <w:tc>
          <w:tcPr>
            <w:tcBorders>
              <w:bottom w:val="single" w:sz="8" w:space="0" w:color="333333"/>
            </w:tcBorders>
            <w:shd w:val="clear" w:color="auto" w:fill="E8EDF4"/>
          </w:tcPr>
          <w:p>
            <w:pPr>
              <w:pStyle w:val="Compact"/>
              <w:jc w:val="left"/>
            </w:pPr>
            <w:r>
              <w:rPr>
                <w:b/>
                <w:sz w:val="20"/>
                <w:szCs w:val="20"/>
              </w:rPr>
              <w:t xml:space="preserve">Norwegian Context</w:t>
            </w:r>
          </w:p>
        </w:tc>
        <w:tc>
          <w:tcPr>
            <w:tcBorders>
              <w:bottom w:val="single" w:sz="8" w:space="0" w:color="333333"/>
            </w:tcBorders>
            <w:shd w:val="clear" w:color="auto" w:fill="E8EDF4"/>
          </w:tcPr>
          <w:p>
            <w:pPr>
              <w:pStyle w:val="Compact"/>
              <w:jc w:val="left"/>
            </w:pPr>
            <w:r>
              <w:rPr>
                <w:b/>
                <w:sz w:val="20"/>
                <w:szCs w:val="20"/>
              </w:rPr>
              <w:t xml:space="preserve">Formal Model of the Retention–Erasure Conflict</w:t>
            </w:r>
          </w:p>
        </w:tc>
      </w:tr>
      <w:tr>
        <w:trPr>
          <w:cantSplit/>
        </w:trPr>
        <w:tc>
          <w:tcPr/>
          <w:p>
            <w:pPr>
              <w:pStyle w:val="Compact"/>
              <w:jc w:val="left"/>
            </w:pPr>
            <w:r>
              <w:rPr>
                <w:iCs/>
                <w:i/>
                <w:bCs/>
                <w:b/>
                <w:sz w:val="20"/>
                <w:szCs w:val="20"/>
              </w:rPr>
              <w:t xml:space="preserve">Peer-reviewed systems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KONFIDO (Natsiavas et al., 2021; Diamantopoulos et al., 2019)</w:t>
            </w:r>
          </w:p>
        </w:tc>
        <w:tc>
          <w:tcPr/>
          <w:p>
            <w:pPr>
              <w:pStyle w:val="Compact"/>
              <w:jc w:val="left"/>
            </w:pPr>
            <w:r>
              <w:rPr>
                <w:sz w:val="20"/>
                <w:szCs w:val="20"/>
              </w:rPr>
              <w:t xml:space="preserve">Cross-border (OpenNCP)</w:t>
            </w:r>
          </w:p>
        </w:tc>
        <w:tc>
          <w:tcPr/>
          <w:p>
            <w:pPr>
              <w:pStyle w:val="Compact"/>
              <w:jc w:val="left"/>
            </w:pPr>
            <w:r>
              <w:rPr>
                <w:sz w:val="20"/>
                <w:szCs w:val="20"/>
              </w:rPr>
              <w:t xml:space="preserve">Yes — Intel SGX</w:t>
            </w:r>
          </w:p>
        </w:tc>
        <w:tc>
          <w:tcPr/>
          <w:p>
            <w:pPr>
              <w:pStyle w:val="Compact"/>
              <w:jc w:val="left"/>
            </w:pPr>
            <w:r>
              <w:rPr>
                <w:sz w:val="20"/>
                <w:szCs w:val="20"/>
              </w:rPr>
              <w:t xml:space="preserve">No — treats immutability as feature</w:t>
            </w:r>
          </w:p>
        </w:tc>
        <w:tc>
          <w:tcPr/>
          <w:p>
            <w:pPr>
              <w:pStyle w:val="Compact"/>
              <w:jc w:val="left"/>
            </w:pPr>
            <w:r>
              <w:rPr>
                <w:sz w:val="20"/>
                <w:szCs w:val="20"/>
              </w:rPr>
              <w:t xml:space="preserve">Primary use</w:t>
            </w:r>
          </w:p>
        </w:tc>
        <w:tc>
          <w:tcPr/>
          <w:p>
            <w:pPr>
              <w:pStyle w:val="Compact"/>
              <w:jc w:val="left"/>
            </w:pPr>
            <w:r>
              <w:rPr>
                <w:sz w:val="20"/>
                <w:szCs w:val="20"/>
              </w:rPr>
              <w:t xml:space="preserve">EU pilot; not Norway-specific</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ZK-EHR (Albalwy, 2026)</w:t>
            </w:r>
          </w:p>
        </w:tc>
        <w:tc>
          <w:tcPr/>
          <w:p>
            <w:pPr>
              <w:pStyle w:val="Compact"/>
              <w:jc w:val="left"/>
            </w:pPr>
            <w:r>
              <w:rPr>
                <w:sz w:val="20"/>
                <w:szCs w:val="20"/>
              </w:rPr>
              <w:t xml:space="preserve">Cross-institutional</w:t>
            </w:r>
          </w:p>
        </w:tc>
        <w:tc>
          <w:tcPr/>
          <w:p>
            <w:pPr>
              <w:pStyle w:val="Compact"/>
              <w:jc w:val="left"/>
            </w:pPr>
            <w:r>
              <w:rPr>
                <w:sz w:val="20"/>
                <w:szCs w:val="20"/>
              </w:rPr>
              <w:t xml:space="preserve">No — software only</w:t>
            </w:r>
          </w:p>
        </w:tc>
        <w:tc>
          <w:tcPr/>
          <w:p>
            <w:pPr>
              <w:pStyle w:val="Compact"/>
              <w:jc w:val="left"/>
            </w:pPr>
            <w:r>
              <w:rPr>
                <w:sz w:val="20"/>
                <w:szCs w:val="20"/>
              </w:rPr>
              <w:t xml:space="preserve">Partial — revocation, not the retention conflict</w:t>
            </w:r>
          </w:p>
        </w:tc>
        <w:tc>
          <w:tcPr/>
          <w:p>
            <w:pPr>
              <w:pStyle w:val="Compact"/>
              <w:jc w:val="left"/>
            </w:pPr>
            <w:r>
              <w:rPr>
                <w:sz w:val="20"/>
                <w:szCs w:val="20"/>
              </w:rPr>
              <w:t xml:space="preserve">Primary use (clinical)</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Health-zkIDM (Bai et al., 2022)</w:t>
            </w:r>
          </w:p>
        </w:tc>
        <w:tc>
          <w:tcPr/>
          <w:p>
            <w:pPr>
              <w:pStyle w:val="Compact"/>
              <w:jc w:val="left"/>
            </w:pPr>
            <w:r>
              <w:rPr>
                <w:sz w:val="20"/>
                <w:szCs w:val="20"/>
              </w:rPr>
              <w:t xml:space="preserve">Identity (institutional)</w:t>
            </w:r>
          </w:p>
        </w:tc>
        <w:tc>
          <w:tcPr/>
          <w:p>
            <w:pPr>
              <w:pStyle w:val="Compact"/>
              <w:jc w:val="left"/>
            </w:pPr>
            <w:r>
              <w:rPr>
                <w:sz w:val="20"/>
                <w:szCs w:val="20"/>
              </w:rPr>
              <w:t xml:space="preserve">No</w:t>
            </w:r>
          </w:p>
        </w:tc>
        <w:tc>
          <w:tcPr/>
          <w:p>
            <w:pPr>
              <w:pStyle w:val="Compact"/>
              <w:jc w:val="left"/>
            </w:pPr>
            <w:r>
              <w:rPr>
                <w:sz w:val="20"/>
                <w:szCs w:val="20"/>
              </w:rPr>
              <w:t xml:space="preserve">No</w:t>
            </w:r>
          </w:p>
        </w:tc>
        <w:tc>
          <w:tcPr/>
          <w:p>
            <w:pPr>
              <w:pStyle w:val="Compact"/>
              <w:jc w:val="left"/>
            </w:pPr>
            <w:r>
              <w:rPr>
                <w:sz w:val="20"/>
                <w:szCs w:val="20"/>
              </w:rPr>
              <w:t xml:space="preserve">Primary use (identity)</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NewbornTime (Brunner et al., 2025)</w:t>
            </w:r>
          </w:p>
        </w:tc>
        <w:tc>
          <w:tcPr/>
          <w:p>
            <w:pPr>
              <w:pStyle w:val="Compact"/>
              <w:jc w:val="left"/>
            </w:pPr>
            <w:r>
              <w:rPr>
                <w:sz w:val="20"/>
                <w:szCs w:val="20"/>
              </w:rPr>
              <w:t xml:space="preserve">Single-institution (Stavanger)</w:t>
            </w:r>
          </w:p>
        </w:tc>
        <w:tc>
          <w:tcPr/>
          <w:p>
            <w:pPr>
              <w:pStyle w:val="Compact"/>
              <w:jc w:val="left"/>
            </w:pPr>
            <w:r>
              <w:rPr>
                <w:sz w:val="20"/>
                <w:szCs w:val="20"/>
              </w:rPr>
              <w:t xml:space="preserve">No</w:t>
            </w:r>
          </w:p>
        </w:tc>
        <w:tc>
          <w:tcPr/>
          <w:p>
            <w:pPr>
              <w:pStyle w:val="Compact"/>
              <w:jc w:val="left"/>
            </w:pPr>
            <w:r>
              <w:rPr>
                <w:sz w:val="20"/>
                <w:szCs w:val="20"/>
              </w:rPr>
              <w:t xml:space="preserve">Yes — consent withdrawal</w:t>
            </w:r>
          </w:p>
        </w:tc>
        <w:tc>
          <w:tcPr/>
          <w:p>
            <w:pPr>
              <w:pStyle w:val="Compact"/>
              <w:jc w:val="left"/>
            </w:pPr>
            <w:r>
              <w:rPr>
                <w:sz w:val="20"/>
                <w:szCs w:val="20"/>
              </w:rPr>
              <w:t xml:space="preserve">Primary use (clinical research)</w:t>
            </w:r>
          </w:p>
        </w:tc>
        <w:tc>
          <w:tcPr/>
          <w:p>
            <w:pPr>
              <w:pStyle w:val="Compact"/>
              <w:jc w:val="left"/>
            </w:pPr>
            <w:r>
              <w:rPr>
                <w:sz w:val="20"/>
                <w:szCs w:val="20"/>
              </w:rPr>
              <w:t xml:space="preserve">Yes — Norwegian deployment</w:t>
            </w:r>
          </w:p>
        </w:tc>
        <w:tc>
          <w:tcPr/>
          <w:p>
            <w:pPr>
              <w:pStyle w:val="Compact"/>
              <w:jc w:val="left"/>
            </w:pPr>
            <w:r>
              <w:rPr>
                <w:sz w:val="20"/>
                <w:szCs w:val="20"/>
              </w:rPr>
              <w:t xml:space="preserve">No</w:t>
            </w:r>
          </w:p>
        </w:tc>
      </w:tr>
      <w:tr>
        <w:trPr>
          <w:cantSplit/>
        </w:trPr>
        <w:tc>
          <w:tcPr/>
          <w:p>
            <w:pPr>
              <w:pStyle w:val="Compact"/>
              <w:jc w:val="left"/>
            </w:pPr>
            <w:r>
              <w:rPr>
                <w:iCs/>
                <w:i/>
                <w:bCs/>
                <w:b/>
                <w:sz w:val="20"/>
                <w:szCs w:val="20"/>
              </w:rPr>
              <w:t xml:space="preserve">National policy framework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SPUHiN D5.2 criteria (SPUHiN, 2025)</w:t>
            </w:r>
          </w:p>
        </w:tc>
        <w:tc>
          <w:tcPr/>
          <w:p>
            <w:pPr>
              <w:pStyle w:val="Compact"/>
              <w:jc w:val="left"/>
            </w:pPr>
            <w:r>
              <w:rPr>
                <w:sz w:val="20"/>
                <w:szCs w:val="20"/>
              </w:rPr>
              <w:t xml:space="preserve">National policy framework</w:t>
            </w:r>
          </w:p>
        </w:tc>
        <w:tc>
          <w:tcPr/>
          <w:p>
            <w:pPr>
              <w:pStyle w:val="Compact"/>
              <w:jc w:val="left"/>
            </w:pPr>
            <w:r>
              <w:rPr>
                <w:sz w:val="20"/>
                <w:szCs w:val="20"/>
              </w:rPr>
              <w:t xml:space="preserve">n/a — specification</w:t>
            </w:r>
          </w:p>
        </w:tc>
        <w:tc>
          <w:tcPr/>
          <w:p>
            <w:pPr>
              <w:pStyle w:val="Compact"/>
              <w:jc w:val="left"/>
            </w:pPr>
            <w:r>
              <w:rPr>
                <w:sz w:val="20"/>
                <w:szCs w:val="20"/>
              </w:rPr>
              <w:t xml:space="preserve">No — not addressed at any grade</w:t>
            </w:r>
          </w:p>
        </w:tc>
        <w:tc>
          <w:tcPr/>
          <w:p>
            <w:pPr>
              <w:pStyle w:val="Compact"/>
              <w:jc w:val="left"/>
            </w:pPr>
            <w:r>
              <w:rPr>
                <w:sz w:val="20"/>
                <w:szCs w:val="20"/>
              </w:rPr>
              <w:t xml:space="preserve">Secondary use (SPE)</w:t>
            </w:r>
          </w:p>
        </w:tc>
        <w:tc>
          <w:tcPr/>
          <w:p>
            <w:pPr>
              <w:pStyle w:val="Compact"/>
              <w:jc w:val="left"/>
            </w:pPr>
            <w:r>
              <w:rPr>
                <w:sz w:val="20"/>
                <w:szCs w:val="20"/>
              </w:rPr>
              <w:t xml:space="preserve">Yes — Norwegian policy, hearing version</w:t>
            </w:r>
          </w:p>
        </w:tc>
        <w:tc>
          <w:tcPr/>
          <w:p>
            <w:pPr>
              <w:pStyle w:val="Compact"/>
              <w:jc w:val="left"/>
            </w:pPr>
            <w:r>
              <w:rPr>
                <w:sz w:val="20"/>
                <w:szCs w:val="20"/>
              </w:rPr>
              <w:t xml:space="preserve">No</w:t>
            </w:r>
          </w:p>
        </w:tc>
      </w:tr>
      <w:tr>
        <w:trPr>
          <w:cantSplit/>
        </w:trPr>
        <w:tc>
          <w:tcPr/>
          <w:p>
            <w:pPr>
              <w:pStyle w:val="Compact"/>
              <w:jc w:val="left"/>
            </w:pPr>
            <w:r>
              <w:rPr>
                <w:iCs/>
                <w:i/>
                <w:bCs/>
                <w:b/>
                <w:sz w:val="20"/>
                <w:szCs w:val="20"/>
              </w:rPr>
              <w:t xml:space="preserve">Preprints and practitioner sources (not peer-reviewed; compared for position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zkFL-Health (Sharma et al., 2025)</w:t>
            </w:r>
          </w:p>
        </w:tc>
        <w:tc>
          <w:tcPr/>
          <w:p>
            <w:pPr>
              <w:pStyle w:val="Compact"/>
              <w:jc w:val="left"/>
            </w:pPr>
            <w:r>
              <w:rPr>
                <w:sz w:val="20"/>
                <w:szCs w:val="20"/>
              </w:rPr>
              <w:t xml:space="preserve">Cross-institutional federated</w:t>
            </w:r>
          </w:p>
        </w:tc>
        <w:tc>
          <w:tcPr/>
          <w:p>
            <w:pPr>
              <w:pStyle w:val="Compact"/>
              <w:jc w:val="left"/>
            </w:pPr>
            <w:r>
              <w:rPr>
                <w:sz w:val="20"/>
                <w:szCs w:val="20"/>
              </w:rPr>
              <w:t xml:space="preserve">Yes — TEE aggregator</w:t>
            </w:r>
          </w:p>
        </w:tc>
        <w:tc>
          <w:tcPr/>
          <w:p>
            <w:pPr>
              <w:pStyle w:val="Compact"/>
              <w:jc w:val="left"/>
            </w:pPr>
            <w:r>
              <w:rPr>
                <w:sz w:val="20"/>
                <w:szCs w:val="20"/>
              </w:rPr>
              <w:t xml:space="preserve">No</w:t>
            </w:r>
          </w:p>
        </w:tc>
        <w:tc>
          <w:tcPr/>
          <w:p>
            <w:pPr>
              <w:pStyle w:val="Compact"/>
              <w:jc w:val="left"/>
            </w:pPr>
            <w:r>
              <w:rPr>
                <w:sz w:val="20"/>
                <w:szCs w:val="20"/>
              </w:rPr>
              <w:t xml:space="preserve">Secondary use (AI training)</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Ledger crypto-erasure SoK (Aikebaier, 2026)</w:t>
            </w:r>
          </w:p>
        </w:tc>
        <w:tc>
          <w:tcPr/>
          <w:p>
            <w:pPr>
              <w:pStyle w:val="Compact"/>
              <w:jc w:val="left"/>
            </w:pPr>
            <w:r>
              <w:rPr>
                <w:sz w:val="20"/>
                <w:szCs w:val="20"/>
              </w:rPr>
              <w:t xml:space="preserve">Storage-technology scope (public ledgers)</w:t>
            </w:r>
          </w:p>
        </w:tc>
        <w:tc>
          <w:tcPr/>
          <w:p>
            <w:pPr>
              <w:pStyle w:val="Compact"/>
              <w:jc w:val="left"/>
            </w:pPr>
            <w:r>
              <w:rPr>
                <w:sz w:val="20"/>
                <w:szCs w:val="20"/>
              </w:rPr>
              <w:t xml:space="preserve">No</w:t>
            </w:r>
          </w:p>
        </w:tc>
        <w:tc>
          <w:tcPr/>
          <w:p>
            <w:pPr>
              <w:pStyle w:val="Compact"/>
              <w:jc w:val="left"/>
            </w:pPr>
            <w:r>
              <w:rPr>
                <w:sz w:val="20"/>
                <w:szCs w:val="20"/>
              </w:rPr>
              <w:t xml:space="preserve">Yes — formalises erasure side only</w:t>
            </w:r>
          </w:p>
        </w:tc>
        <w:tc>
          <w:tcPr/>
          <w:p>
            <w:pPr>
              <w:pStyle w:val="Compact"/>
              <w:jc w:val="left"/>
            </w:pPr>
            <w:r>
              <w:rPr>
                <w:sz w:val="20"/>
                <w:szCs w:val="20"/>
              </w:rPr>
              <w:t xml:space="preserve">n/a</w:t>
            </w:r>
          </w:p>
        </w:tc>
        <w:tc>
          <w:tcPr/>
          <w:p>
            <w:pPr>
              <w:pStyle w:val="Compact"/>
              <w:jc w:val="left"/>
            </w:pPr>
            <w:r>
              <w:rPr>
                <w:sz w:val="20"/>
                <w:szCs w:val="20"/>
              </w:rPr>
              <w:t xml:space="preserve">None</w:t>
            </w:r>
          </w:p>
        </w:tc>
        <w:tc>
          <w:tcPr/>
          <w:p>
            <w:pPr>
              <w:pStyle w:val="Compact"/>
              <w:jc w:val="left"/>
            </w:pPr>
            <w:r>
              <w:rPr>
                <w:sz w:val="20"/>
                <w:szCs w:val="20"/>
              </w:rPr>
              <w:t xml:space="preserve">Partial — formalises erasure, excludes retention law by stated scope</w:t>
            </w:r>
          </w:p>
        </w:tc>
      </w:tr>
      <w:tr>
        <w:trPr>
          <w:cantSplit/>
        </w:trPr>
        <w:tc>
          <w:tcPr/>
          <w:p>
            <w:pPr>
              <w:pStyle w:val="Compact"/>
              <w:jc w:val="left"/>
            </w:pPr>
            <w:r>
              <w:rPr>
                <w:sz w:val="20"/>
                <w:szCs w:val="20"/>
              </w:rPr>
              <w:t xml:space="preserve">Practitioner crypto-shredding pattern (VeritasChain, 2026)</w:t>
            </w:r>
          </w:p>
        </w:tc>
        <w:tc>
          <w:tcPr/>
          <w:p>
            <w:pPr>
              <w:pStyle w:val="Compact"/>
              <w:jc w:val="left"/>
            </w:pPr>
            <w:r>
              <w:rPr>
                <w:sz w:val="20"/>
                <w:szCs w:val="20"/>
              </w:rPr>
              <w:t xml:space="preserve">Sector pattern (finance)</w:t>
            </w:r>
          </w:p>
        </w:tc>
        <w:tc>
          <w:tcPr/>
          <w:p>
            <w:pPr>
              <w:pStyle w:val="Compact"/>
              <w:jc w:val="left"/>
            </w:pPr>
            <w:r>
              <w:rPr>
                <w:sz w:val="20"/>
                <w:szCs w:val="20"/>
              </w:rPr>
              <w:t xml:space="preserve">No</w:t>
            </w:r>
          </w:p>
        </w:tc>
        <w:tc>
          <w:tcPr/>
          <w:p>
            <w:pPr>
              <w:pStyle w:val="Compact"/>
              <w:jc w:val="left"/>
            </w:pPr>
            <w:r>
              <w:rPr>
                <w:sz w:val="20"/>
                <w:szCs w:val="20"/>
              </w:rPr>
              <w:t xml:space="preserve">Yes — asserted, bi-lateral</w:t>
            </w:r>
          </w:p>
        </w:tc>
        <w:tc>
          <w:tcPr/>
          <w:p>
            <w:pPr>
              <w:pStyle w:val="Compact"/>
              <w:jc w:val="left"/>
            </w:pPr>
            <w:r>
              <w:rPr>
                <w:sz w:val="20"/>
                <w:szCs w:val="20"/>
              </w:rPr>
              <w:t xml:space="preserve">n/a</w:t>
            </w:r>
          </w:p>
        </w:tc>
        <w:tc>
          <w:tcPr/>
          <w:p>
            <w:pPr>
              <w:pStyle w:val="Compact"/>
              <w:jc w:val="left"/>
            </w:pPr>
            <w:r>
              <w:rPr>
                <w:sz w:val="20"/>
                <w:szCs w:val="20"/>
              </w:rPr>
              <w:t xml:space="preserve">None</w:t>
            </w:r>
          </w:p>
        </w:tc>
        <w:tc>
          <w:tcPr/>
          <w:p>
            <w:pPr>
              <w:pStyle w:val="Compact"/>
              <w:jc w:val="left"/>
            </w:pPr>
            <w:r>
              <w:rPr>
                <w:sz w:val="20"/>
                <w:szCs w:val="20"/>
              </w:rPr>
              <w:t xml:space="preserve">No — asserted reconciliation, no model, no verifiability semantics</w:t>
            </w:r>
          </w:p>
        </w:tc>
      </w:tr>
      <w:tr>
        <w:trPr>
          <w:cantSplit/>
        </w:trPr>
        <w:tc>
          <w:tcPr/>
          <w:p>
            <w:pPr>
              <w:pStyle w:val="Compact"/>
              <w:jc w:val="left"/>
            </w:pPr>
            <w:r>
              <w:rPr>
                <w:bCs/>
                <w:b/>
                <w:sz w:val="20"/>
                <w:szCs w:val="20"/>
              </w:rPr>
              <w:t xml:space="preserve">This thesis (TRF Model + Crypto-Erasure by Invalidation)</w:t>
            </w:r>
          </w:p>
        </w:tc>
        <w:tc>
          <w:tcPr/>
          <w:p>
            <w:pPr>
              <w:pStyle w:val="Compact"/>
              <w:jc w:val="left"/>
            </w:pPr>
            <w:r>
              <w:rPr>
                <w:bCs/>
                <w:b/>
                <w:sz w:val="20"/>
                <w:szCs w:val="20"/>
              </w:rPr>
              <w:t xml:space="preserve">Cross-border</w:t>
            </w:r>
          </w:p>
        </w:tc>
        <w:tc>
          <w:tcPr/>
          <w:p>
            <w:pPr>
              <w:pStyle w:val="Compact"/>
              <w:jc w:val="left"/>
            </w:pPr>
            <w:del w:id="90047" w:author="Claude" w:date="2026-10-05T19:00:00Z">
              <w:r>
                <w:rPr>
                  <w:bCs/>
                  <w:b/>
                  <w:sz w:val="20"/>
                  <w:szCs w:val="20"/>
                </w:rPr>
                <w:delText xml:space="preserve">No — software only</w:delText>
              </w:r>
            </w:del>
            <w:ins w:id="90048" w:author="Claude" w:date="2026-10-05T19:00:00Z">
              <w:r>
                <w:rPr>
                  <w:bCs/>
                  <w:b/>
                  <w:sz w:val="20"/>
                  <w:szCs w:val="20"/>
                </w:rPr>
                <w:t xml:space="preserve">No mandatory hardware; HSM recommended for key custody</w:t>
              </w:r>
            </w:ins>
          </w:p>
        </w:tc>
        <w:tc>
          <w:tcPr/>
          <w:p>
            <w:pPr>
              <w:pStyle w:val="Compact"/>
              <w:jc w:val="left"/>
            </w:pPr>
            <w:r>
              <w:rPr>
                <w:bCs/>
                <w:b/>
                <w:sz w:val="20"/>
                <w:szCs w:val="20"/>
              </w:rPr>
              <w:t xml:space="preserve">Yes — derived from the model, within the EDPB 02/2025 corridor</w:t>
            </w:r>
          </w:p>
        </w:tc>
        <w:tc>
          <w:tcPr/>
          <w:p>
            <w:pPr>
              <w:pStyle w:val="Compact"/>
              <w:jc w:val="left"/>
            </w:pPr>
            <w:r>
              <w:rPr>
                <w:bCs/>
                <w:b/>
                <w:sz w:val="20"/>
                <w:szCs w:val="20"/>
              </w:rPr>
              <w:t xml:space="preserve">Both, at the audit-trail boundary</w:t>
            </w:r>
          </w:p>
        </w:tc>
        <w:tc>
          <w:tcPr/>
          <w:p>
            <w:pPr>
              <w:pStyle w:val="Compact"/>
              <w:jc w:val="left"/>
            </w:pPr>
            <w:r>
              <w:rPr>
                <w:bCs/>
                <w:b/>
                <w:sz w:val="20"/>
                <w:szCs w:val="20"/>
              </w:rPr>
              <w:t xml:space="preserve">Yes — designed against the documented Norwegian substrate</w:t>
            </w:r>
          </w:p>
        </w:tc>
        <w:tc>
          <w:tcPr/>
          <w:p>
            <w:pPr>
              <w:pStyle w:val="Compact"/>
              <w:jc w:val="left"/>
            </w:pPr>
            <w:r>
              <w:rPr>
                <w:bCs/>
                <w:b/>
                <w:sz w:val="20"/>
                <w:szCs w:val="20"/>
              </w:rPr>
              <w:t xml:space="preserve">Yes — tri-lateral feasibility model with infeasibility and feasibility results</w:t>
            </w:r>
          </w:p>
        </w:tc>
      </w:tr>
    </w:tbl>
    <w:p>
      <w:pPr>
        <w:pStyle w:val="BodyText"/>
        <w:spacing w:before="240" w:after="160" w:line="360" w:lineRule="auto"/>
      </w:pPr>
      <w:r>
        <w:t xml:space="preserve">The table makes the position of the contribution explicit against both its architectural and its analytical neighbours. Rows in the third band are not peer-reviewed; they are compared for the position they occupy, and no claim of the thesis rests on any of them alone.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w:t>
      </w:r>
      <w:hyperlink w:anchor="sec_2_4" w:history="1">
        <w:r>
          <w:rPr>
            <w:rStyle w:val="Hyperlink"/>
          </w:rPr>
          <w:t xml:space="preserve">Section 2.4</w:t>
        </w:r>
      </w:hyperlink>
      <w:r>
        <w:t xml:space="preserve">), nor the general formal method, which is established (</w:t>
      </w:r>
      <w:hyperlink w:anchor="sec_2_5" w:history="1">
        <w:r>
          <w:rPr>
            <w:rStyle w:val="Hyperlink"/>
          </w:rPr>
          <w:t xml:space="preserve">Section 2.5</w:t>
        </w:r>
      </w:hyperlink>
      <w:r>
        <w:t xml:space="preserve">),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bookmarkEnd w:id="47"/>
    <w:bookmarkStart w:id="48" w:name="identified-research-gaps"/>
    <w:p>
      <w:pPr>
        <w:pStyle w:val="Heading2"/>
      </w:pPr>
      <w:bookmarkStart w:id="1032" w:name="sec_2_9"/>
      <w:r>
        <w:t xml:space="preserve">2.9 Identified Research Gaps</w:t>
      </w:r>
      <w:bookmarkEnd w:id="1032"/>
    </w:p>
    <w:p>
      <w:pPr>
        <w:pStyle w:val="FirstParagraph"/>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2023),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gap holds also for the conflict’s conditional extension. The collision between the six-month deletion ceiling of Article 68(12) and the one-year identifiable-log retention floor of Article 73(1)(e) requires no synthesis across instruments of differing legal weight: on the broad reading, for logs kept at patient-record granularity, it is stated by one regulation, in adjacent articles of one chapter, about one environment. The review conducted for this thesis located no treatment of it in the academic literature or in the professional commentary on EHDS secondary use. The Joint Action drafting the specifications comes closest. Its specification requires deletion at permit expiry “while ensuring compliance with applicable legal obligations and traceability or reproducibility requirements where relevant” and leaves “the deletion and retention policy” to “balance these obligations” (TEHDAS2, 2026, Table 5.2,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work is a single-author preprint with industry affiliation and no peer review, and carries correspondingly less weight. What it establishes is that an author surveying this literature in 2026 regarded the problem as open, which is corroborating rather than dispositive. The gap claim rests primarily on the four documented search rounds of </w:t>
      </w:r>
      <w:hyperlink w:anchor="sec_2_1" w:history="1">
        <w:r>
          <w:rPr>
            <w:rStyle w:val="Hyperlink"/>
          </w:rPr>
          <w:t xml:space="preserve">Section 2.1</w:t>
        </w:r>
      </w:hyperlink>
      <w:r>
        <w:t xml:space="preserve">.4 and on the absence of any treatment in the regulatory and Joint Action guidance reviewed in </w:t>
      </w:r>
      <w:hyperlink w:anchor="sec_2_3" w:history="1">
        <w:r>
          <w:rPr>
            <w:rStyle w:val="Hyperlink"/>
          </w:rPr>
          <w:t xml:space="preserve">Sections 2.3</w:t>
        </w:r>
      </w:hyperlink>
      <w:r>
        <w:t xml:space="preserve">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The Norwegian SPE criteria in their hearing version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w:t>
      </w:r>
      <w:hyperlink w:anchor="ch_4" w:history="1">
        <w:r>
          <w:rPr>
            <w:rStyle w:val="Hyperlink"/>
          </w:rPr>
          <w:t xml:space="preserve">Chapter 4</w:t>
        </w:r>
      </w:hyperlink>
      <w:r>
        <w:t xml:space="preserve"> discharges.</w:t>
      </w:r>
    </w:p>
    <w:p>
      <w:pPr>
        <w:pStyle w:val="BodyText"/>
      </w:pPr>
      <w:r>
        <w:t xml:space="preserve">These four gaps converge on the research question stated in </w:t>
      </w:r>
      <w:hyperlink w:anchor="ch_1" w:history="1">
        <w:r>
          <w:rPr>
            <w:rStyle w:val="Hyperlink"/>
          </w:rPr>
          <w:t xml:space="preserve">Chapter 1</w:t>
        </w:r>
      </w:hyperlink>
      <w:r>
        <w:t xml:space="preserve"> and are addressed, respectively, by the formal model, the mechanism specification, the boundary-placement design decision, and the residue analysis of </w:t>
      </w:r>
      <w:hyperlink w:anchor="ch_4" w:history="1">
        <w:r>
          <w:rPr>
            <w:rStyle w:val="Hyperlink"/>
          </w:rPr>
          <w:t xml:space="preserve">Chapter 4</w:t>
        </w:r>
      </w:hyperlink>
      <w:r>
        <w:t xml:space="preserve">, with the demonstration of </w:t>
      </w:r>
      <w:hyperlink w:anchor="ch_5" w:history="1">
        <w:r>
          <w:rPr>
            <w:rStyle w:val="Hyperlink"/>
          </w:rPr>
          <w:t xml:space="preserve">Chapter 5</w:t>
        </w:r>
      </w:hyperlink>
      <w:r>
        <w:t xml:space="preserve"> witnessing the first two executably.</w:t>
      </w:r>
    </w:p>
    <w:bookmarkEnd w:id="48"/>
    <w:bookmarkStart w:id="49" w:name="conceptual-positioning-of-the-thesis"/>
    <w:p>
      <w:pPr>
        <w:pStyle w:val="Heading2"/>
      </w:pPr>
      <w:bookmarkStart w:id="1033" w:name="sec_2_10"/>
      <w:r>
        <w:t xml:space="preserve">2.10 Conceptual Positioning of the Thesis</w:t>
      </w:r>
      <w:bookmarkEnd w:id="1033"/>
    </w:p>
    <w:p>
      <w:pPr>
        <w:pStyle w:val="FirstParagraph"/>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documented Norwegian substrate. The comparative analysis of </w:t>
      </w:r>
      <w:hyperlink w:anchor="sec_2_8" w:history="1">
        <w:r>
          <w:rPr>
            <w:rStyle w:val="Hyperlink"/>
          </w:rPr>
          <w:t xml:space="preserve">Section 2.8</w:t>
        </w:r>
      </w:hyperlink>
      <w:r>
        <w:t xml:space="preserve"> supports that claim entry by entry. The remaining chapters elaborate this claim through the methodology of </w:t>
      </w:r>
      <w:hyperlink w:anchor="ch_3" w:history="1">
        <w:r>
          <w:rPr>
            <w:rStyle w:val="Hyperlink"/>
          </w:rPr>
          <w:t xml:space="preserve">Chapter 3</w:t>
        </w:r>
      </w:hyperlink>
      <w:r>
        <w:t xml:space="preserve">, the model and specification of </w:t>
      </w:r>
      <w:hyperlink w:anchor="ch_4" w:history="1">
        <w:r>
          <w:rPr>
            <w:rStyle w:val="Hyperlink"/>
          </w:rPr>
          <w:t xml:space="preserve">Chapter 4</w:t>
        </w:r>
      </w:hyperlink>
      <w:r>
        <w:t xml:space="preserve">, and the executable demonstration of Chapter 5. The counter-positions identified in this review are engaged substantively in </w:t>
      </w:r>
      <w:hyperlink w:anchor="ch_6" w:history="1">
        <w:r>
          <w:rPr>
            <w:rStyle w:val="Hyperlink"/>
          </w:rPr>
          <w:t xml:space="preserve">Chapter 6</w:t>
        </w:r>
      </w:hyperlink>
      <w:r>
        <w:t xml:space="preserve">: the unprovability of key destruction, the personal-data status of surviving residues, and the operational-complexity critique of crypto-shredding.</w:t>
      </w:r>
    </w:p>
    <w:bookmarkEnd w:id="49"/>
    <w:bookmarkEnd w:id="50"/>
    <w:bookmarkStart w:id="60" w:name="Xc642577019a76bd27fe42ea49bac447856470a9"/>
    <w:p>
      <w:pPr>
        <w:pStyle w:val="Heading1"/>
      </w:pPr>
      <w:bookmarkStart w:id="1034" w:name="ch_3"/>
      <w:r>
        <w:t xml:space="preserve">Chapter 3. Methodology and Research Design</w:t>
      </w:r>
      <w:bookmarkEnd w:id="1034"/>
    </w:p>
    <w:bookmarkStart w:id="51" w:name="research-paradigm"/>
    <w:p>
      <w:pPr>
        <w:pStyle w:val="Heading2"/>
      </w:pPr>
      <w:bookmarkStart w:id="1035" w:name="sec_3_1"/>
      <w:r>
        <w:t xml:space="preserve">3.1 Research Paradigm</w:t>
      </w:r>
      <w:bookmarkEnd w:id="1035"/>
    </w:p>
    <w:p>
      <w:pPr>
        <w:pStyle w:val="FirstParagraph"/>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w:t>
      </w:r>
      <w:hyperlink w:anchor="ch_2" w:history="1">
        <w:r>
          <w:rPr>
            <w:rStyle w:val="Hyperlink"/>
          </w:rPr>
          <w:t xml:space="preserve">Chapter 2</w:t>
        </w:r>
      </w:hyperlink>
      <w:r>
        <w:t xml:space="preserve">: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w:t>
      </w:r>
      <w:hyperlink w:anchor="ch_2" w:history="1">
        <w:r>
          <w:rPr>
            <w:rStyle w:val="Hyperlink"/>
          </w:rPr>
          <w:t xml:space="preserve">Chapter 2</w:t>
        </w:r>
      </w:hyperlink>
      <w:r>
        <w:t xml:space="preserve">, but the review itself established that the gap is the absence of a design, not the absence of a synthesis. A purely formal-methods study in the tradition of Feng, Marsso, Sabetzadeh, and Chechik (2023) would have produced the model without the artefact, and would have required proof-assistant machinery and expertise outside the scope of this programme. DSR, in the variant developed in </w:t>
      </w:r>
      <w:hyperlink w:anchor="sec_3_3" w:history="1">
        <w:r>
          <w:rPr>
            <w:rStyle w:val="Hyperlink"/>
          </w:rPr>
          <w:t xml:space="preserve">Section 3.3</w:t>
        </w:r>
      </w:hyperlink>
      <w:r>
        <w:t xml:space="preserve">, permits the model and the artefact to be produced together, with the model supplying the rigour and the artefact supplying the relevance.</w:t>
      </w:r>
    </w:p>
    <w:bookmarkEnd w:id="51"/>
    <w:bookmarkStart w:id="52" w:name="the-design-science-cycle-adopted"/>
    <w:p>
      <w:pPr>
        <w:pStyle w:val="Heading2"/>
      </w:pPr>
      <w:bookmarkStart w:id="1036" w:name="sec_3_2"/>
      <w:r>
        <w:t xml:space="preserve">3.2 The Design Science Cycle Adopted</w:t>
      </w:r>
      <w:bookmarkEnd w:id="1036"/>
    </w:p>
    <w:p>
      <w:pPr>
        <w:pStyle w:val="FirstParagraph"/>
      </w:pPr>
      <w:r>
        <w:t xml:space="preserve">The Peffers et al. (2007) six-activity model structures the thesis and maps onto its chapters as follows.</w:t>
      </w:r>
    </w:p>
    <w:p>
      <w:pPr>
        <w:pStyle w:val="BodyText"/>
      </w:pPr>
      <w:r>
        <w:rPr>
          <w:iCs/>
          <w:i/>
        </w:rPr>
        <w:t xml:space="preserve">Activity 1: Problem identification and motivation.</w:t>
      </w:r>
      <w:r>
        <w:t xml:space="preserve"> The tri-lateral retention conflict is identified from primary regulatory and technical sources and shown to be unresolved in both the literature and Norwegian national policy. Chapters 1 and 2.</w:t>
      </w:r>
    </w:p>
    <w:p>
      <w:pPr>
        <w:pStyle w:val="BodyText"/>
      </w:pPr>
      <w:r>
        <w:rPr>
          <w:iCs/>
          <w:i/>
        </w:rPr>
        <w:t xml:space="preserve">Activity 2: Definition of objectives for a solution.</w:t>
      </w:r>
      <w:r>
        <w:t xml:space="preserve"> The research question and three sub-questions state what a solution must achieve: joint satisfaction of the three regimes, preservation of audit accountability, verifiability by an external auditor, and compatibility with the Norwegian infrastructure as it actually operates. </w:t>
      </w:r>
      <w:hyperlink w:anchor="ch_1" w:history="1">
        <w:r>
          <w:rPr>
            <w:rStyle w:val="Hyperlink"/>
          </w:rPr>
          <w:t xml:space="preserve">Chapter 1</w:t>
        </w:r>
      </w:hyperlink>
      <w:r>
        <w:t xml:space="preserve">, </w:t>
      </w:r>
      <w:hyperlink w:anchor="sec_1_3" w:history="1">
        <w:r>
          <w:rPr>
            <w:rStyle w:val="Hyperlink"/>
          </w:rPr>
          <w:t xml:space="preserve">Section 1.3</w:t>
        </w:r>
      </w:hyperlink>
      <w:r>
        <w:t xml:space="preserve">.</w:t>
      </w:r>
    </w:p>
    <w:p>
      <w:pPr>
        <w:pStyle w:val="BodyText"/>
      </w:pPr>
      <w:r>
        <w:rPr>
          <w:iCs/>
          <w:i/>
        </w:rPr>
        <w:t xml:space="preserve">Activity 3: Design and development.</w:t>
      </w:r>
      <w:r>
        <w:t xml:space="preserve">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rPr>
          <w:iCs/>
          <w:i/>
        </w:rPr>
        <w:t xml:space="preserve">Activity 4: Demonstration.</w:t>
      </w:r>
      <w:r>
        <w:t xml:space="preserve"> The model and mechanism are instantiated in a software sandbox operating over synthetic patient records, which exhibits the infeasibility result under plaintext semantics and the feasibility result under invalidation semantics. Chapter 5.</w:t>
      </w:r>
    </w:p>
    <w:p>
      <w:pPr>
        <w:pStyle w:val="BodyText"/>
      </w:pPr>
      <w:r>
        <w:rPr>
          <w:iCs/>
          <w:i/>
        </w:rPr>
        <w:t xml:space="preserve">Activity 5, Evaluation.</w:t>
      </w:r>
      <w:r>
        <w:t xml:space="preserve"> The artefact is evaluated against the objectives of Activity 2 on three axes, internal consistency, external compatibility with verified infrastructure, and engagement with the principal counter-positions surfaced in Chapter 2. Chapters 5 and 6.</w:t>
      </w:r>
    </w:p>
    <w:p>
      <w:pPr>
        <w:pStyle w:val="BodyText"/>
      </w:pPr>
      <w:r>
        <w:rPr>
          <w:iCs/>
          <w:i/>
        </w:rPr>
        <w:t xml:space="preserve">Activity 6: Communication.</w:t>
      </w:r>
      <w:r>
        <w:t xml:space="preserve"> The thesis itself. Chapters 6 and 7.</w:t>
      </w:r>
    </w:p>
    <w:p>
      <w:pPr>
        <w:pStyle w:val="BodyText"/>
      </w:pPr>
      <w: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w:t>
      </w:r>
      <w:hyperlink w:anchor="ch_4" w:history="1">
        <w:r>
          <w:rPr>
            <w:rStyle w:val="Hyperlink"/>
          </w:rPr>
          <w:t xml:space="preserve">Chapter 4</w:t>
        </w:r>
      </w:hyperlink>
      <w:r>
        <w:t xml:space="preserve"> showed that machinery to be unnecessary for the audit-trail problem. That correction is itself an instance of the design cycle operating as intended.</w:t>
      </w:r>
    </w:p>
    <w:bookmarkEnd w:id="52"/>
    <w:bookmarkStart w:id="53" w:name="X19f4312b49998825ef2288fd27080c33ccc84e7"/>
    <w:p>
      <w:pPr>
        <w:pStyle w:val="Heading2"/>
      </w:pPr>
      <w:bookmarkStart w:id="1037" w:name="sec_3_3"/>
      <w:r>
        <w:t xml:space="preserve">3.3 The Specification-and-Demonstration Variant, Extended with Formal Modelling</w:t>
      </w:r>
      <w:bookmarkEnd w:id="1037"/>
    </w:p>
    <w:p>
      <w:pPr>
        <w:pStyle w:val="FirstParagraph"/>
      </w:pPr>
      <w:r>
        <w:t xml:space="preserve">DSR admits artefacts at several levels of abstraction. Hevner et al. (2004) distinguish constructs, models, methods, and instantiations; </w:t>
      </w:r>
      <w:del w:id="90049" w:author="Claude" w:date="2026-10-05T19:00:00Z">
        <w:r>
          <w:delText xml:space="preserve">March and Smith’s earlier typology</w:delText>
        </w:r>
      </w:del>
      <w:ins w:id="90050" w:author="Claude" w:date="2026-10-05T19:00:00Z">
        <w:r>
          <w:t xml:space="preserve">March and Smith’s (1995) earlier typology</w:t>
        </w:r>
      </w:ins>
      <w:r>
        <w:t xml:space="preserve">, on which that classification draws, makes the same separation. This thesis produces an artefact at two of these levels: a </w:t>
      </w:r>
      <w:r>
        <w:rPr>
          <w:iCs/>
          <w:i/>
        </w:rPr>
        <w:t xml:space="preserve">model</w:t>
      </w:r>
      <w:r>
        <w:t xml:space="preserve"> (the TRF Model, a formal representation of the problem domain and its constraints) and a partial </w:t>
      </w:r>
      <w:r>
        <w:rPr>
          <w:iCs/>
          <w:i/>
        </w:rPr>
        <w:t xml:space="preserve">instantiation</w:t>
      </w:r>
      <w:r>
        <w:t xml:space="preserve"> (the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w:t>
      </w:r>
      <w:hyperlink w:anchor="ch_2" w:history="1">
        <w:r>
          <w:rPr>
            <w:rStyle w:val="Hyperlink"/>
          </w:rPr>
          <w:t xml:space="preserve">Chapter 2</w:t>
        </w:r>
      </w:hyperlink>
      <w:r>
        <w:t xml:space="preserve">, </w:t>
      </w:r>
      <w:hyperlink w:anchor="sec_2_5" w:history="1">
        <w:r>
          <w:rPr>
            <w:rStyle w:val="Hyperlink"/>
          </w:rPr>
          <w:t xml:space="preserve">Section 2.5</w:t>
        </w:r>
      </w:hyperlink>
      <w:r>
        <w:t xml:space="preserve">, in which regulatory obligations are expressed as formal properties and compliance is decided as a satisfiability problem (Feng et al., 2023).</w:t>
      </w:r>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employs a lighter formalism than the Metric First-Order Temporal Logic and Satisfiability Modulo Theories apparatus of Feng et al. (2023):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propositions checkable by a reader with no proof-assistant background. The cost of this choice is expressive power: the model cannot represent obligations whose structure exceeds the chosen formalism, a limitation recorded in </w:t>
      </w:r>
      <w:hyperlink w:anchor="sec_3_7" w:history="1">
        <w:r>
          <w:rPr>
            <w:rStyle w:val="Hyperlink"/>
          </w:rPr>
          <w:t xml:space="preserve">Section 3.7</w:t>
        </w:r>
      </w:hyperlink>
      <w:r>
        <w:t xml:space="preserve"> and revisited in Chapter 6.</w:t>
      </w:r>
    </w:p>
    <w:bookmarkEnd w:id="53"/>
    <w:bookmarkStart w:id="54" w:name="formal-modelling-methodology"/>
    <w:p>
      <w:pPr>
        <w:pStyle w:val="Heading2"/>
      </w:pPr>
      <w:bookmarkStart w:id="1038" w:name="sec_3_4"/>
      <w:r>
        <w:t xml:space="preserve">3.4 Formal-Modelling Methodology</w:t>
      </w:r>
      <w:bookmarkEnd w:id="1038"/>
    </w:p>
    <w:p>
      <w:pPr>
        <w:pStyle w:val="FirstParagraph"/>
      </w:pPr>
      <w:r>
        <w:t xml:space="preserve">This section states how the TRF Model is constructed. The model itself, with its full notation, propositions, and proofs, is developed in </w:t>
      </w:r>
      <w:hyperlink w:anchor="ch_4" w:history="1">
        <w:r>
          <w:rPr>
            <w:rStyle w:val="Hyperlink"/>
          </w:rPr>
          <w:t xml:space="preserve">Chapter 4</w:t>
        </w:r>
      </w:hyperlink>
      <w:r>
        <w:t xml:space="preserve">; what follows is the method by which it is built and the standard to which it is held.</w:t>
      </w:r>
    </w:p>
    <w:p>
      <w:pPr>
        <w:pStyle w:val="BodyText"/>
      </w:pPr>
      <w:r>
        <w:rPr>
          <w:iCs/>
          <w:i/>
        </w:rPr>
        <w:t xml:space="preserve">Step 1: Decomposition of the object.</w:t>
      </w:r>
      <w:r>
        <w:t xml:space="preserve">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Within the metadata, the accessor’s fields are separated from the link to the patient, because the two are reached by different obligations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The payload comprises what the record carries about what was accessed: the demographic query of a cross-border record, the logged activity of a Secure Processing Environment record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rather than assumed: it is the necessity boundary of Article 17(3)(b), read with the minimisation principle of Article 5(1)(c), that separates what must be retained from what may not be.</w:t>
      </w:r>
    </w:p>
    <w:p>
      <w:pPr>
        <w:pStyle w:val="BodyText"/>
      </w:pPr>
      <w:r>
        <w:rPr>
          <w:iCs/>
          <w:i/>
        </w:rPr>
        <w:t xml:space="preserve">Step 2: Translation of each regime into a constraint.</w:t>
      </w:r>
      <w:r>
        <w:t xml:space="preserve"> Each regime is expressed as a constraint over discretised monthly time on the state of a record. The retention floor requires that the record remain verifiable throughout its retention window. The Article 17 erasure right requires that, following a valid erasure request, the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reported for cross-border audit repositories under the eHDSI deployment baseline, used as an illustrative value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rPr>
          <w:iCs/>
          <w:i/>
        </w:rPr>
        <w:t xml:space="preserve">Step 3: Definition of the competing semantics.</w:t>
      </w:r>
      <w:r>
        <w:t xml:space="preserve"> The pivotal move is to make explicit an assumption that the instruments leave implicit. Under </w:t>
      </w:r>
      <w:r>
        <w:rPr>
          <w:iCs/>
          <w:i/>
        </w:rPr>
        <w:t xml:space="preserve">plaintext-verifiability semantics</w:t>
      </w:r>
      <w:r>
        <w:t xml:space="preserve">, a record satisfies the retention constraint only while its payload remains accessible in recoverable form. Under </w:t>
      </w:r>
      <w:r>
        <w:rPr>
          <w:iCs/>
          <w:i/>
        </w:rPr>
        <w:t xml:space="preserve">accountability-preservation semantics</w:t>
      </w:r>
      <w:r>
        <w:t xml:space="preserve">,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what an audit log that keeps its payload readable assumes.</w:t>
      </w:r>
    </w:p>
    <w:p>
      <w:pPr>
        <w:pStyle w:val="BodyText"/>
      </w:pPr>
      <w:r>
        <w:rPr>
          <w:iCs/>
          <w:i/>
        </w:rPr>
        <w:t xml:space="preserve">Step 4: Establishing the two results.</w:t>
      </w:r>
      <w:r>
        <w:t xml:space="preserve"> Proposition 1 states that under plaintext-verifiability semantics the constraint system is infeasible </w:t>
      </w:r>
      <w:del w:id="90051" w:author="Claude" w:date="2026-10-05T19:00:00Z">
        <w:r>
          <w:delText xml:space="preserve">whenever an erasure request or a permit expiry falls within a record’s retention window</w:delText>
        </w:r>
      </w:del>
      <w:ins w:id="90052" w:author="Claude" w:date="2026-10-05T19:00:00Z">
        <w:r>
          <w:t xml:space="preserve">whenever an erasure deadline or a deletion-ceiling deadline falls within a record’s retention window</w:t>
        </w:r>
      </w:ins>
      <w:r>
        <w:t xml:space="preserve">, which, over a ten-year window, covers a request arriving in almost any month; how often requests in fact arrive is not modelled (</w:t>
      </w:r>
      <w:hyperlink w:anchor="sec_3_7" w:history="1">
        <w:r>
          <w:rPr>
            <w:rStyle w:val="Hyperlink"/>
          </w:rPr>
          <w:t xml:space="preserve">Section 3.7</w:t>
        </w:r>
      </w:hyperlink>
      <w:r>
        <w:t xml:space="preserve">).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Proposition 2 states that under accountability-preservation semantics the system is jointly satisfiable for every arrival pattern of erasure requests and permit expiries, and exhibits the mechanism that achieves this as the constructive witness. 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are argued informally at the level of rigour standard for design-science work rather than machine-checked; </w:t>
      </w:r>
      <w:hyperlink w:anchor="sec_3_7" w:history="1">
        <w:r>
          <w:rPr>
            <w:rStyle w:val="Hyperlink"/>
          </w:rPr>
          <w:t xml:space="preserve">Section 3.7</w:t>
        </w:r>
      </w:hyperlink>
      <w:r>
        <w:t xml:space="preserve"> records what that means for the strength of the claim.</w:t>
      </w:r>
    </w:p>
    <w:p>
      <w:pPr>
        <w:pStyle w:val="BodyText"/>
      </w:pPr>
      <w:r>
        <w:rPr>
          <w:iCs/>
          <w:i/>
        </w:rPr>
        <w:t xml:space="preserve">Step 5: Executable checking.</w:t>
      </w:r>
      <w:r>
        <w:t xml:space="preserve"> Because the formulation is light, both results can be checked by direct execution rather than only by argument. The checker described in </w:t>
      </w:r>
      <w:hyperlink w:anchor="sec_3_6" w:history="1">
        <w:r>
          <w:rPr>
            <w:rStyle w:val="Hyperlink"/>
          </w:rPr>
          <w:t xml:space="preserve">Section 3.6</w:t>
        </w:r>
      </w:hyperlink>
      <w:r>
        <w:t xml:space="preserve">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propositions hold on the instances examined, and its value is that it makes the argument inspectable by a reader who does not wish to take the proofs on trust.</w:t>
      </w:r>
    </w:p>
    <w:bookmarkEnd w:id="54"/>
    <w:bookmarkStart w:id="55" w:name="synthetic-data"/>
    <w:p>
      <w:pPr>
        <w:pStyle w:val="Heading2"/>
      </w:pPr>
      <w:bookmarkStart w:id="1039" w:name="sec_3_5"/>
      <w:r>
        <w:t xml:space="preserve">3.5 Synthetic Data</w:t>
      </w:r>
      <w:bookmarkEnd w:id="1039"/>
    </w:p>
    <w:p>
      <w:pPr>
        <w:pStyle w:val="FirstParagraph"/>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 </w:t>
      </w:r>
      <w:r>
        <w:rPr>
          <w:iCs/>
          <w:i/>
        </w:rPr>
        <w:t xml:space="preserve">FHIR R4</w:t>
      </w:r>
      <w:r>
        <w:t xml:space="preserve">, not R5, because the Norwegian national profile set (basisprofiler) maintained by HL7 Norway constrains R4; matching the Norwegian profile version is what makes the demonstration representative of the Norwegian setting rather than of a generic one. The population is approximately </w:t>
      </w:r>
      <w:r>
        <w:rPr>
          <w:iCs/>
          <w:i/>
        </w:rPr>
        <w:t xml:space="preserve">one hundred synthetic patients</w:t>
      </w:r>
      <w:r>
        <w:t xml:space="preserve">.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w:t>
      </w:r>
      <w:r>
        <w:rPr>
          <w:iCs/>
          <w:i/>
        </w:rPr>
        <w:t xml:space="preserve">random seeds are fixed and reported</w:t>
      </w:r>
      <w:r>
        <w:t xml:space="preserve">,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because no constraint in the model reads the content of a payload, the demonstration’s results are invariant to payload provenance, and Norwegian representativeness is required of the </w:t>
      </w:r>
      <w:r>
        <w:rPr>
          <w:iCs/>
          <w:i/>
        </w:rPr>
        <w:t xml:space="preserve">infrastructure analysis</w:t>
      </w:r>
      <w:r>
        <w:t xml:space="preserve"> in </w:t>
      </w:r>
      <w:hyperlink w:anchor="ch_4" w:history="1">
        <w:r>
          <w:rPr>
            <w:rStyle w:val="Hyperlink"/>
          </w:rPr>
          <w:t xml:space="preserve">Chapter 4</w:t>
        </w:r>
      </w:hyperlink>
      <w:r>
        <w:t xml:space="preserve">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w:t>
      </w:r>
      <w:hyperlink w:anchor="ch_5" w:history="1">
        <w:r>
          <w:rPr>
            <w:rStyle w:val="Hyperlink"/>
          </w:rPr>
          <w:t xml:space="preserve">Chapter 5</w:t>
        </w:r>
      </w:hyperlink>
      <w:r>
        <w:t xml:space="preserve">, and is restated there.</w:t>
      </w:r>
    </w:p>
    <w:bookmarkEnd w:id="55"/>
    <w:bookmarkStart w:id="56" w:name="sandbox-implementation-approach"/>
    <w:p>
      <w:pPr>
        <w:pStyle w:val="Heading2"/>
      </w:pPr>
      <w:bookmarkStart w:id="1040" w:name="sec_3_6"/>
      <w:r>
        <w:t xml:space="preserve">3.6 Sandbox Implementation Approach</w:t>
      </w:r>
      <w:bookmarkEnd w:id="1040"/>
    </w:p>
    <w:p>
      <w:pPr>
        <w:pStyle w:val="FirstParagraph"/>
      </w:pPr>
      <w:r>
        <w:t xml:space="preserve">The sandbox is implemented in Python and has two layers, separated so that the load-bearing claim rests on the smaller and more inspectable component, and one optional module that reports no thesis figure.</w:t>
      </w:r>
    </w:p>
    <w:p>
      <w:pPr>
        <w:pStyle w:val="BodyText"/>
      </w:pPr>
      <w:r>
        <w:t xml:space="preserve">The </w:t>
      </w:r>
      <w:r>
        <w:rPr>
          <w:iCs/>
          <w:i/>
        </w:rPr>
        <w:t xml:space="preserve">feasibility checker</w:t>
      </w:r>
      <w:r>
        <w:t xml:space="preserve"> is the primary layer and the executable witness of the propositions. It constructs audit records as the tuples defined in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w:t>
      </w:r>
      <w:hyperlink w:anchor="tbl_5_1" w:history="1">
        <w:r>
          <w:rPr>
            <w:rStyle w:val="Hyperlink"/>
          </w:rPr>
          <w:t xml:space="preserve">Table 5.1</w:t>
        </w:r>
      </w:hyperlink>
      <w:r>
        <w:t xml:space="preserve"> gives its size. A reader who doubts Proposition 1 can find in its output the specific record, month, and constraint at which plaintext semantics fails; a reader who doubts Proposition 2 can confirm that no violation arises under invalidation semantics across the generated instances.</w:t>
      </w:r>
    </w:p>
    <w:p>
      <w:pPr>
        <w:pStyle w:val="BodyText"/>
      </w:pPr>
      <w:r>
        <w:t xml:space="preserve">The </w:t>
      </w:r>
      <w:r>
        <w:rPr>
          <w:iCs/>
          <w:i/>
        </w:rPr>
        <w:t xml:space="preserve">realism layer</w:t>
      </w:r>
      <w:r>
        <w:t xml:space="preserve"> wraps the checker so that its inputs derive from Synthea-generated FHIR bundles rather than from abstract record identifiers, computing commitments over the actual payloads and constructing metadata from the actual encounter events. It is smaller than the checker (</w:t>
      </w:r>
      <w:hyperlink w:anchor="tbl_5_1" w:history="1">
        <w:r>
          <w:rPr>
            <w:rStyle w:val="Hyperlink"/>
          </w:rPr>
          <w:t xml:space="preserve">Table 5.1</w:t>
        </w:r>
      </w:hyperlink>
      <w:r>
        <w:t xml:space="preserve">) and is not load-bearing: if the wrapper were removed, the propositions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when salts are drawn at random (the reported run derives salts from the record identifier for reproducibility; see Appendix A, A.6), which is a design requirement rather than an implementation detail, since </w:t>
      </w:r>
      <w:hyperlink w:anchor="ch_2" w:history="1">
        <w:r>
          <w:rPr>
            <w:rStyle w:val="Hyperlink"/>
          </w:rPr>
          <w:t xml:space="preserve">Chapter 2</w:t>
        </w:r>
      </w:hyperlink>
      <w:r>
        <w:t xml:space="preserve"> established that an unsalted hash of personal data may itself remain personal data. Every access event, invalidation and subject-link removal is appended to an append-only Merkle log, so that the verifiability condition can be checked as an inclusion proof that fails if an entry is altered. </w:t>
      </w:r>
      <w:r>
        <w:rPr>
          <w:iCs/>
          <w:i/>
        </w:rPr>
        <w:t xml:space="preserve">No zero-knowledge proof system is implemented at any point</w:t>
      </w:r>
      <w:r>
        <w:t xml:space="preserve">, and none is required. The mechanism’s verifiability rests on commitments, on the recorded invalidation event and on the log, not on succinct arguments. The optional module repeats the record lifecycle with real AES-256-GCM envelope encryption, to show that unreadability follows from key destruction rather than being asserted.</w:t>
      </w:r>
    </w:p>
    <w:p>
      <w:pPr>
        <w:pStyle w:val="BodyText"/>
      </w:pPr>
      <w:r>
        <w:t xml:space="preserve">The constraint system is cross-checked on small instances by a separately written exhaustive search over every assignment of the accessibility variable, as an independent confirmation that the hand-written checker implements the constraints as stated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A bounded SMT check with the Z3 solver poses each proposition as a request for a counterexample over every parameter combination within stated bounds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Both are robustness measures rather than components of the contribution.</w:t>
      </w:r>
    </w:p>
    <w:p>
      <w:pPr>
        <w:pStyle w:val="BodyText"/>
      </w:pPr>
      <w:r>
        <w:t xml:space="preserve">What the sandbox does not do bounds what </w:t>
      </w:r>
      <w:hyperlink w:anchor="ch_5" w:history="1">
        <w:r>
          <w:rPr>
            <w:rStyle w:val="Hyperlink"/>
          </w:rPr>
          <w:t xml:space="preserve">Chapter 5</w:t>
        </w:r>
      </w:hyperlink>
      <w:r>
        <w:t xml:space="preserve">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bookmarkEnd w:id="56"/>
    <w:bookmarkStart w:id="57" w:name="validity-reliability-and-limitations"/>
    <w:p>
      <w:pPr>
        <w:pStyle w:val="Heading2"/>
      </w:pPr>
      <w:bookmarkStart w:id="1041" w:name="sec_3_7"/>
      <w:r>
        <w:t xml:space="preserve">3.7 Validity, Reliability, and Limitations</w:t>
      </w:r>
      <w:bookmarkEnd w:id="1041"/>
    </w:p>
    <w:p>
      <w:pPr>
        <w:pStyle w:val="FirstParagraph"/>
      </w:pPr>
      <w:r>
        <w:t xml:space="preserve">The evaluation strategy is analytical rather than empirical, and its criteria are stated here in advance of the results.</w:t>
      </w:r>
    </w:p>
    <w:p>
      <w:pPr>
        <w:pStyle w:val="BodyText"/>
      </w:pPr>
      <w:r>
        <w:rPr>
          <w:iCs/>
          <w:i/>
        </w:rPr>
        <w:t xml:space="preserve">Internal validity</w:t>
      </w:r>
      <w:r>
        <w:t xml:space="preserve"> concerns whether the artefact is internally coherent: whether the constraints faithfully represent the instruments they translate, whether the two semantics are stated precisely enough to be distinguished, whether the propositions follow from the definitions, and whether the mechanism specified in </w:t>
      </w:r>
      <w:hyperlink w:anchor="ch_4" w:history="1">
        <w:r>
          <w:rPr>
            <w:rStyle w:val="Hyperlink"/>
          </w:rPr>
          <w:t xml:space="preserve">Chapter 4</w:t>
        </w:r>
      </w:hyperlink>
      <w:r>
        <w:t xml:space="preserve"> is in fact the witness the feasibility result requires. This is assessed by argument and by the executable check of </w:t>
      </w:r>
      <w:hyperlink w:anchor="sec_3_6" w:history="1">
        <w:r>
          <w:rPr>
            <w:rStyle w:val="Hyperlink"/>
          </w:rPr>
          <w:t xml:space="preserve">Section 3.6</w:t>
        </w:r>
      </w:hyperlink>
      <w:r>
        <w:t xml:space="preserve">, and it is the axis on which the contribution principally stands or falls.</w:t>
      </w:r>
    </w:p>
    <w:p>
      <w:pPr>
        <w:pStyle w:val="BodyText"/>
      </w:pPr>
      <w:r>
        <w:rPr>
          <w:iCs/>
          <w:i/>
        </w:rPr>
        <w:t xml:space="preserve">External validity</w:t>
      </w:r>
      <w:r>
        <w:t xml:space="preserve">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Norwegian Secure Processing Environment criteria in their hearing version,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The analysis is recorded requirement by requirement in </w:t>
      </w:r>
      <w:hyperlink w:anchor="tbl_4_1" w:history="1">
        <w:r>
          <w:rPr>
            <w:rStyle w:val="Hyperlink"/>
          </w:rPr>
          <w:t xml:space="preserve">Table 4.1</w:t>
        </w:r>
      </w:hyperlink>
      <w:r>
        <w:t xml:space="preserve">, each row naming its source, what the mechanism does, and whether the artefact executes it or meets it by specification. Compatibility analysis is weaker evidence than deployment, and is not presented as equivalent to it.</w:t>
      </w:r>
    </w:p>
    <w:p>
      <w:pPr>
        <w:pStyle w:val="BodyText"/>
      </w:pPr>
      <w:r>
        <w:rPr>
          <w:iCs/>
          <w:i/>
        </w:rPr>
        <w:t xml:space="preserve">Reliability</w:t>
      </w:r>
      <w:r>
        <w:t xml:space="preserve"> 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 </w:t>
      </w:r>
      <w:r>
        <w:rPr>
          <w:iCs/>
          <w:i/>
        </w:rPr>
        <w:t xml:space="preserve">proof standard</w:t>
      </w:r>
      <w:r>
        <w:t xml:space="preserve">. The propositions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 </w:t>
      </w:r>
      <w:r>
        <w:rPr>
          <w:iCs/>
          <w:i/>
        </w:rPr>
        <w:t xml:space="preserve">expressiveness of the formalism</w:t>
      </w:r>
      <w:r>
        <w:t xml:space="preserve">. The deliberate lightness described in </w:t>
      </w:r>
      <w:hyperlink w:anchor="sec_3_3" w:history="1">
        <w:r>
          <w:rPr>
            <w:rStyle w:val="Hyperlink"/>
          </w:rPr>
          <w:t xml:space="preserve">Section 3.3</w:t>
        </w:r>
      </w:hyperlink>
      <w:r>
        <w:t xml:space="preserve">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 </w:t>
      </w:r>
      <w:r>
        <w:rPr>
          <w:iCs/>
          <w:i/>
        </w:rPr>
        <w:t xml:space="preserve">key-destruction assumption</w:t>
      </w:r>
      <w:r>
        <w:t xml:space="preserve">. The mechanism’s guarantees are conditional on honest and irreversible destruction of key material. As </w:t>
      </w:r>
      <w:hyperlink w:anchor="ch_2" w:history="1">
        <w:r>
          <w:rPr>
            <w:rStyle w:val="Hyperlink"/>
          </w:rPr>
          <w:t xml:space="preserve">Chapter 2</w:t>
        </w:r>
      </w:hyperlink>
      <w:r>
        <w:t xml:space="preserve">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w:t>
      </w:r>
      <w:hyperlink w:anchor="ch_6" w:history="1">
        <w:r>
          <w:rPr>
            <w:rStyle w:val="Hyperlink"/>
          </w:rPr>
          <w:t xml:space="preserve">Chapter 6</w:t>
        </w:r>
      </w:hyperlink>
      <w:r>
        <w:t xml:space="preserve"> engages the practitioner critique that builds on it.</w:t>
      </w:r>
    </w:p>
    <w:p>
      <w:pPr>
        <w:pStyle w:val="BodyText"/>
      </w:pPr>
      <w:r>
        <w:t xml:space="preserve">The fourth is </w:t>
      </w:r>
      <w:r>
        <w:rPr>
          <w:iCs/>
          <w:i/>
        </w:rPr>
        <w:t xml:space="preserve">scope</w:t>
      </w:r>
      <w:r>
        <w:t xml:space="preserv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 </w:t>
      </w:r>
      <w:r>
        <w:rPr>
          <w:iCs/>
          <w:i/>
        </w:rPr>
        <w:t xml:space="preserve">operational cost</w:t>
      </w:r>
      <w:r>
        <w:t xml:space="preserve"> of the mechanism. Per-record key granularity imposes a key-management burden that the thesis argues is bounded and auditable but does not quantify; </w:t>
      </w:r>
      <w:hyperlink w:anchor="ch_6" w:history="1">
        <w:r>
          <w:rPr>
            <w:rStyle w:val="Hyperlink"/>
          </w:rPr>
          <w:t xml:space="preserve">Chapter 6</w:t>
        </w:r>
      </w:hyperlink>
      <w:r>
        <w:t xml:space="preserve">, </w:t>
      </w:r>
      <w:hyperlink w:anchor="sec_6_4" w:history="1">
        <w:r>
          <w:rPr>
            <w:rStyle w:val="Hyperlink"/>
          </w:rPr>
          <w:t xml:space="preserve">Section 6.4</w:t>
        </w:r>
      </w:hyperlink>
      <w:r>
        <w:t xml:space="preserve"> engages the critique and </w:t>
      </w:r>
      <w:hyperlink w:anchor="sec_6_5" w:history="1">
        <w:r>
          <w:rPr>
            <w:rStyle w:val="Hyperlink"/>
          </w:rPr>
          <w:t xml:space="preserve">Section 6.5</w:t>
        </w:r>
      </w:hyperlink>
      <w:r>
        <w:t xml:space="preserve"> sets out how the components scale.</w:t>
      </w:r>
    </w:p>
    <w:p>
      <w:pPr>
        <w:pStyle w:val="BodyText"/>
      </w:pPr>
      <w:r>
        <w:t xml:space="preserve">The sixth concerns </w:t>
      </w:r>
      <w:r>
        <w:rPr>
          <w:iCs/>
          <w:i/>
        </w:rPr>
        <w:t xml:space="preserve">interpretive authority</w:t>
      </w:r>
      <w:r>
        <w:t xml:space="preserve">. Two steps in the argument rest on reasoning rather than on any regulatory holding: that an invalidated record continues to satisfy a retention obligation, and that Article 68(12) reaches the access logs a Secure Processing Environment generates where they are kept at patient-record granularity. </w:t>
      </w:r>
      <w:hyperlink w:anchor="ch_6" w:history="1">
        <w:r>
          <w:rPr>
            <w:rStyle w:val="Hyperlink"/>
          </w:rPr>
          <w:t xml:space="preserve">Chapter 6</w:t>
        </w:r>
      </w:hyperlink>
      <w:r>
        <w:t xml:space="preserve">, </w:t>
      </w:r>
      <w:hyperlink w:anchor="sec_6_2" w:history="1">
        <w:r>
          <w:rPr>
            <w:rStyle w:val="Hyperlink"/>
          </w:rPr>
          <w:t xml:space="preserve">Section 6.2</w:t>
        </w:r>
      </w:hyperlink>
      <w:r>
        <w:t xml:space="preserve"> confronts both and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Proposition 1 requires only that some valid request fall inside a retention window, and Corollary 1.2 involves no erasure request at all. The abstraction therefore inflates the frequencies reported in </w:t>
      </w:r>
      <w:hyperlink w:anchor="ch_5" w:history="1">
        <w:r>
          <w:rPr>
            <w:rStyle w:val="Hyperlink"/>
          </w:rPr>
          <w:t xml:space="preserve">Chapter 5</w:t>
        </w:r>
      </w:hyperlink>
      <w:r>
        <w:t xml:space="preserve"> and leaves the propositions 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propositions, since a mechanism that satisfies the constraints for a whole payload satisfies them for any subset of it, but it means the model says nothing about partial erasure. </w:t>
      </w:r>
      <w:hyperlink w:anchor="ch_4" w:history="1">
        <w:r>
          <w:rPr>
            <w:rStyle w:val="Hyperlink"/>
          </w:rPr>
          <w:t xml:space="preserve">Chapter 4</w:t>
        </w:r>
      </w:hyperlink>
      <w:r>
        <w:t xml:space="preserve">, Corollary 2.3 extends the model with one variable per part of the payload for the one case where that matters, a payload part that auditing needs; a mechanism designed for field-level redaction in general would need that richer state space throughout.</w:t>
      </w:r>
    </w:p>
    <w:bookmarkEnd w:id="57"/>
    <w:bookmarkStart w:id="58" w:name="evaluation-design-for-the-next-cycle"/>
    <w:p>
      <w:pPr>
        <w:pStyle w:val="Heading2"/>
      </w:pPr>
      <w:bookmarkStart w:id="1042" w:name="sec_3_8"/>
      <w:r>
        <w:t xml:space="preserve">3.8 Evaluation Design for the Next Cycle</w:t>
      </w:r>
      <w:bookmarkEnd w:id="1042"/>
    </w:p>
    <w:p>
      <w:pPr>
        <w:pStyle w:val="FirstParagraph"/>
      </w:pPr>
      <w:r>
        <w:t xml:space="preserve">The evaluation reported in this thesis is analytical, as </w:t>
      </w:r>
      <w:hyperlink w:anchor="sec_3_7" w:history="1">
        <w:r>
          <w:rPr>
            <w:rStyle w:val="Hyperlink"/>
          </w:rPr>
          <w:t xml:space="preserve">Section 3.7</w:t>
        </w:r>
      </w:hyperlink>
      <w:r>
        <w:t xml:space="preserve">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matter here. Interview question seven asks practitioners directly whether Article 68(12) reaches the access logs an environment generates (the interpretive question on which Corollary 1.2 depends, identified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because practitioner readings of that provision are evidence this author cannot generate analytically. And the questionnaire pairs an item on what the mechanism lets an auditor verify, that an invalidation was logged and is unaltered, with an item on whether that attestation suffices without proof that the key was destroyed.</w:t>
      </w:r>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of </w:t>
      </w:r>
      <w:hyperlink w:anchor="sec_3_9" w:history="1">
        <w:r>
          <w:rPr>
            <w:rStyle w:val="Hyperlink"/>
          </w:rPr>
          <w:t xml:space="preserve">Section 3.9</w:t>
        </w:r>
      </w:hyperlink>
      <w:r>
        <w:t xml:space="preserve"> below, and of the Declaration of Originality, each of which states that this research involves no human participants. Those statements are accurate for the thesis as submitted.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carries execution of this instrument as the immediate next step in the research programme.</w:t>
      </w:r>
    </w:p>
    <w:bookmarkEnd w:id="58"/>
    <w:bookmarkStart w:id="59" w:name="ethical-considerations"/>
    <w:p>
      <w:pPr>
        <w:pStyle w:val="Heading2"/>
      </w:pPr>
      <w:bookmarkStart w:id="1043" w:name="sec_3_9"/>
      <w:r>
        <w:t xml:space="preserve">3.9 Ethical Considerations</w:t>
      </w:r>
      <w:bookmarkEnd w:id="1043"/>
    </w:p>
    <w:p>
      <w:pPr>
        <w:pStyle w:val="FirstParagraph"/>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are described as future work and never as achievements.</w:t>
      </w:r>
    </w:p>
    <w:p>
      <w:pPr>
        <w:pStyle w:val="BodyText"/>
      </w:pPr>
      <w:r>
        <w:t xml:space="preserve">¹ Synthea is documented in Walonoski et al. (2018), </w:t>
      </w:r>
      <w:r>
        <w:rPr>
          <w:iCs/>
          <w:i/>
        </w:rPr>
        <w:t xml:space="preserve">Journal of the American Medical Informatics Association</w:t>
      </w:r>
      <w:r>
        <w:t xml:space="preserve">, 25(3), 230–238, https://doi.org/10.1093/jamia/ocx079.</w:t>
      </w:r>
    </w:p>
    <w:bookmarkEnd w:id="59"/>
    <w:bookmarkEnd w:id="60"/>
    <w:bookmarkStart w:id="76" w:name="X2971a2bc3f1973506a5daa95b277d527922fc52"/>
    <w:p>
      <w:pPr>
        <w:pStyle w:val="Heading1"/>
      </w:pPr>
      <w:bookmarkStart w:id="1044" w:name="ch_4"/>
      <w:r>
        <w:t xml:space="preserve">Chapter 4. The Tri-Lateral Retention Feasibility Model and the Crypto-Erasure by Invalidation Mechanism</w:t>
      </w:r>
      <w:bookmarkEnd w:id="1044"/>
    </w:p>
    <w:p>
      <w:pPr>
        <w:pStyle w:val="FirstParagraph"/>
      </w:pPr>
      <w:r>
        <w:rPr>
          <w:iCs/>
          <w:i/>
        </w:rPr>
        <w:t xml:space="preserve">Proposition statements and proofs in this chapter are the author’s own. Regulatory claims are anchored to the primary instruments cited at each point.</w:t>
      </w:r>
    </w:p>
    <w:bookmarkStart w:id="61" w:name="purpose-and-structure-of-the-chapter"/>
    <w:p>
      <w:pPr>
        <w:pStyle w:val="Heading2"/>
      </w:pPr>
      <w:bookmarkStart w:id="1045" w:name="sec_4_1"/>
      <w:r>
        <w:t xml:space="preserve">4.1 Purpose and Structure of the Chapter</w:t>
      </w:r>
      <w:bookmarkEnd w:id="1045"/>
    </w:p>
    <w:p>
      <w:pPr>
        <w:pStyle w:val="FirstParagraph"/>
      </w:pPr>
      <w:r>
        <w:t xml:space="preserve">A patient asks for her data to be erased. The audit record of who looked at them must stay verifiable for years: ten, on the reported cross-border baseline; one, in a research environment, where a third rule wants health data gone six months after the permit ends. Can an audit record obey all three? This chapter answers: not if verifiable means readable; yes if it means accountable. It gets there in three steps, and each step licenses the next.</w:t>
      </w:r>
    </w:p>
    <w:p>
      <w:pPr>
        <w:pStyle w:val="BodyText"/>
      </w:pPr>
      <w:r>
        <w:t xml:space="preserve">First, it establishes what the law actually requires to be retained, as distinct from what an audit log may happen to retain. This is the necessity analysis begun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four results. Proposition 1 establishes that under plaintext-verifiability semantics the constraint system is infeasible. Proposition 2 establishes that under an alternative semantics the system is jointly satisfiable, and its proof is constructive: it exhibits the mechanism that achieves satisfaction. Proposition 3 states exactly when a deletion ceiling collides with a retention floor and what the ceiling’s anchor decides, and Proposition 4 shows why moving a record out of the regulated environment, the most direct rival design, meets the ceiling but not the right to erasure.</w:t>
      </w:r>
    </w:p>
    <w:p>
      <w:pPr>
        <w:pStyle w:val="BodyText"/>
      </w:pPr>
      <w:r>
        <w:t xml:space="preserve">Third, it specifies that mechanism, Crypto-Erasure by Invalidation, in enough detail to be implemented, analyses the residue it leaves behind against the legal threshold that residue must clear, compares it against rival designs,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propositions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w:t>
      </w:r>
      <w:hyperlink w:anchor="sec_4_2" w:history="1">
        <w:r>
          <w:rPr>
            <w:rStyle w:val="Hyperlink"/>
          </w:rPr>
          <w:t xml:space="preserve">Section 4.2</w:t>
        </w:r>
      </w:hyperlink>
      <w:r>
        <w:t xml:space="preserve"> documents that translation claim by claim rather than asserting it.</w:t>
      </w:r>
    </w:p>
    <w:bookmarkEnd w:id="61"/>
    <w:bookmarkStart w:id="62" w:name="Xffef421608dbde39858ce0190b0b9b95157db9d"/>
    <w:p>
      <w:pPr>
        <w:pStyle w:val="Heading2"/>
      </w:pPr>
      <w:bookmarkStart w:id="1046" w:name="sec_4_2"/>
      <w:r>
        <w:t xml:space="preserve">4.2 What Must Be Retained: The Necessity Analysis</w:t>
      </w:r>
      <w:bookmarkEnd w:id="1046"/>
    </w:p>
    <w:p>
      <w:pPr>
        <w:pStyle w:val="FirstParagraph"/>
      </w:pPr>
      <w:r>
        <w:t xml:space="preserve">Everything in this chapter rests on one split: the part of an audit record the law needs kept, and the part it does not. The split is not a modelling convenience. It is derived from the legal position established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pPr>
        <w:pStyle w:val="BodyText"/>
      </w:pPr>
      <w:r>
        <w:t xml:space="preserve">This yields the central claim of the necessity analysis: </w:t>
      </w:r>
      <w:r>
        <w:rPr>
          <w:iCs/>
          <w:i/>
        </w:rPr>
        <w:t xml:space="preserve">the accountability function of a cross-border audit record is discharged by its metadata and by a binding commitment to its payload, and does not require the payload to remain accessible.</w:t>
      </w:r>
      <w:r>
        <w:t xml:space="preserve"> Retention of accessible plaintext payload for the length of the floor therefore exceeds what Article 17(3)(b) protects. Article 5(1)(c) positively requires that it not be retained where the purpose can be achieved without it.</w:t>
      </w:r>
      <w:ins w:id="90053" w:author="Claude" w:date="2026-10-05T19:00:00Z">
        <w:r>
          <w:t xml:space="preserve"> It follows that the payload need not, and should not, wait for an erasure request: once the short-lived purpose it serves has lapsed (resolving a disputed patient match, for instance), the controller should invalidate it on its own initiative. Section 4.8 provides for this as a payload retention period, which enters the model as a third trigger of the same invalidation.</w:t>
        </w:r>
      </w:ins>
    </w:p>
    <w:p>
      <w:pPr>
        <w:pStyle w:val="BodyText"/>
      </w:pPr>
      <w:r>
        <w:rPr>
          <w:iCs/>
          <w:i/>
        </w:rPr>
        <w:t xml:space="preserve">Per record class.</w:t>
      </w:r>
      <w:r>
        <w:t xml:space="preserve"> The argument has to be made for each class separately, because the payload is defined by where it comes from (</w:t>
      </w:r>
      <w:hyperlink w:anchor="sec_4_3" w:history="1">
        <w:r>
          <w:rPr>
            <w:rStyle w:val="Hyperlink"/>
          </w:rPr>
          <w:t xml:space="preserve">Section 4.3</w:t>
        </w:r>
      </w:hyperlink>
      <w:r>
        <w:t xml:space="preserve">), not by whether it is needed. For a cross-border record it is specific: the accountability question is which clinician accessed which patient’s record, under which assertion and with what outcome, and the accessor fields with the patient link answer it; the patient’s name and birth date as typed into the query add nothing to that answer. For a Secure Processing Environment record it is weaker. Article 73(1)(e) asks for logs sufficient “to verify and audit all processing operations in that environment”, and an auditor checking that an extraction stayed within its permit may need to know what was run. The thesis therefore does not assume that the whole activity content is unnecessary there; Corollary 2.3 states what follows if part of it is needed.</w:t>
      </w:r>
    </w:p>
    <w:p>
      <w:pPr>
        <w:pStyle w:val="BodyText"/>
      </w:pPr>
      <w:r>
        <w:rPr>
          <w:iCs/>
          <w:i/>
        </w:rPr>
        <w:t xml:space="preserve">The patient link.</w:t>
      </w:r>
      <w:r>
        <w:t xml:space="preserve"> The link from an access event to the person whose data were accessed is not payload: it is the other half of the accountability question. The Regulation gives natural persons the right to obtain information on any access to their personal electronic health data through the health professional access service, including “information on the healthcare provider or other individuals who accessed the personal electronic health data”, “the date and time of access” and “which personal electronic health data were accessed”, available “for at least three years from each date of access to the data” (Article 9(1)–(2) EHDS). That information cannot be produced from a record that no longer says whose data were accessed. For the controller that must provide it, or supply the records it is produced from, retaining the link is therefore necessary for compliance with a legal obligation within the meaning of Article 17(3)(b). An erasure request then reaches the payload but not the link, at least for the period Article 9(2) fixes and once Article 9 applies. The argument has two limits. Article 9 is framed around the health professional access service, so whether it binds the controller of a foreign National Contact Point’s audit repository, and covers every cross-border access event, depends on how the access is made and how the Member States assign the duty; where it does not, the patient-facing audit-log interface of MyHealth@EU (</w:t>
      </w:r>
      <w:hyperlink w:anchor="ch_1" w:history="1">
        <w:r>
          <w:rPr>
            <w:rStyle w:val="Hyperlink"/>
          </w:rPr>
          <w:t xml:space="preserve">Chapter 1</w:t>
        </w:r>
      </w:hyperlink>
      <w:r>
        <w:t xml:space="preserve">, </w:t>
      </w:r>
      <w:hyperlink w:anchor="sec_1_2" w:history="1">
        <w:r>
          <w:rPr>
            <w:rStyle w:val="Hyperlink"/>
          </w:rPr>
          <w:t xml:space="preserve">Section 1.2</w:t>
        </w:r>
      </w:hyperlink>
      <w:r>
        <w:t xml:space="preserve">) gives the link a purpose but not a legal obligation, and Article 17(3)(b) does not follow. And beyond the Article 9(2) period the link is kept for the rest of the floor on the strength of the deployment binding, which is illustrative here (</w:t>
      </w:r>
      <w:hyperlink w:anchor="sec_4_3" w:history="1">
        <w:r>
          <w:rPr>
            <w:rStyle w:val="Hyperlink"/>
          </w:rPr>
          <w:t xml:space="preserve">Section 4.3</w:t>
        </w:r>
      </w:hyperlink>
      <w:r>
        <w:t xml:space="preserve">); for that stretch its retention after an erasure request is exactly as contestable as the floor itself. It is removed at the terminal transition (</w:t>
      </w:r>
      <w:hyperlink w:anchor="sec_4_8" w:history="1">
        <w:r>
          <w:rPr>
            <w:rStyle w:val="Hyperlink"/>
          </w:rPr>
          <w:t xml:space="preserve">Section 4.8</w:t>
        </w:r>
      </w:hyperlink>
      <w:r>
        <w:t xml:space="preserve">). In a Secure Processing Environment Article 9 does not apply. There the link is kept after an erasure request until the ceiling only if auditing “all processing operations” under Article 73(1)(e) needs it, which is the question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leaves to the supervisory authority, and the ceiling may reach it in any case (</w:t>
      </w:r>
      <w:hyperlink w:anchor="sec_4_6" w:history="1">
        <w:r>
          <w:rPr>
            <w:rStyle w:val="Hyperlink"/>
          </w:rPr>
          <w:t xml:space="preserve">Section 4.6</w:t>
        </w:r>
      </w:hyperlink>
      <w:r>
        <w:t xml:space="preserve">).</w:t>
      </w:r>
    </w:p>
    <w:p>
      <w:pPr>
        <w:pStyle w:val="BodyText"/>
      </w:pPr>
      <w:r>
        <w:t xml:space="preserve">Two sources support it and one limits it.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w:t>
      </w:r>
      <w:hyperlink w:anchor="sec_4_9" w:history="1">
        <w:r>
          <w:rPr>
            <w:rStyle w:val="Hyperlink"/>
          </w:rPr>
          <w:t xml:space="preserve">Section 4.9</w:t>
        </w:r>
      </w:hyperlink>
      <w:r>
        <w:t xml:space="preserve">.</w:t>
      </w:r>
    </w:p>
    <w:bookmarkEnd w:id="62"/>
    <w:bookmarkStart w:id="63" w:name="the-model-objects-and-notation"/>
    <w:p>
      <w:pPr>
        <w:pStyle w:val="Heading2"/>
      </w:pPr>
      <w:bookmarkStart w:id="1047" w:name="sec_4_3"/>
      <w:r>
        <w:t xml:space="preserve">4.3 The Model: Objects and Notation</w:t>
      </w:r>
      <w:bookmarkEnd w:id="1047"/>
    </w:p>
    <w:p>
      <w:pPr>
        <w:pStyle w:val="FirstParagraph"/>
      </w:pPr>
      <w:r>
        <w:t xml:space="preserve">The model is deliberately small: one record, one clock, and one main question asked every month. Can the payload still be read?</w:t>
      </w:r>
    </w:p>
    <w:p>
      <w:pPr>
        <w:pStyle w:val="BodyText"/>
      </w:pPr>
      <w:r>
        <w:t xml:space="preserve">Let the time domain be discretised into months, indexed by </w:t>
      </w:r>
      <m:oMath>
        <m:r>
          <m:t>t</m:t>
        </m:r>
        <m:r>
          <m:rPr>
            <m:sty m:val="p"/>
          </m:rPr>
          <m:t>∈</m:t>
        </m:r>
        <m:r>
          <m:rPr>
            <m:scr m:val="double-struck"/>
            <m:sty m:val="p"/>
          </m:rPr>
          <m:t>N</m:t>
        </m:r>
      </m:oMath>
      <w:r>
        <w:t xml:space="preserve">, with </w:t>
      </w:r>
      <m:oMath>
        <m:r>
          <m:t>t</m:t>
        </m:r>
        <m:r>
          <m:rPr>
            <m:sty m:val="p"/>
          </m:rPr>
          <m:t>=</m:t>
        </m:r>
        <m:r>
          <m:t>0</m:t>
        </m:r>
      </m:oMath>
      <w:r>
        <w:t xml:space="preserve"> 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 </w:t>
      </w:r>
      <m:oMath>
        <m:r>
          <m:t>A</m:t>
        </m:r>
      </m:oMath>
      <w:r>
        <w:t xml:space="preserve"> be the set of audit records. Each record </w:t>
      </w:r>
      <m:oMath>
        <m:r>
          <m:t>a</m:t>
        </m:r>
        <m:r>
          <m:rPr>
            <m:sty m:val="p"/>
          </m:rPr>
          <m:t>∈</m:t>
        </m:r>
        <m:r>
          <m:t>A</m:t>
        </m:r>
      </m:oMath>
      <w:r>
        <w:t xml:space="preserve"> is generated by a single access event and is represented as a tuple</w:t>
      </w:r>
    </w:p>
    <w:p>
      <w:pPr>
        <w:pStyle w:val="BodyText"/>
      </w:pPr>
      <m:oMathPara>
        <m:oMathParaPr>
          <m:jc m:val="center"/>
        </m:oMathParaPr>
        <m:oMath>
          <m:r>
            <m:t>a</m:t>
          </m:r>
          <m:r>
            <m:rPr>
              <m:sty m:val="p"/>
            </m:rPr>
            <m:t>=</m:t>
          </m:r>
          <m:d>
            <m:dPr>
              <m:begChr m:val="("/>
              <m:sepChr m:val=""/>
              <m:endChr m:val=")"/>
              <m:grow/>
            </m:dPr>
            <m:e>
              <m:r>
                <m:t> </m:t>
              </m:r>
              <m:r>
                <m:t>m</m:t>
              </m:r>
              <m:d>
                <m:dPr>
                  <m:begChr m:val="("/>
                  <m:sepChr m:val=""/>
                  <m:endChr m:val=")"/>
                  <m:grow/>
                </m:dPr>
                <m:e>
                  <m:r>
                    <m:t>a</m:t>
                  </m:r>
                </m:e>
              </m:d>
              <m:r>
                <m:rPr>
                  <m:sty m:val="p"/>
                </m:rPr>
                <m:t>,</m:t>
              </m:r>
              <m:r>
                <m:t> </m:t>
              </m:r>
              <m:r>
                <m:t>p</m:t>
              </m:r>
              <m:d>
                <m:dPr>
                  <m:begChr m:val="("/>
                  <m:sepChr m:val=""/>
                  <m:endChr m:val=")"/>
                  <m:grow/>
                </m:dPr>
                <m:e>
                  <m:r>
                    <m:t>a</m:t>
                  </m:r>
                </m:e>
              </m:d>
              <m:r>
                <m:rPr>
                  <m:sty m:val="p"/>
                </m:rPr>
                <m:t>,</m:t>
              </m:r>
              <m:r>
                <m:t> </m:t>
              </m:r>
              <m:r>
                <m:t>c</m:t>
              </m:r>
              <m:d>
                <m:dPr>
                  <m:begChr m:val="("/>
                  <m:sepChr m:val=""/>
                  <m:endChr m:val=")"/>
                  <m:grow/>
                </m:dPr>
                <m:e>
                  <m:r>
                    <m:t>a</m:t>
                  </m:r>
                </m:e>
              </m:d>
              <m:r>
                <m:rPr>
                  <m:sty m:val="p"/>
                </m:rPr>
                <m:t>,</m:t>
              </m:r>
              <m:r>
                <m:t> </m:t>
              </m:r>
              <m:r>
                <m:t>k</m:t>
              </m:r>
              <m:d>
                <m:dPr>
                  <m:begChr m:val="("/>
                  <m:sepChr m:val=""/>
                  <m:endChr m:val=")"/>
                  <m:grow/>
                </m:dPr>
                <m:e>
                  <m:r>
                    <m:t>a</m:t>
                  </m:r>
                </m:e>
              </m:d>
              <m:r>
                <m:rPr>
                  <m:sty m:val="p"/>
                </m:rPr>
                <m:t>,</m:t>
              </m:r>
              <m:r>
                <m:t> </m:t>
              </m:r>
              <m:r>
                <m:t>t</m:t>
              </m:r>
              <m:d>
                <m:dPr>
                  <m:begChr m:val="("/>
                  <m:sepChr m:val=""/>
                  <m:endChr m:val=")"/>
                  <m:grow/>
                </m:dPr>
                <m:e>
                  <m:r>
                    <m:t>a</m:t>
                  </m:r>
                </m:e>
              </m:d>
              <m:r>
                <m:rPr>
                  <m:sty m:val="p"/>
                </m:rPr>
                <m:t>,</m:t>
              </m:r>
              <m:r>
                <m:t> </m:t>
              </m:r>
              <m:r>
                <m:t>F</m:t>
              </m:r>
              <m:d>
                <m:dPr>
                  <m:begChr m:val="("/>
                  <m:sepChr m:val=""/>
                  <m:endChr m:val=")"/>
                  <m:grow/>
                </m:dPr>
                <m:e>
                  <m:r>
                    <m:t>a</m:t>
                  </m:r>
                </m:e>
              </m:d>
              <m:r>
                <m:rPr>
                  <m:sty m:val="p"/>
                </m:rPr>
                <m:t>,</m:t>
              </m:r>
              <m:r>
                <m:t> </m:t>
              </m:r>
              <m:r>
                <m:t>σ</m:t>
              </m:r>
              <m:d>
                <m:dPr>
                  <m:begChr m:val="("/>
                  <m:sepChr m:val=""/>
                  <m:endChr m:val=")"/>
                  <m:grow/>
                </m:dPr>
                <m:e>
                  <m:r>
                    <m:t>a</m:t>
                  </m:r>
                </m:e>
              </m:d>
              <m:r>
                <m:t> </m:t>
              </m:r>
            </m:e>
          </m:d>
        </m:oMath>
      </m:oMathPara>
    </w:p>
    <w:p>
      <w:pPr>
        <w:pStyle w:val="FirstParagraph"/>
      </w:pPr>
      <w:r>
        <w:t xml:space="preserve">where:</w:t>
      </w:r>
    </w:p>
    <w:p>
      <w:pPr>
        <w:pStyle w:val="Compact"/>
        <w:numPr>
          <w:ilvl w:val="0"/>
          <w:numId w:val="1001"/>
        </w:numPr>
      </w:pPr>
      <m:oMath>
        <m:r>
          <m:t>m</m:t>
        </m:r>
        <m:d>
          <m:dPr>
            <m:begChr m:val="("/>
            <m:sepChr m:val=""/>
            <m:endChr m:val=")"/>
            <m:grow/>
          </m:dPr>
          <m:e>
            <m:r>
              <m:t>a</m:t>
            </m:r>
          </m:e>
        </m:d>
      </m:oMath>
      <w:r>
        <w:t xml:space="preserve"> is the </w:t>
      </w:r>
      <w:r>
        <w:rPr>
          <w:iCs/>
          <w:i/>
        </w:rPr>
        <w:t xml:space="preserve">event metadata</w:t>
      </w:r>
      <w:r>
        <w:t xml:space="preserve">: the actor identifier, the actor’s national contact point, the patient pseudonym, the document category accessed, the legal basis and consent policy applied, the timestamp, and the outcome. Metadata contains no clinical content. It is partitioned as </w:t>
      </w:r>
      <m:oMath>
        <m:r>
          <m:t>m</m:t>
        </m:r>
        <m:d>
          <m:dPr>
            <m:begChr m:val="("/>
            <m:sepChr m:val=""/>
            <m:endChr m:val=")"/>
            <m:grow/>
          </m:dPr>
          <m:e>
            <m:r>
              <m:t>a</m:t>
            </m:r>
          </m:e>
        </m:d>
        <m:r>
          <m:rPr>
            <m:sty m:val="p"/>
          </m:rPr>
          <m:t>=</m:t>
        </m:r>
        <m:sSub>
          <m:e>
            <m:r>
              <m:t>m</m:t>
            </m:r>
          </m:e>
          <m:sub>
            <m:r>
              <m:t>a</m:t>
            </m:r>
            <m:r>
              <m:t>c</m:t>
            </m:r>
            <m:r>
              <m:t>c</m:t>
            </m:r>
          </m:sub>
        </m:sSub>
        <m:d>
          <m:dPr>
            <m:begChr m:val="("/>
            <m:sepChr m:val=""/>
            <m:endChr m:val=")"/>
            <m:grow/>
          </m:dPr>
          <m:e>
            <m:r>
              <m:t>a</m:t>
            </m:r>
          </m:e>
        </m:d>
        <m:r>
          <m:rPr>
            <m:sty m:val="p"/>
          </m:rPr>
          <m:t>∪</m:t>
        </m:r>
        <m:sSub>
          <m:e>
            <m:r>
              <m:t>m</m:t>
            </m:r>
          </m:e>
          <m:sub>
            <m:r>
              <m:t>s</m:t>
            </m:r>
            <m:r>
              <m:t>u</m:t>
            </m:r>
            <m:r>
              <m:t>b</m:t>
            </m:r>
            <m:r>
              <m:t>j</m:t>
            </m:r>
          </m:sub>
        </m:sSub>
        <m:d>
          <m:dPr>
            <m:begChr m:val="("/>
            <m:sepChr m:val=""/>
            <m:endChr m:val=")"/>
            <m:grow/>
          </m:dPr>
          <m:e>
            <m:r>
              <m:t>a</m:t>
            </m:r>
          </m:e>
        </m:d>
      </m:oMath>
      <w:r>
        <w:t xml:space="preserve">. The </w:t>
      </w:r>
      <w:r>
        <w:rPr>
          <w:iCs/>
          <w:i/>
        </w:rPr>
        <w:t xml:space="preserve">accessor fields</w:t>
      </w:r>
      <w:r>
        <w:t xml:space="preserve"> </w:t>
      </w:r>
      <m:oMath>
        <m:sSub>
          <m:e>
            <m:r>
              <m:t>m</m:t>
            </m:r>
          </m:e>
          <m:sub>
            <m:r>
              <m:t>a</m:t>
            </m:r>
            <m:r>
              <m:t>c</m:t>
            </m:r>
            <m:r>
              <m:t>c</m:t>
            </m:r>
          </m:sub>
        </m:sSub>
        <m:d>
          <m:dPr>
            <m:begChr m:val="("/>
            <m:sepChr m:val=""/>
            <m:endChr m:val=")"/>
            <m:grow/>
          </m:dPr>
          <m:e>
            <m:r>
              <m:t>a</m:t>
            </m:r>
          </m:e>
        </m:d>
      </m:oMath>
      <w:r>
        <w:t xml:space="preserve"> record who acted, when, under which legal basis or permit, and with what outcome. The </w:t>
      </w:r>
      <w:r>
        <w:rPr>
          <w:iCs/>
          <w:i/>
        </w:rPr>
        <w:t xml:space="preserve">subject fields</w:t>
      </w:r>
      <w:r>
        <w:t xml:space="preserve"> </w:t>
      </w:r>
      <m:oMath>
        <m:sSub>
          <m:e>
            <m:r>
              <m:t>m</m:t>
            </m:r>
          </m:e>
          <m:sub>
            <m:r>
              <m:t>s</m:t>
            </m:r>
            <m:r>
              <m:t>u</m:t>
            </m:r>
            <m:r>
              <m:t>b</m:t>
            </m:r>
            <m:r>
              <m:t>j</m:t>
            </m:r>
          </m:sub>
        </m:sSub>
        <m:d>
          <m:dPr>
            <m:begChr m:val="("/>
            <m:sepChr m:val=""/>
            <m:endChr m:val=")"/>
            <m:grow/>
          </m:dPr>
          <m:e>
            <m:r>
              <m:t>a</m:t>
            </m:r>
          </m:e>
        </m:d>
      </m:oMath>
      <w:r>
        <w:t xml:space="preserve"> relate the event to a data subject: the patient pseudonym and any reference to that subject’s records. The partition does work only in the Secure Processing Environment case (</w:t>
      </w:r>
      <w:hyperlink w:anchor="sec_4_6" w:history="1">
        <w:r>
          <w:rPr>
            <w:rStyle w:val="Hyperlink"/>
          </w:rPr>
          <w:t xml:space="preserve">Section 4.6</w:t>
        </w:r>
      </w:hyperlink>
      <w:r>
        <w:t xml:space="preserve">).</w:t>
      </w:r>
    </w:p>
    <w:p>
      <w:pPr>
        <w:pStyle w:val="Compact"/>
        <w:numPr>
          <w:ilvl w:val="0"/>
          <w:numId w:val="1001"/>
        </w:numPr>
      </w:pPr>
      <m:oMath>
        <m:r>
          <m:t>p</m:t>
        </m:r>
        <m:d>
          <m:dPr>
            <m:begChr m:val="("/>
            <m:sepChr m:val=""/>
            <m:endChr m:val=")"/>
            <m:grow/>
          </m:dPr>
          <m:e>
            <m:r>
              <m:t>a</m:t>
            </m:r>
          </m:e>
        </m:d>
      </m:oMath>
      <w:r>
        <w:t xml:space="preserve"> is the </w:t>
      </w:r>
      <w:r>
        <w:rPr>
          <w:iCs/>
          <w:i/>
        </w:rPr>
        <w:t xml:space="preserve">payload</w:t>
      </w:r>
      <w:r>
        <w:t xml:space="preserve">: the content the record carries about what was accessed, as distinct from who accessed it, when and under what authority. It is defined by its source, which depends on the record class; whether accountability needs it is argued per class in </w:t>
      </w:r>
      <w:hyperlink w:anchor="sec_4_2" w:history="1">
        <w:r>
          <w:rPr>
            <w:rStyle w:val="Hyperlink"/>
          </w:rPr>
          <w:t xml:space="preserve">Section 4.2</w:t>
        </w:r>
      </w:hyperlink>
      <w:r>
        <w:t xml:space="preserve">, and Corollary 2.3 states what follows if part of it is needed.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This is the transaction on which the patient-identification step of the MyHealth@EU flow rests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the eHDSI audit specification that profiles it was not available to this thesis, so the IHE requirement is taken as the baseline any profile starts from. For a Secure Processing Environment record it is the content of the logged activity, where the environment logs at that level: the text and parameters of the query or command run against the permitted dataset, and any output retained with the entry. The Joint Action’s specification requires these logs to cover “access to electronic health data” and “data import, export, or release of outputs” and fixes no fields (TEHDAS2, 2026, Table 5.4, OPR-17, p. 51); what an environment records under those headings beyond the accessor fields is </w:t>
      </w:r>
      <m:oMath>
        <m:r>
          <m:t>p</m:t>
        </m:r>
        <m:d>
          <m:dPr>
            <m:begChr m:val="("/>
            <m:sepChr m:val=""/>
            <m:endChr m:val=")"/>
            <m:grow/>
          </m:dPr>
          <m:e>
            <m:r>
              <m:t>a</m:t>
            </m:r>
          </m:e>
        </m:d>
      </m:oMath>
      <w:r>
        <w:t xml:space="preserve">, and whether auditing “all processing operations” needs part of it is the question Corollary 2.3 answers conditionally. The model does not require </w:t>
      </w:r>
      <m:oMath>
        <m:r>
          <m:t>p</m:t>
        </m:r>
        <m:d>
          <m:dPr>
            <m:begChr m:val="("/>
            <m:sepChr m:val=""/>
            <m:endChr m:val=")"/>
            <m:grow/>
          </m:dPr>
          <m:e>
            <m:r>
              <m:t>a</m:t>
            </m:r>
          </m:e>
        </m:d>
      </m:oMath>
      <w:r>
        <w:t xml:space="preserve"> to be a clinical document.</w:t>
      </w:r>
    </w:p>
    <w:p>
      <w:pPr>
        <w:pStyle w:val="Compact"/>
        <w:numPr>
          <w:ilvl w:val="0"/>
          <w:numId w:val="1001"/>
        </w:numPr>
      </w:pPr>
      <m:oMath>
        <m:r>
          <m:t>c</m:t>
        </m:r>
        <m:d>
          <m:dPr>
            <m:begChr m:val="("/>
            <m:sepChr m:val=""/>
            <m:endChr m:val=")"/>
            <m:grow/>
          </m:dPr>
          <m:e>
            <m:r>
              <m:t>a</m:t>
            </m:r>
          </m:e>
        </m:d>
      </m:oMath>
      <w:r>
        <w:t xml:space="preserve"> is a </w:t>
      </w:r>
      <w:r>
        <w:rPr>
          <w:iCs/>
          <w:i/>
        </w:rPr>
        <w:t xml:space="preserve">commitment</w:t>
      </w:r>
      <w:r>
        <w:t xml:space="preserve"> to the payload, </w:t>
      </w:r>
      <m:oMath>
        <m:r>
          <m:t>c</m:t>
        </m:r>
        <m:d>
          <m:dPr>
            <m:begChr m:val="("/>
            <m:sepChr m:val=""/>
            <m:endChr m:val=")"/>
            <m:grow/>
          </m:dPr>
          <m:e>
            <m:r>
              <m:t>a</m:t>
            </m:r>
          </m:e>
        </m:d>
      </m:oMath>
      <w:r>
        <w:t xml:space="preserve"> = </w:t>
      </w:r>
      <m:oMath>
        <m:r>
          <m:rPr>
            <m:sty m:val="p"/>
          </m:rPr>
          <m:t>C</m:t>
        </m:r>
        <m:r>
          <m:rPr>
            <m:sty m:val="p"/>
          </m:rPr>
          <m:t>o</m:t>
        </m:r>
        <m:r>
          <m:rPr>
            <m:sty m:val="p"/>
          </m:rPr>
          <m:t>m</m:t>
        </m:r>
        <m:r>
          <m:rPr>
            <m:sty m:val="p"/>
          </m:rPr>
          <m:t>m</m:t>
        </m:r>
        <m:r>
          <m:rPr>
            <m:sty m:val="p"/>
          </m:rPr>
          <m:t>i</m:t>
        </m:r>
        <m:r>
          <m:rPr>
            <m:sty m:val="p"/>
          </m:rPr>
          <m:t>t</m:t>
        </m:r>
        <m:d>
          <m:dPr>
            <m:begChr m:val="("/>
            <m:sepChr m:val=""/>
            <m:endChr m:val=")"/>
            <m:grow/>
          </m:dPr>
          <m:e>
            <m:r>
              <m:t>p</m:t>
            </m:r>
            <m:d>
              <m:dPr>
                <m:begChr m:val="("/>
                <m:sepChr m:val=""/>
                <m:endChr m:val=")"/>
                <m:grow/>
              </m:dPr>
              <m:e>
                <m:r>
                  <m:t>a</m:t>
                </m:r>
              </m:e>
            </m:d>
            <m:r>
              <m:rPr>
                <m:sty m:val="p"/>
              </m:rPr>
              <m:t>,</m:t>
            </m:r>
            <m:r>
              <m:t>r</m:t>
            </m:r>
            <m:d>
              <m:dPr>
                <m:begChr m:val="("/>
                <m:sepChr m:val=""/>
                <m:endChr m:val=")"/>
                <m:grow/>
              </m:dPr>
              <m:e>
                <m:r>
                  <m:t>a</m:t>
                </m:r>
              </m:e>
            </m:d>
          </m:e>
        </m:d>
      </m:oMath>
      <w:r>
        <w:t xml:space="preserve">, where </w:t>
      </w:r>
      <m:oMath>
        <m:r>
          <m:t>r</m:t>
        </m:r>
        <m:d>
          <m:dPr>
            <m:begChr m:val="("/>
            <m:sepChr m:val=""/>
            <m:endChr m:val=")"/>
            <m:grow/>
          </m:dPr>
          <m:e>
            <m:r>
              <m:t>a</m:t>
            </m:r>
          </m:e>
        </m:d>
      </m:oMath>
      <w:r>
        <w:t xml:space="preserve"> is a per-record random salt. The commitment scheme is required to be </w:t>
      </w:r>
      <w:r>
        <w:rPr>
          <w:iCs/>
          <w:i/>
        </w:rPr>
        <w:t xml:space="preserve">hiding</w:t>
      </w:r>
      <w:r>
        <w:t xml:space="preserve"> (the commitment reveals nothing about the payload to an adversary without the salt) and </w:t>
      </w:r>
      <w:r>
        <w:rPr>
          <w:iCs/>
          <w:i/>
        </w:rPr>
        <w:t xml:space="preserve">binding</w:t>
      </w:r>
      <w:r>
        <w:t xml:space="preserve"> (no second payload can be opened against the same commitment). The requirement that it be hiding rather than a bare hash is a consequence of </w:t>
      </w:r>
      <w:hyperlink w:anchor="sec_4_9" w:history="1">
        <w:r>
          <w:rPr>
            <w:rStyle w:val="Hyperlink"/>
          </w:rPr>
          <w:t xml:space="preserve">Section 4.9</w:t>
        </w:r>
      </w:hyperlink>
      <w:r>
        <w:t xml:space="preserve"> and is not optional.</w:t>
      </w:r>
    </w:p>
    <w:p>
      <w:pPr>
        <w:pStyle w:val="Compact"/>
        <w:numPr>
          <w:ilvl w:val="0"/>
          <w:numId w:val="1001"/>
        </w:numPr>
      </w:pPr>
      <m:oMath>
        <m:r>
          <m:t>k</m:t>
        </m:r>
        <m:d>
          <m:dPr>
            <m:begChr m:val="("/>
            <m:sepChr m:val=""/>
            <m:endChr m:val=")"/>
            <m:grow/>
          </m:dPr>
          <m:e>
            <m:r>
              <m:t>a</m:t>
            </m:r>
          </m:e>
        </m:d>
      </m:oMath>
      <w:r>
        <w:t xml:space="preserve"> is the </w:t>
      </w:r>
      <w:r>
        <w:rPr>
          <w:iCs/>
          <w:i/>
        </w:rPr>
        <w:t xml:space="preserve">payload key</w:t>
      </w:r>
      <w:r>
        <w:t xml:space="preserve">: the key material under which </w:t>
      </w:r>
      <m:oMath>
        <m:r>
          <m:t>p</m:t>
        </m:r>
        <m:d>
          <m:dPr>
            <m:begChr m:val="("/>
            <m:sepChr m:val=""/>
            <m:endChr m:val=")"/>
            <m:grow/>
          </m:dPr>
          <m:e>
            <m:r>
              <m:t>a</m:t>
            </m:r>
          </m:e>
        </m:d>
      </m:oMath>
      <w:r>
        <w:t xml:space="preserve"> is stored.</w:t>
      </w:r>
    </w:p>
    <w:p>
      <w:pPr>
        <w:pStyle w:val="Compact"/>
        <w:numPr>
          <w:ilvl w:val="0"/>
          <w:numId w:val="1001"/>
        </w:numPr>
      </w:pPr>
      <m:oMath>
        <m:r>
          <m:t>t</m:t>
        </m:r>
        <m:d>
          <m:dPr>
            <m:begChr m:val="("/>
            <m:sepChr m:val=""/>
            <m:endChr m:val=")"/>
            <m:grow/>
          </m:dPr>
          <m:e>
            <m:r>
              <m:t>a</m:t>
            </m:r>
          </m:e>
        </m:d>
      </m:oMath>
      <w:r>
        <w:t xml:space="preserve"> is the month in which the access event occurred.</w:t>
      </w:r>
    </w:p>
    <w:p>
      <w:pPr>
        <w:pStyle w:val="Compact"/>
        <w:numPr>
          <w:ilvl w:val="0"/>
          <w:numId w:val="1001"/>
        </w:numPr>
      </w:pPr>
      <m:oMath>
        <m:r>
          <m:t>F</m:t>
        </m:r>
        <m:d>
          <m:dPr>
            <m:begChr m:val="("/>
            <m:sepChr m:val=""/>
            <m:endChr m:val=")"/>
            <m:grow/>
          </m:dPr>
          <m:e>
            <m:r>
              <m:t>a</m:t>
            </m:r>
          </m:e>
        </m:d>
        <m:r>
          <m:rPr>
            <m:sty m:val="p"/>
          </m:rPr>
          <m:t>∈</m:t>
        </m:r>
        <m:r>
          <m:rPr>
            <m:scr m:val="double-struck"/>
            <m:sty m:val="p"/>
          </m:rPr>
          <m:t>N</m:t>
        </m:r>
      </m:oMath>
      <w:r>
        <w:t xml:space="preserve"> is the </w:t>
      </w:r>
      <w:r>
        <w:rPr>
          <w:iCs/>
          <w:i/>
        </w:rPr>
        <w:t xml:space="preserve">retention floor</w:t>
      </w:r>
      <w:r>
        <w:t xml:space="preserve"> applying to the record, expressed in months.</w:t>
      </w:r>
    </w:p>
    <w:p>
      <w:pPr>
        <w:pStyle w:val="Compact"/>
        <w:numPr>
          <w:ilvl w:val="0"/>
          <w:numId w:val="1001"/>
        </w:numPr>
      </w:pPr>
      <m:oMath>
        <m:r>
          <m:t>σ</m:t>
        </m:r>
        <m:d>
          <m:dPr>
            <m:begChr m:val="("/>
            <m:sepChr m:val=""/>
            <m:endChr m:val=")"/>
            <m:grow/>
          </m:dPr>
          <m:e>
            <m:r>
              <m:t>a</m:t>
            </m:r>
          </m:e>
        </m:d>
        <m:r>
          <m:rPr>
            <m:sty m:val="p"/>
          </m:rPr>
          <m:t>∈</m:t>
        </m:r>
        <m:r>
          <m:rPr>
            <m:sty m:val="p"/>
          </m:rPr>
          <m:t>{</m:t>
        </m:r>
        <m:r>
          <m:rPr>
            <m:nor/>
          </m:rPr>
          <m:t>primary</m:t>
        </m:r>
        <m:r>
          <m:rPr>
            <m:sty m:val="p"/>
          </m:rPr>
          <m:t>,</m:t>
        </m:r>
        <m:r>
          <m:rPr>
            <m:nor/>
          </m:rPr>
          <m:t>secondary</m:t>
        </m:r>
        <m:r>
          <m:rPr>
            <m:sty m:val="p"/>
          </m:rPr>
          <m:t>}</m:t>
        </m:r>
      </m:oMath>
      <w:r>
        <w:t xml:space="preserve"> is the </w:t>
      </w:r>
      <w:r>
        <w:rPr>
          <w:iCs/>
          <w:i/>
        </w:rPr>
        <w:t xml:space="preserve">pathway</w:t>
      </w:r>
      <w:r>
        <w:t xml:space="preserve"> in which the record arose.</w:t>
      </w:r>
    </w:p>
    <w:p>
      <w:pPr>
        <w:pStyle w:val="FirstParagraph"/>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w:t>
      </w:r>
      <w:hyperlink w:anchor="ch_2" w:history="1">
        <w:r>
          <w:rPr>
            <w:rStyle w:val="Hyperlink"/>
          </w:rPr>
          <w:t xml:space="preserve">Chapter 2</w:t>
        </w:r>
      </w:hyperlink>
      <w:r>
        <w:t xml:space="preserve">, </w:t>
      </w:r>
      <w:hyperlink w:anchor="sec_2_7" w:history="1">
        <w:r>
          <w:rPr>
            <w:rStyle w:val="Hyperlink"/>
          </w:rPr>
          <w:t xml:space="preserve">Section 2.7</w:t>
        </w:r>
      </w:hyperlink>
      <w:r>
        <w:t xml:space="preserve"> sets out the correspondence. In the present setting it takes two values:</w:t>
      </w:r>
    </w:p>
    <w:p>
      <w:pPr>
        <w:pStyle w:val="Compact"/>
        <w:numPr>
          <w:ilvl w:val="0"/>
          <w:numId w:val="1002"/>
        </w:numPr>
      </w:pPr>
      <m:oMath>
        <m:r>
          <m:t>F</m:t>
        </m:r>
        <m:d>
          <m:dPr>
            <m:begChr m:val="("/>
            <m:sepChr m:val=""/>
            <m:endChr m:val=")"/>
            <m:grow/>
          </m:dPr>
          <m:e>
            <m:r>
              <m:t>a</m:t>
            </m:r>
          </m:e>
        </m:d>
        <m:r>
          <m:rPr>
            <m:sty m:val="p"/>
          </m:rPr>
          <m:t>=</m:t>
        </m:r>
        <m:r>
          <m:t>120</m:t>
        </m:r>
      </m:oMath>
      <w:r>
        <w:t xml:space="preserve"> for cross-border audit records held in ATNA-compliant audit repositories, this being the ten-year minimum reported as the eHDSI deployment baseline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w:t>
      </w:r>
      <w:ins w:id="90055" w:author="Claude" w:date="2026-10-05T19:00:00Z">
        <w:r>
          <w:t xml:space="preserve"> A binding value is available from the Regulation itself once Article 9 applies: information on access to a person’s data must remain available “for at least three years from each date of access” (Article 9(2) EHDS), which gives F(a) = 36 wherever the audit record is what that information is produced from (Section 4.2).</w:t>
        </w:r>
      </w:ins>
    </w:p>
    <w:p>
      <w:pPr>
        <w:pStyle w:val="Compact"/>
        <w:numPr>
          <w:ilvl w:val="0"/>
          <w:numId w:val="1002"/>
        </w:numPr>
      </w:pPr>
      <m:oMath>
        <m:r>
          <m:t>F</m:t>
        </m:r>
        <m:d>
          <m:dPr>
            <m:begChr m:val="("/>
            <m:sepChr m:val=""/>
            <m:endChr m:val=")"/>
            <m:grow/>
          </m:dPr>
          <m:e>
            <m:r>
              <m:t>a</m:t>
            </m:r>
          </m:e>
        </m:d>
        <m:r>
          <m:rPr>
            <m:sty m:val="p"/>
          </m:rPr>
          <m:t>=</m:t>
        </m:r>
        <m:r>
          <m:t>12</m:t>
        </m:r>
      </m:oMath>
      <w:r>
        <w:t xml:space="preserve"> for access and activity logs of Secure Processing Environments, this being the one-year minimum imposed by Article 73(1)(e) of Regulation (EU) 2025/327 (European Parliament and Council of the European Union, 2025). The Joint Action’s specification recommends five years (TEHDAS2, 2026, Table 5.4, OPR-18, p. 51); by Proposition 3 a longer floor enlarges the set of records whose permit expiry falls inside it, and by Corollary 2.2 no result depends on the value.</w:t>
      </w:r>
    </w:p>
    <w:p>
      <w:pPr>
        <w:pStyle w:val="FirstParagraph"/>
      </w:pPr>
      <w:r>
        <w:t xml:space="preserve">Two event processes act on records. An </w:t>
      </w:r>
      <w:r>
        <w:rPr>
          <w:iCs/>
          <w:i/>
        </w:rPr>
        <w:t xml:space="preserve">erasure request</w:t>
      </w:r>
      <w:r>
        <w:t xml:space="preserve"> arrives for record </w:t>
      </w:r>
      <m:oMath>
        <m:r>
          <m:t>a</m:t>
        </m:r>
      </m:oMath>
      <w:r>
        <w:t xml:space="preserve"> at month </w:t>
      </w:r>
      <m:oMath>
        <m:sSub>
          <m:e>
            <m:r>
              <m:t>t</m:t>
            </m:r>
          </m:e>
          <m:sub>
            <m:r>
              <m:t>r</m:t>
            </m:r>
          </m:sub>
        </m:sSub>
        <m:d>
          <m:dPr>
            <m:begChr m:val="("/>
            <m:sepChr m:val=""/>
            <m:endChr m:val=")"/>
            <m:grow/>
          </m:dPr>
          <m:e>
            <m:r>
              <m:t>a</m:t>
            </m:r>
          </m:e>
        </m:d>
      </m:oMath>
      <w:r>
        <w:t xml:space="preserve"> if the data subject exercises Article 17 in respect of the personal data underlying that record; if no request arrives, </w:t>
      </w:r>
      <m:oMath>
        <m:sSub>
          <m:e>
            <m:r>
              <m:t>t</m:t>
            </m:r>
          </m:e>
          <m:sub>
            <m:r>
              <m:t>r</m:t>
            </m:r>
          </m:sub>
        </m:sSub>
        <m:d>
          <m:dPr>
            <m:begChr m:val="("/>
            <m:sepChr m:val=""/>
            <m:endChr m:val=")"/>
            <m:grow/>
          </m:dPr>
          <m:e>
            <m:r>
              <m:t>a</m:t>
            </m:r>
          </m:e>
        </m:d>
        <m:r>
          <m:rPr>
            <m:sty m:val="p"/>
          </m:rPr>
          <m:t>=</m:t>
        </m:r>
        <m:r>
          <m:rPr>
            <m:sty m:val="p"/>
          </m:rPr>
          <m:t>∞</m:t>
        </m:r>
      </m:oMath>
      <w:r>
        <w:t xml:space="preserve">. A </w:t>
      </w:r>
      <w:r>
        <w:rPr>
          <w:iCs/>
          <w:i/>
        </w:rPr>
        <w:t xml:space="preserve">permit expiry</w:t>
      </w:r>
      <w:r>
        <w:t xml:space="preserve"> occurs at month </w:t>
      </w:r>
      <m:oMath>
        <m:sSub>
          <m:e>
            <m:r>
              <m:t>t</m:t>
            </m:r>
          </m:e>
          <m:sub>
            <m:r>
              <m:t>π</m:t>
            </m:r>
          </m:sub>
        </m:sSub>
        <m:d>
          <m:dPr>
            <m:begChr m:val="("/>
            <m:sepChr m:val=""/>
            <m:endChr m:val=")"/>
            <m:grow/>
          </m:dPr>
          <m:e>
            <m:r>
              <m:t>a</m:t>
            </m:r>
          </m:e>
        </m:d>
      </m:oMath>
      <w:r>
        <w:t xml:space="preserve"> for records with </w:t>
      </w:r>
      <m:oMath>
        <m:r>
          <m:t>σ</m:t>
        </m:r>
        <m:d>
          <m:dPr>
            <m:begChr m:val="("/>
            <m:sepChr m:val=""/>
            <m:endChr m:val=")"/>
            <m:grow/>
          </m:dPr>
          <m:e>
            <m:r>
              <m:t>a</m:t>
            </m:r>
          </m:e>
        </m:d>
      </m:oMath>
      <w:r>
        <w:t xml:space="preserve"> = secondary, being the month in which the data permit under which the processing occurred expires; for primary-pathway records </w:t>
      </w:r>
      <m:oMath>
        <m:sSub>
          <m:e>
            <m:r>
              <m:t>t</m:t>
            </m:r>
          </m:e>
          <m:sub>
            <m:r>
              <m:t>π</m:t>
            </m:r>
          </m:sub>
        </m:sSub>
        <m:d>
          <m:dPr>
            <m:begChr m:val="("/>
            <m:sepChr m:val=""/>
            <m:endChr m:val=")"/>
            <m:grow/>
          </m:dPr>
          <m:e>
            <m:r>
              <m:t>a</m:t>
            </m:r>
          </m:e>
        </m:d>
        <m:r>
          <m:rPr>
            <m:sty m:val="p"/>
          </m:rPr>
          <m:t>=</m:t>
        </m:r>
        <m:r>
          <m:rPr>
            <m:sty m:val="p"/>
          </m:rPr>
          <m:t>∞</m:t>
        </m:r>
      </m:oMath>
      <w:r>
        <w:t xml:space="preserve">.</w:t>
      </w:r>
    </w:p>
    <w:p>
      <w:pPr>
        <w:pStyle w:val="BodyText"/>
      </w:pPr>
      <w:r>
        <w:t xml:space="preserve">Finally, let </w:t>
      </w:r>
      <m:oMath>
        <m:r>
          <m:t>α</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be the </w:t>
      </w:r>
      <w:r>
        <w:rPr>
          <w:iCs/>
          <w:i/>
        </w:rPr>
        <w:t xml:space="preserve">payload-accessibility variable</w:t>
      </w:r>
      <w:r>
        <w:t xml:space="preserve">: </w:t>
      </w:r>
      <m:oMath>
        <m:r>
          <m:t>α</m:t>
        </m:r>
        <m:d>
          <m:dPr>
            <m:begChr m:val="("/>
            <m:sepChr m:val=""/>
            <m:endChr m:val=")"/>
            <m:grow/>
          </m:dPr>
          <m:e>
            <m:r>
              <m:t>a</m:t>
            </m:r>
            <m:r>
              <m:rPr>
                <m:sty m:val="p"/>
              </m:rPr>
              <m:t>,</m:t>
            </m:r>
            <m:r>
              <m:t>t</m:t>
            </m:r>
          </m:e>
        </m:d>
        <m:r>
          <m:rPr>
            <m:sty m:val="p"/>
          </m:rPr>
          <m:t>=</m:t>
        </m:r>
        <m:r>
          <m:t>1</m:t>
        </m:r>
      </m:oMath>
      <w:r>
        <w:t xml:space="preserve"> if the controller can recover </w:t>
      </w:r>
      <m:oMath>
        <m:r>
          <m:t>p</m:t>
        </m:r>
        <m:d>
          <m:dPr>
            <m:begChr m:val="("/>
            <m:sepChr m:val=""/>
            <m:endChr m:val=")"/>
            <m:grow/>
          </m:dPr>
          <m:e>
            <m:r>
              <m:t>a</m:t>
            </m:r>
          </m:e>
        </m:d>
      </m:oMath>
      <w:r>
        <w:t xml:space="preserve"> in intelligible form at month </w:t>
      </w:r>
      <m:oMath>
        <m:r>
          <m:t>t</m:t>
        </m:r>
      </m:oMath>
      <w:r>
        <w:t xml:space="preserve">,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records this as a stated abstraction, and Corollary 2.3 relaxes it for one case.</w:t>
      </w:r>
    </w:p>
    <w:p>
      <w:pPr>
        <w:pStyle w:val="BodyText"/>
      </w:pPr>
      <w:r>
        <w:t xml:space="preserve">The Secure Processing Environment case needs one further variable, and only on the reading of Article 68(12) that </w:t>
      </w:r>
      <w:hyperlink w:anchor="sec_4_6" w:history="1">
        <w:r>
          <w:rPr>
            <w:rStyle w:val="Hyperlink"/>
          </w:rPr>
          <w:t xml:space="preserve">Section 4.6</w:t>
        </w:r>
      </w:hyperlink>
      <w:r>
        <w:t xml:space="preserve"> identifies. Let </w:t>
      </w:r>
      <m:oMath>
        <m:r>
          <m:t>β</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be the </w:t>
      </w:r>
      <w:r>
        <w:rPr>
          <w:iCs/>
          <w:i/>
        </w:rPr>
        <w:t xml:space="preserve">subject-link variable</w:t>
      </w:r>
      <w:r>
        <w:t xml:space="preserve">: </w:t>
      </w:r>
      <m:oMath>
        <m:r>
          <m:t>β</m:t>
        </m:r>
        <m:d>
          <m:dPr>
            <m:begChr m:val="("/>
            <m:sepChr m:val=""/>
            <m:endChr m:val=")"/>
            <m:grow/>
          </m:dPr>
          <m:e>
            <m:r>
              <m:t>a</m:t>
            </m:r>
            <m:r>
              <m:rPr>
                <m:sty m:val="p"/>
              </m:rPr>
              <m:t>,</m:t>
            </m:r>
            <m:r>
              <m:t>t</m:t>
            </m:r>
          </m:e>
        </m:d>
        <m:r>
          <m:rPr>
            <m:sty m:val="p"/>
          </m:rPr>
          <m:t>=</m:t>
        </m:r>
        <m:r>
          <m:t>1</m:t>
        </m:r>
      </m:oMath>
      <w:r>
        <w:t xml:space="preserve"> if the subject fields </w:t>
      </w:r>
      <m:oMath>
        <m:sSub>
          <m:e>
            <m:r>
              <m:t>m</m:t>
            </m:r>
          </m:e>
          <m:sub>
            <m:r>
              <m:t>s</m:t>
            </m:r>
            <m:r>
              <m:t>u</m:t>
            </m:r>
            <m:r>
              <m:t>b</m:t>
            </m:r>
            <m:r>
              <m:t>j</m:t>
            </m:r>
          </m:sub>
        </m:sSub>
        <m:d>
          <m:dPr>
            <m:begChr m:val="("/>
            <m:sepChr m:val=""/>
            <m:endChr m:val=")"/>
            <m:grow/>
          </m:dPr>
          <m:e>
            <m:r>
              <m:t>a</m:t>
            </m:r>
          </m:e>
        </m:d>
      </m:oMath>
      <w:r>
        <w:t xml:space="preserve"> can be read in the environment at month </w:t>
      </w:r>
      <m:oMath>
        <m:r>
          <m:t>t</m:t>
        </m:r>
      </m:oMath>
      <w:r>
        <w:t xml:space="preserve">, and 0 otherwise. Where that reading does not apply, </w:t>
      </w:r>
      <m:oMath>
        <m:r>
          <m:t>β</m:t>
        </m:r>
      </m:oMath>
      <w:r>
        <w:t xml:space="preserve"> is unconstrained and plays no part in any result.</w:t>
      </w:r>
    </w:p>
    <w:p>
      <w:pPr>
        <w:pStyle w:val="BodyText"/>
      </w:pPr>
      <w:r>
        <w:t xml:space="preserve">Let </w:t>
      </w:r>
      <m:oMath>
        <m:r>
          <m:t>V</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denote whether record </w:t>
      </w:r>
      <m:oMath>
        <m:r>
          <m:t>a</m:t>
        </m:r>
      </m:oMath>
      <w:r>
        <w:t xml:space="preserve"> </w:t>
      </w:r>
      <w:r>
        <w:rPr>
          <w:iCs/>
          <w:i/>
        </w:rPr>
        <w:t xml:space="preserve">counts as verifiable</w:t>
      </w:r>
      <w:r>
        <w:t xml:space="preserve"> at month </w:t>
      </w:r>
      <m:oMath>
        <m:r>
          <m:t>t</m:t>
        </m:r>
      </m:oMath>
      <w:r>
        <w:t xml:space="preserve">. </w:t>
      </w:r>
      <m:oMath>
        <m:r>
          <m:t>V</m:t>
        </m:r>
      </m:oMath>
      <w:r>
        <w:t xml:space="preserve"> is not defined yet; defining it is the subject of </w:t>
      </w:r>
      <w:hyperlink w:anchor="sec_4_5" w:history="1">
        <w:r>
          <w:rPr>
            <w:rStyle w:val="Hyperlink"/>
          </w:rPr>
          <w:t xml:space="preserve">Section 4.5</w:t>
        </w:r>
      </w:hyperlink>
      <w:r>
        <w:t xml:space="preserve">, and the two competing definitions are what the propositions distinguish.</w:t>
      </w:r>
    </w:p>
    <w:bookmarkEnd w:id="63"/>
    <w:bookmarkStart w:id="64" w:name="the-three-constraints"/>
    <w:p>
      <w:pPr>
        <w:pStyle w:val="Heading2"/>
      </w:pPr>
      <w:bookmarkStart w:id="1048" w:name="sec_4_4"/>
      <w:r>
        <w:t xml:space="preserve">4.4 The Three Constraints</w:t>
      </w:r>
      <w:bookmarkEnd w:id="1048"/>
    </w:p>
    <w:p>
      <w:pPr>
        <w:pStyle w:val="FirstParagraph"/>
      </w:pPr>
      <w:r>
        <w:t xml:space="preserve">Each regime now becomes a constraint on the trajectory of </w:t>
      </w:r>
      <m:oMath>
        <m:r>
          <m:t>α</m:t>
        </m:r>
      </m:oMath>
      <w:r>
        <w:t xml:space="preserve"> and </w:t>
      </w:r>
      <m:oMath>
        <m:r>
          <m:t>V</m:t>
        </m:r>
      </m:oMath>
      <w:r>
        <w:t xml:space="preserve">: one floor that says how long a record must last, and two limits that say how soon its payload must go.</w:t>
      </w:r>
    </w:p>
    <w:p>
      <w:pPr>
        <w:pStyle w:val="BodyText"/>
      </w:pPr>
      <w:r>
        <w:rPr>
          <w:iCs/>
          <w:i/>
        </w:rPr>
        <w:t xml:space="preserve">C1: Retention floor.</w:t>
      </w:r>
      <w:r>
        <w:t xml:space="preserve"> For every record </w:t>
      </w:r>
      <m:oMath>
        <m:r>
          <m:t>a</m:t>
        </m:r>
      </m:oMath>
      <w:r>
        <w:t xml:space="preserve"> and every month </w:t>
      </w:r>
      <m:oMath>
        <m:r>
          <m:t>t</m:t>
        </m:r>
      </m:oMath>
      <w:r>
        <w:t xml:space="preserve"> with </w:t>
      </w:r>
      <m:oMath>
        <m:r>
          <m:t>t</m:t>
        </m:r>
        <m:d>
          <m:dPr>
            <m:begChr m:val="("/>
            <m:sepChr m:val=""/>
            <m:endChr m:val=")"/>
            <m:grow/>
          </m:dPr>
          <m:e>
            <m:r>
              <m:t>a</m:t>
            </m:r>
          </m:e>
        </m:d>
        <m:r>
          <m:rPr>
            <m:sty m:val="p"/>
          </m:rPr>
          <m:t>≤</m:t>
        </m:r>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w:t>
      </w:r>
    </w:p>
    <w:p>
      <w:pPr>
        <w:pStyle w:val="BodyText"/>
      </w:pPr>
      <m:oMathPara>
        <m:oMathParaPr>
          <m:jc m:val="center"/>
        </m:oMathParaPr>
        <m:oMath>
          <m:r>
            <m:t>V</m:t>
          </m:r>
          <m:d>
            <m:dPr>
              <m:begChr m:val="("/>
              <m:sepChr m:val=""/>
              <m:endChr m:val=")"/>
              <m:grow/>
            </m:dPr>
            <m:e>
              <m:r>
                <m:t>a</m:t>
              </m:r>
              <m:r>
                <m:rPr>
                  <m:sty m:val="p"/>
                </m:rPr>
                <m:t>,</m:t>
              </m:r>
              <m:r>
                <m:t>t</m:t>
              </m:r>
            </m:e>
          </m:d>
          <m:r>
            <m:rPr>
              <m:sty m:val="p"/>
            </m:rPr>
            <m:t>=</m:t>
          </m:r>
          <m:r>
            <m:t>1</m:t>
          </m:r>
          <m:r>
            <m:t>  </m:t>
          </m:r>
          <m:r>
            <m:rPr>
              <m:sty m:val="p"/>
            </m:rPr>
            <m:t>∀</m:t>
          </m:r>
          <m:r>
            <m:t> </m:t>
          </m:r>
          <m:r>
            <m:t>t</m:t>
          </m:r>
          <m:r>
            <m:rPr>
              <m:sty m:val="p"/>
            </m:rPr>
            <m:t>∈</m:t>
          </m:r>
          <m:d>
            <m:dPr>
              <m:begChr m:val="["/>
              <m:sepChr m:val=""/>
              <m:endChr m:val="]"/>
              <m:grow/>
            </m:dPr>
            <m:e>
              <m:r>
                <m:t> </m:t>
              </m:r>
              <m:r>
                <m:t>t</m:t>
              </m:r>
              <m:d>
                <m:dPr>
                  <m:begChr m:val="("/>
                  <m:sepChr m:val=""/>
                  <m:endChr m:val=")"/>
                  <m:grow/>
                </m:dPr>
                <m:e>
                  <m:r>
                    <m:t>a</m:t>
                  </m:r>
                </m:e>
              </m:d>
              <m:r>
                <m:rPr>
                  <m:sty m:val="p"/>
                </m:rPr>
                <m:t>,</m:t>
              </m:r>
              <m:r>
                <m:t> </m:t>
              </m:r>
              <m:r>
                <m:t>t</m:t>
              </m:r>
              <m:d>
                <m:dPr>
                  <m:begChr m:val="("/>
                  <m:sepChr m:val=""/>
                  <m:endChr m:val=")"/>
                  <m:grow/>
                </m:dPr>
                <m:e>
                  <m:r>
                    <m:t>a</m:t>
                  </m:r>
                </m:e>
              </m:d>
              <m:r>
                <m:rPr>
                  <m:sty m:val="p"/>
                </m:rPr>
                <m:t>+</m:t>
              </m:r>
              <m:r>
                <m:t>F</m:t>
              </m:r>
              <m:d>
                <m:dPr>
                  <m:begChr m:val="("/>
                  <m:sepChr m:val=""/>
                  <m:endChr m:val=")"/>
                  <m:grow/>
                </m:dPr>
                <m:e>
                  <m:r>
                    <m:t>a</m:t>
                  </m:r>
                </m:e>
              </m:d>
              <m:r>
                <m:t> </m:t>
              </m:r>
            </m:e>
          </m:d>
        </m:oMath>
      </m:oMathPara>
    </w:p>
    <w:p>
      <w:pPr>
        <w:pStyle w:val="FirstParagraph"/>
      </w:pPr>
      <w:r>
        <w:t xml:space="preserve">The record must count as verifiable throughout its retention window. The window is closed at both ends and so spans </w:t>
      </w:r>
      <m:oMath>
        <m:r>
          <m:t>F</m:t>
        </m:r>
        <m:r>
          <m:rPr>
            <m:sty m:val="p"/>
          </m:rPr>
          <m:t>+</m:t>
        </m:r>
        <m:r>
          <m:t>1</m:t>
        </m:r>
      </m:oMath>
      <w:r>
        <w:t xml:space="preserve"> monthly indices. This is deliberate: the obligations are minimums (“at least one year”), and a record written during month </w:t>
      </w:r>
      <m:oMath>
        <m:r>
          <m:t>t</m:t>
        </m:r>
        <m:d>
          <m:dPr>
            <m:begChr m:val="("/>
            <m:sepChr m:val=""/>
            <m:endChr m:val=")"/>
            <m:grow/>
          </m:dPr>
          <m:e>
            <m:r>
              <m:t>a</m:t>
            </m:r>
          </m:e>
        </m:d>
      </m:oMath>
      <w:r>
        <w:t xml:space="preserve"> completes </w:t>
      </w:r>
      <m:oMath>
        <m:r>
          <m:t>F</m:t>
        </m:r>
      </m:oMath>
      <w:r>
        <w:t xml:space="preserve"> full months only during month </w:t>
      </w:r>
      <m:oMath>
        <m:r>
          <m:t>t</m:t>
        </m:r>
        <m:d>
          <m:dPr>
            <m:begChr m:val="("/>
            <m:sepChr m:val=""/>
            <m:endChr m:val=")"/>
            <m:grow/>
          </m:dPr>
          <m:e>
            <m:r>
              <m:t>a</m:t>
            </m:r>
          </m:e>
        </m:d>
        <m:r>
          <m:rPr>
            <m:sty m:val="p"/>
          </m:rPr>
          <m:t>+</m:t>
        </m:r>
        <m:r>
          <m:t>F</m:t>
        </m:r>
      </m:oMath>
      <w:r>
        <w:t xml:space="preserve">, so requiring verifiability through that month is the conservative reading of “at least”. A half-open window would shorten every obligation by up to a month. Source: the eHDSI deployment baseline as reported, an illustrative value, for </w:t>
      </w:r>
      <m:oMath>
        <m:r>
          <m:t>F</m:t>
        </m:r>
        <m:r>
          <m:rPr>
            <m:sty m:val="p"/>
          </m:rPr>
          <m:t>=</m:t>
        </m:r>
        <m:r>
          <m:t>120</m:t>
        </m:r>
      </m:oMath>
      <w:r>
        <w:t xml:space="preserve">; Article 73(1)(e) EHDS for </w:t>
      </w:r>
      <m:oMath>
        <m:r>
          <m:t>F</m:t>
        </m:r>
        <m:r>
          <m:rPr>
            <m:sty m:val="p"/>
          </m:rPr>
          <m:t>=</m:t>
        </m:r>
        <m:r>
          <m:t>12</m:t>
        </m:r>
      </m:oMath>
      <w:r>
        <w:t xml:space="preserve">.</w:t>
      </w:r>
    </w:p>
    <w:p>
      <w:pPr>
        <w:pStyle w:val="BodyText"/>
      </w:pPr>
      <w:r>
        <w:rPr>
          <w:iCs/>
          <w:i/>
        </w:rPr>
        <w:t xml:space="preserve">C2: Erasure right.</w:t>
      </w:r>
      <w:r>
        <w:t xml:space="preserve"> For every record </w:t>
      </w:r>
      <m:oMath>
        <m:r>
          <m:t>a</m:t>
        </m:r>
      </m:oMath>
      <w:r>
        <w:t xml:space="preserve"> for which a valid erasure request arrives at </w:t>
      </w:r>
      <m:oMath>
        <m:sSub>
          <m:e>
            <m:r>
              <m:t>t</m:t>
            </m:r>
          </m:e>
          <m:sub>
            <m:r>
              <m:t>r</m:t>
            </m:r>
          </m:sub>
        </m:sSub>
        <m:d>
          <m:dPr>
            <m:begChr m:val="("/>
            <m:sepChr m:val=""/>
            <m:endChr m:val=")"/>
            <m:grow/>
          </m:dPr>
          <m:e>
            <m:r>
              <m:t>a</m:t>
            </m:r>
          </m:e>
        </m:d>
        <m:r>
          <m:rPr>
            <m:sty m:val="p"/>
          </m:rPr>
          <m:t>&lt;</m:t>
        </m:r>
        <m:r>
          <m:rPr>
            <m:sty m:val="p"/>
          </m:rPr>
          <m:t>∞</m:t>
        </m:r>
      </m:oMath>
      <w:r>
        <w:t xml:space="preserve">, and for every month </w:t>
      </w:r>
      <m:oMath>
        <m:r>
          <m:t>t</m:t>
        </m:r>
        <m:r>
          <m:rPr>
            <m:sty m:val="p"/>
          </m:rPr>
          <m:t>≥</m:t>
        </m:r>
        <m:sSub>
          <m:e>
            <m:r>
              <m:t>t</m:t>
            </m:r>
          </m:e>
          <m:sub>
            <m:r>
              <m:t>r</m:t>
            </m:r>
          </m:sub>
        </m:sSub>
        <m:d>
          <m:dPr>
            <m:begChr m:val="("/>
            <m:sepChr m:val=""/>
            <m:endChr m:val=")"/>
            <m:grow/>
          </m:dPr>
          <m:e>
            <m:r>
              <m:t>a</m:t>
            </m:r>
          </m:e>
        </m:d>
        <m:r>
          <m:rPr>
            <m:sty m:val="p"/>
          </m:rPr>
          <m:t>+</m:t>
        </m:r>
        <m:r>
          <m:t>δ</m:t>
        </m:r>
      </m:oMath>
      <w:r>
        <w:t xml:space="preserve">:</w:t>
      </w:r>
    </w:p>
    <w:p>
      <w:pPr>
        <w:pStyle w:val="BodyText"/>
      </w:pPr>
      <m:oMathPara>
        <m:oMathParaPr>
          <m:jc m:val="center"/>
        </m:oMathParaPr>
        <m:oMath>
          <m:r>
            <m:t>α</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r</m:t>
              </m:r>
            </m:sub>
          </m:sSub>
          <m:d>
            <m:dPr>
              <m:begChr m:val="("/>
              <m:sepChr m:val=""/>
              <m:endChr m:val=")"/>
              <m:grow/>
            </m:dPr>
            <m:e>
              <m:r>
                <m:t>a</m:t>
              </m:r>
            </m:e>
          </m:d>
          <m:r>
            <m:rPr>
              <m:sty m:val="p"/>
            </m:rPr>
            <m:t>+</m:t>
          </m:r>
          <m:r>
            <m:t>δ</m:t>
          </m:r>
        </m:oMath>
      </m:oMathPara>
    </w:p>
    <w:p>
      <w:pPr>
        <w:pStyle w:val="FirstParagraph"/>
      </w:pPr>
      <w:r>
        <w:t xml:space="preserve">The payload must cease to be accessible within the response period </w:t>
      </w:r>
      <m:oMath>
        <m:r>
          <m:t>δ</m:t>
        </m:r>
      </m:oMath>
      <w:r>
        <w:t xml:space="preserve">. Source: Article 17(1) GDPR, with </w:t>
      </w:r>
      <m:oMath>
        <m:r>
          <m:t>δ</m:t>
        </m:r>
      </m:oMath>
      <w:r>
        <w:t xml:space="preserve"> determined by Article 12(3) GDPR, which requires the controller to act without undue delay and in any event within one month of receipt, extendable by two further months for complex or numerous requests provided the data subject is informed within the first month. The model takes </w:t>
      </w:r>
      <m:oMath>
        <m:r>
          <m:t>δ</m:t>
        </m:r>
        <m:r>
          <m:rPr>
            <m:sty m:val="p"/>
          </m:rPr>
          <m:t>=</m:t>
        </m:r>
        <m:r>
          <m:t>1</m:t>
        </m:r>
      </m:oMath>
      <w:r>
        <w:t xml:space="preserve"> as the baseline and admits </w:t>
      </w:r>
      <m:oMath>
        <m:r>
          <m:t>δ</m:t>
        </m:r>
        <m:r>
          <m:rPr>
            <m:sty m:val="p"/>
          </m:rPr>
          <m:t>=</m:t>
        </m:r>
        <m:r>
          <m:t>3</m:t>
        </m:r>
      </m:oMath>
      <w:r>
        <w:t xml:space="preserve"> as the extended case; results are stated for arbitrary finite </w:t>
      </w:r>
      <m:oMath>
        <m:r>
          <m:t>δ</m:t>
        </m:r>
      </m:oMath>
      <w:r>
        <w:t xml:space="preserve"> and do not depend on which is chosen. Constraint C2 is triggered only by a </w:t>
      </w:r>
      <w:r>
        <w:rPr>
          <w:iCs/>
          <w:i/>
        </w:rPr>
        <w:t xml:space="preserve">valid</w:t>
      </w:r>
      <w:r>
        <w:t xml:space="preserve"> request. The model does not represent the Article 17(3) exemptions under which a controller may lawfully refuse, and so treats every arriving request as valid;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explains why this affects the frequencies reported in </w:t>
      </w:r>
      <w:hyperlink w:anchor="ch_5" w:history="1">
        <w:r>
          <w:rPr>
            <w:rStyle w:val="Hyperlink"/>
          </w:rPr>
          <w:t xml:space="preserve">Chapter 5</w:t>
        </w:r>
      </w:hyperlink>
      <w:r>
        <w:t xml:space="preserve"> but not the propositions.</w:t>
      </w:r>
      <w:ins w:id="90056" w:author="Claude" w:date="2026-10-05T19:00:00Z">
        <w:r>
          <w:t xml:space="preserve"> Article 17(3)(c), which disapplies the right where processing is necessary for reasons of public interest in the area of public health, narrows C2 further, in the same direction, in both pathways.</w:t>
        </w:r>
      </w:ins>
      <w:r>
        <w:t xml:space="preserve"> In the secondary-use pathway two provisions narrow C2 further. Article 17(3)(d) GDPR disapplies the right where processing is necessary for “scientific or historical research purposes or statistical purposes in accordance with Article 89(1) in so far as the right referred to in paragraph 1 is likely to render impossible or seriously impair the achievement of the objectives of that processing”, and the Regulation gives natural persons instead a right to opt out of secondary use, which is reversible and does not reach processing under data permits issued before it was exercised (Article 71(1) and (3) EHDS). For the environment’s own access logs, which serve Article 73(1)(e) rather than the research, the exemption that applies within the floor is Article 17(3)(b). The effect is that fewer SPE requests reach C2 than the model assumes, and a record that no request reaches faces only the floor and the ceiling, which is the case of Corollary 1.2.</w:t>
      </w:r>
    </w:p>
    <w:p>
      <w:pPr>
        <w:pStyle w:val="BodyText"/>
      </w:pPr>
      <w:r>
        <w:rPr>
          <w:iCs/>
          <w:i/>
        </w:rPr>
        <w:t xml:space="preserve">C3: Deletion ceiling.</w:t>
      </w:r>
      <w:r>
        <w:t xml:space="preserve"> For every record </w:t>
      </w:r>
      <m:oMath>
        <m:r>
          <m:t>a</m:t>
        </m:r>
      </m:oMath>
      <w:r>
        <w:t xml:space="preserve"> with </w:t>
      </w:r>
      <m:oMath>
        <m:r>
          <m:t>σ</m:t>
        </m:r>
        <m:d>
          <m:dPr>
            <m:begChr m:val="("/>
            <m:sepChr m:val=""/>
            <m:endChr m:val=")"/>
            <m:grow/>
          </m:dPr>
          <m:e>
            <m:r>
              <m:t>a</m:t>
            </m:r>
          </m:e>
        </m:d>
      </m:oMath>
      <w:r>
        <w:t xml:space="preserve"> = secondary and every month </w:t>
      </w:r>
      <m:oMath>
        <m:r>
          <m:t>t</m:t>
        </m:r>
        <m:r>
          <m:rPr>
            <m:sty m:val="p"/>
          </m:rPr>
          <m:t>≥</m:t>
        </m:r>
        <m:sSub>
          <m:e>
            <m:r>
              <m:t>t</m:t>
            </m:r>
          </m:e>
          <m:sub>
            <m:r>
              <m:t>π</m:t>
            </m:r>
          </m:sub>
        </m:sSub>
        <m:d>
          <m:dPr>
            <m:begChr m:val="("/>
            <m:sepChr m:val=""/>
            <m:endChr m:val=")"/>
            <m:grow/>
          </m:dPr>
          <m:e>
            <m:r>
              <m:t>a</m:t>
            </m:r>
          </m:e>
        </m:d>
        <m:r>
          <m:rPr>
            <m:sty m:val="p"/>
          </m:rPr>
          <m:t>+</m:t>
        </m:r>
        <m:r>
          <m:t>6</m:t>
        </m:r>
      </m:oMath>
      <w:r>
        <w:t xml:space="preserve">:</w:t>
      </w:r>
    </w:p>
    <w:p>
      <w:pPr>
        <w:pStyle w:val="BodyText"/>
      </w:pPr>
      <m:oMathPara>
        <m:oMathParaPr>
          <m:jc m:val="center"/>
        </m:oMathParaPr>
        <m:oMath>
          <m:r>
            <m:t>α</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sepChr m:val=""/>
              <m:endChr m:val=")"/>
              <m:grow/>
            </m:dPr>
            <m:e>
              <m:r>
                <m:t>a</m:t>
              </m:r>
            </m:e>
          </m:d>
          <m:r>
            <m:rPr>
              <m:sty m:val="p"/>
            </m:rPr>
            <m:t>+</m:t>
          </m:r>
          <m:r>
            <m:t>6</m:t>
          </m:r>
        </m:oMath>
      </m:oMathPara>
    </w:p>
    <w:p>
      <w:pPr>
        <w:pStyle w:val="FirstParagraph"/>
      </w:pPr>
      <w:r>
        <w:t xml:space="preserve">and, where the record’s subject fields are electronic health data within the environment (</w:t>
      </w:r>
      <w:hyperlink w:anchor="sec_4_6" w:history="1">
        <w:r>
          <w:rPr>
            <w:rStyle w:val="Hyperlink"/>
          </w:rPr>
          <w:t xml:space="preserve">Section 4.6</w:t>
        </w:r>
      </w:hyperlink>
      <w:r>
        <w:t xml:space="preserve">),</w:t>
      </w:r>
    </w:p>
    <w:p>
      <w:pPr>
        <w:pStyle w:val="BodyText"/>
      </w:pPr>
      <m:oMathPara>
        <m:oMathParaPr>
          <m:jc m:val="center"/>
        </m:oMathParaPr>
        <m:oMath>
          <m:r>
            <m:t>β</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sepChr m:val=""/>
              <m:endChr m:val=")"/>
              <m:grow/>
            </m:dPr>
            <m:e>
              <m:r>
                <m:t>a</m:t>
              </m:r>
            </m:e>
          </m:d>
          <m:r>
            <m:rPr>
              <m:sty m:val="p"/>
            </m:rPr>
            <m:t>+</m:t>
          </m:r>
          <m:r>
            <m:t>6</m:t>
          </m:r>
        </m:oMath>
      </m:oMathPara>
    </w:p>
    <w:p>
      <w:pPr>
        <w:pStyle w:val="FirstParagraph"/>
      </w:pPr>
      <w:r>
        <w:t xml:space="preserve">Electronic health data must not remain in the Secure Processing Environment more than six months after permit expiry. Source: Article 68(12) EHDS, which provides that “the electronic health data within the secure processing environment shall be deleted within six months of the expiry of the data permit” (European Parliament and Council of the European Union, 2025), as operationalised by TEHDAS2 (2025).</w:t>
      </w:r>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 </w:t>
      </w:r>
      <m:oMath>
        <m:r>
          <m:t>V</m:t>
        </m:r>
      </m:oMath>
      <w:r>
        <w:t xml:space="preserve"> is defined in terms of </w:t>
      </w:r>
      <m:oMath>
        <m:r>
          <m:t>α</m:t>
        </m:r>
      </m:oMath>
      <w:r>
        <w:t xml:space="preserve">, which is the question </w:t>
      </w:r>
      <w:hyperlink w:anchor="sec_4_5" w:history="1">
        <w:r>
          <w:rPr>
            <w:rStyle w:val="Hyperlink"/>
          </w:rPr>
          <w:t xml:space="preserve">Section 4.5</w:t>
        </w:r>
      </w:hyperlink>
      <w:r>
        <w:t xml:space="preserve"> makes explicit.</w:t>
      </w:r>
    </w:p>
    <w:bookmarkEnd w:id="64"/>
    <w:bookmarkStart w:id="65" w:name="two-semantics-of-verifiability"/>
    <w:p>
      <w:pPr>
        <w:pStyle w:val="Heading2"/>
      </w:pPr>
      <w:bookmarkStart w:id="1049" w:name="sec_4_5"/>
      <w:r>
        <w:t xml:space="preserve">4.5 Two Semantics of Verifiability</w:t>
      </w:r>
      <w:bookmarkEnd w:id="1049"/>
    </w:p>
    <w:p>
      <w:pPr>
        <w:pStyle w:val="FirstParagraph"/>
      </w:pPr>
      <w:r>
        <w:t xml:space="preserve">Everything now turns on one undefined word: verifiable. Two definitions are available, and the propositions show that they lead to opposite answers.</w:t>
      </w:r>
    </w:p>
    <w:p>
      <w:pPr>
        <w:pStyle w:val="BodyText"/>
      </w:pPr>
      <w:r>
        <w:rPr>
          <w:iCs/>
          <w:i/>
        </w:rPr>
        <w:t xml:space="preserve">Semantics I: plaintext verifiability.</w:t>
      </w:r>
      <w:r>
        <w:t xml:space="preserve"> A record counts as verifiable exactly when its payload is accessible:</w:t>
      </w:r>
    </w:p>
    <w:p>
      <w:pPr>
        <w:pStyle w:val="BodyText"/>
      </w:pPr>
      <m:oMathPara>
        <m:oMathParaPr>
          <m:jc m:val="center"/>
        </m:oMathParaPr>
        <m:oMath>
          <m:sSup>
            <m:e>
              <m:r>
                <m:t>V</m:t>
              </m:r>
            </m:e>
            <m:sup>
              <m:r>
                <m:t>I</m:t>
              </m:r>
            </m:sup>
          </m:sSup>
          <m:d>
            <m:dPr>
              <m:begChr m:val="("/>
              <m:sepChr m:val=""/>
              <m:endChr m:val=")"/>
              <m:grow/>
            </m:dPr>
            <m:e>
              <m:r>
                <m:t>a</m:t>
              </m:r>
              <m:r>
                <m:rPr>
                  <m:sty m:val="p"/>
                </m:rPr>
                <m:t>,</m:t>
              </m:r>
              <m:r>
                <m:t>t</m:t>
              </m:r>
            </m:e>
          </m:d>
          <m:r>
            <m:rPr>
              <m:sty m:val="p"/>
            </m:rPr>
            <m:t>=</m:t>
          </m:r>
          <m:r>
            <m:t>α</m:t>
          </m:r>
          <m:d>
            <m:dPr>
              <m:begChr m:val="("/>
              <m:sepChr m:val=""/>
              <m:endChr m:val=")"/>
              <m:grow/>
            </m:dPr>
            <m:e>
              <m:r>
                <m:t>a</m:t>
              </m:r>
              <m:r>
                <m:rPr>
                  <m:sty m:val="p"/>
                </m:rPr>
                <m:t>,</m:t>
              </m:r>
              <m:r>
                <m:t>t</m:t>
              </m:r>
            </m:e>
          </m:d>
        </m:oMath>
      </m:oMathPara>
    </w:p>
    <w:p>
      <w:pPr>
        <w:pStyle w:val="FirstParagraph"/>
      </w:pPr>
      <w:r>
        <w: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The reference implementation of the cross-border gateway is built as such a log: whatever an audit message carries stays readable. In the 2017 OpenNCP source, the audit record repository stored every received audit message whole, in a database column for the message content. The patient identifier sat in a readable column, and a further column held the participant-object query. The repository refused to modify a stored message, and its audit code had no scheduled retention or purge logic, so how long the content stayed readable was left to the operator (OpenNCP Project, 2017). The schema deployed with OpenNCP 9.1.0 in 2026 keeps the same columns (Sundhedsdatastyrelsen, 2026); whether they are populated in a given deployment was not inspected. In the 2017 source the patient-discovery audit carried the patient identifier and the full SOAP security header of the request, which in the model are subject and accessor fields, though not the demographic query that ITI-55 asks gateways to record. “Verification” there meant that the sending gateway signed each audit message (enveloped XML signature); the repository stored the signature but did not check it, and kept no hash chain or other tamper evidence beyond its refusal to modify. How other deployments configure retention is not established here. No instrument states this semantics, and none states the alternative.</w:t>
      </w:r>
      <w:ins w:id="90054" w:author="Claude" w:date="2026-10-05T19:00:00Z">
        <w:r>
          <w:t xml:space="preserve"> Semantics I is therefore best read as the de facto semantics of deployed audit repositories, of which the OpenNCP reference implementation is one instance, rather than as a legal requirement; Proposition 1 shows why a repository built on it cannot meet the three regimes together, and so why such repositories must change.</w:t>
        </w:r>
      </w:ins>
    </w:p>
    <w:p>
      <w:pPr>
        <w:pStyle w:val="BodyText"/>
      </w:pPr>
      <w:r>
        <w:rPr>
          <w:iCs/>
          <w:i/>
        </w:rPr>
        <w:t xml:space="preserve">Semantics II: accountability-preserving verifiability.</w:t>
      </w:r>
      <w:r>
        <w:t xml:space="preserve"> A record counts as verifiable when its accountability content is intact and any loss of payload accessibility is itself accounted for:</w:t>
      </w:r>
    </w:p>
    <w:p>
      <w:pPr>
        <w:pStyle w:val="BodyText"/>
      </w:pPr>
      <m:oMathPara>
        <m:oMathParaPr>
          <m:jc m:val="center"/>
        </m:oMathParaPr>
        <m:oMath>
          <m:sSup>
            <m:e>
              <m:r>
                <m:t>V</m:t>
              </m:r>
            </m:e>
            <m:sup>
              <m:r>
                <m:t>I</m:t>
              </m:r>
              <m:r>
                <m:t>I</m:t>
              </m:r>
            </m:sup>
          </m:sSup>
          <m:d>
            <m:dPr>
              <m:begChr m:val="("/>
              <m:sepChr m:val=""/>
              <m:endChr m:val=")"/>
              <m:grow/>
            </m:dPr>
            <m:e>
              <m:r>
                <m:t>a</m:t>
              </m:r>
              <m:r>
                <m:rPr>
                  <m:sty m:val="p"/>
                </m:rPr>
                <m:t>,</m:t>
              </m:r>
              <m:r>
                <m:t>t</m:t>
              </m:r>
            </m:e>
          </m:d>
          <m:r>
            <m:rPr>
              <m:sty m:val="p"/>
            </m:rPr>
            <m:t>=</m:t>
          </m:r>
          <m:r>
            <m:t>1</m:t>
          </m:r>
          <m:r>
            <m:rPr>
              <m:sty m:val="p"/>
            </m:rPr>
            <m:t>⇔</m:t>
          </m:r>
          <m:r>
            <m:rPr>
              <m:nor/>
            </m:rPr>
            <m:t>(i)</m:t>
          </m:r>
          <m:r>
            <m:rPr>
              <m:sty m:val="p"/>
            </m:rPr>
            <m:t>∧</m:t>
          </m:r>
          <m:r>
            <m:rPr>
              <m:nor/>
            </m:rPr>
            <m:t>(ii)</m:t>
          </m:r>
          <m:r>
            <m:rPr>
              <m:sty m:val="p"/>
            </m:rPr>
            <m:t>∧</m:t>
          </m:r>
          <m:r>
            <m:rPr>
              <m:nor/>
            </m:rPr>
            <m:t>(iii)</m:t>
          </m:r>
        </m:oMath>
      </m:oMathPara>
    </w:p>
    <w:p>
      <w:pPr>
        <w:pStyle w:val="FirstParagraph"/>
      </w:pPr>
      <w:r>
        <w:t xml:space="preserve">where, at month </w:t>
      </w:r>
      <m:oMath>
        <m:r>
          <m:t>t</m:t>
        </m:r>
      </m:oMath>
      <w:r>
        <w:t xml:space="preserve">: (i) </w:t>
      </w:r>
      <m:oMath>
        <m:sSub>
          <m:e>
            <m:r>
              <m:t>m</m:t>
            </m:r>
          </m:e>
          <m:sub>
            <m:r>
              <m:t>a</m:t>
            </m:r>
            <m:r>
              <m:t>c</m:t>
            </m:r>
            <m:r>
              <m:t>c</m:t>
            </m:r>
          </m:sub>
        </m:sSub>
        <m:d>
          <m:dPr>
            <m:begChr m:val="("/>
            <m:sepChr m:val=""/>
            <m:endChr m:val=")"/>
            <m:grow/>
          </m:dPr>
          <m:e>
            <m:r>
              <m:t>a</m:t>
            </m:r>
          </m:e>
        </m:d>
      </m:oMath>
      <w:r>
        <w:t xml:space="preserve"> is intact and unmodified, and so is </w:t>
      </w:r>
      <m:oMath>
        <m:sSub>
          <m:e>
            <m:r>
              <m:t>m</m:t>
            </m:r>
          </m:e>
          <m:sub>
            <m:r>
              <m:t>s</m:t>
            </m:r>
            <m:r>
              <m:t>u</m:t>
            </m:r>
            <m:r>
              <m:t>b</m:t>
            </m:r>
            <m:r>
              <m:t>j</m:t>
            </m:r>
          </m:sub>
        </m:sSub>
        <m:d>
          <m:dPr>
            <m:begChr m:val="("/>
            <m:sepChr m:val=""/>
            <m:endChr m:val=")"/>
            <m:grow/>
          </m:dPr>
          <m:e>
            <m:r>
              <m:t>a</m:t>
            </m:r>
          </m:e>
        </m:d>
      </m:oMath>
      <w:r>
        <w:t xml:space="preserve"> unless its removal is recorded under (iii); (ii) </w:t>
      </w:r>
      <m:oMath>
        <m:r>
          <m:t>c</m:t>
        </m:r>
        <m:d>
          <m:dPr>
            <m:begChr m:val="("/>
            <m:sepChr m:val=""/>
            <m:endChr m:val=")"/>
            <m:grow/>
          </m:dPr>
          <m:e>
            <m:r>
              <m:t>a</m:t>
            </m:r>
          </m:e>
        </m:d>
      </m:oMath>
      <w:r>
        <w:t xml:space="preserve"> is present and binding; and (iii) if </w:t>
      </w:r>
      <m:oMath>
        <m:r>
          <m:t>α</m:t>
        </m:r>
        <m:d>
          <m:dPr>
            <m:begChr m:val="("/>
            <m:sepChr m:val=""/>
            <m:endChr m:val=")"/>
            <m:grow/>
          </m:dPr>
          <m:e>
            <m:r>
              <m:t>a</m:t>
            </m:r>
            <m:r>
              <m:rPr>
                <m:sty m:val="p"/>
              </m:rPr>
              <m:t>,</m:t>
            </m:r>
            <m:r>
              <m:t>t</m:t>
            </m:r>
            <m:r>
              <m:rPr>
                <m:sty m:val="p"/>
              </m:rPr>
              <m:t>′</m:t>
            </m:r>
          </m:e>
        </m:d>
        <m:r>
          <m:rPr>
            <m:sty m:val="p"/>
          </m:rPr>
          <m:t>=</m:t>
        </m:r>
        <m:r>
          <m:t>1</m:t>
        </m:r>
      </m:oMath>
      <w:r>
        <w:t xml:space="preserve"> for some </w:t>
      </w:r>
      <m:oMath>
        <m:r>
          <m:t>t</m:t>
        </m:r>
        <m:r>
          <m:rPr>
            <m:sty m:val="p"/>
          </m:rPr>
          <m:t>′</m:t>
        </m:r>
        <m:r>
          <m:rPr>
            <m:sty m:val="p"/>
          </m:rPr>
          <m:t>&lt;</m:t>
        </m:r>
        <m:r>
          <m:t>t</m:t>
        </m:r>
      </m:oMath>
      <w:r>
        <w:t xml:space="preserve"> and </w:t>
      </w:r>
      <m:oMath>
        <m:r>
          <m:t>α</m:t>
        </m:r>
        <m:d>
          <m:dPr>
            <m:begChr m:val="("/>
            <m:sepChr m:val=""/>
            <m:endChr m:val=")"/>
            <m:grow/>
          </m:dPr>
          <m:e>
            <m:r>
              <m:t>a</m:t>
            </m:r>
            <m:r>
              <m:rPr>
                <m:sty m:val="p"/>
              </m:rPr>
              <m:t>,</m:t>
            </m:r>
            <m:r>
              <m:t>t</m:t>
            </m:r>
          </m:e>
        </m:d>
        <m:r>
          <m:rPr>
            <m:sty m:val="p"/>
          </m:rPr>
          <m:t>=</m:t>
        </m:r>
        <m:r>
          <m:t>0</m:t>
        </m:r>
      </m:oMath>
      <w:r>
        <w:t xml:space="preserve">, or likewise for </w:t>
      </w:r>
      <m:oMath>
        <m:r>
          <m:t>β</m:t>
        </m:r>
      </m:oMath>
      <w:r>
        <w:t xml:space="preserve">, then an invalidation entry </w:t>
      </w:r>
      <m:oMath>
        <m:r>
          <m:t>ι</m:t>
        </m:r>
        <m:d>
          <m:dPr>
            <m:begChr m:val="("/>
            <m:sepChr m:val=""/>
            <m:endChr m:val=")"/>
            <m:grow/>
          </m:dPr>
          <m:e>
            <m:r>
              <m:t>a</m:t>
            </m:r>
          </m:e>
        </m:d>
      </m:oMath>
      <w:r>
        <w:t xml:space="preserve"> 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 </w:t>
      </w:r>
      <w:r>
        <w:rPr>
          <w:iCs/>
          <w:i/>
        </w:rPr>
        <w:t xml:space="preserve">and</w:t>
      </w:r>
      <w:r>
        <w:t xml:space="preserve"> of the lawful invalidation of that event’s payload. The audit trail grows rather than shrinks when erasure occurs.</w:t>
      </w:r>
    </w:p>
    <w:p>
      <w:pPr>
        <w:pStyle w:val="BodyText"/>
      </w:pPr>
      <w:r>
        <w:t xml:space="preserve">Neither semantics is stipulated by the instruments. </w:t>
      </w:r>
      <w:hyperlink w:anchor="sec_4_10" w:history="1">
        <w:r>
          <w:rPr>
            <w:rStyle w:val="Hyperlink"/>
          </w:rPr>
          <w:t xml:space="preserve">Section 4.10</w:t>
        </w:r>
      </w:hyperlink>
      <w:r>
        <w:t xml:space="preserve"> argues that Semantics II is the better reading of what the instruments require; the propositions below establish what follows from each.</w:t>
      </w:r>
    </w:p>
    <w:bookmarkEnd w:id="65"/>
    <w:bookmarkStart w:id="66" w:name="X92b2126634aa6a7e3b60431749c90a4eaf881bd"/>
    <w:p>
      <w:pPr>
        <w:pStyle w:val="Heading2"/>
      </w:pPr>
      <w:bookmarkStart w:id="1050" w:name="sec_4_6"/>
      <w:r>
        <w:t xml:space="preserve">4.6 Propositions 1 and 3: Infeasibility, and Where the Ceiling Is Anchored</w:t>
      </w:r>
      <w:bookmarkEnd w:id="1050"/>
    </w:p>
    <w:p>
      <w:pPr>
        <w:pStyle w:val="FirstParagraph"/>
      </w:pPr>
      <w:r>
        <w:t xml:space="preserve">Under Semantics I the conflict is not bad luck or rare timing. It is a contradiction, and it can be located to the month.</w:t>
      </w:r>
    </w:p>
    <w:p>
      <w:pPr>
        <w:pStyle w:val="BlockText"/>
      </w:pPr>
      <w:r>
        <w:rPr>
          <w:iCs/>
          <w:i/>
        </w:rPr>
        <w:t xml:space="preserve">Proposition 1.</w:t>
      </w:r>
      <w:r>
        <w:t xml:space="preserve"> Under Semantics I, the constraint system </w:t>
      </w:r>
      <m:oMath>
        <m:r>
          <m:rPr>
            <m:sty m:val="p"/>
          </m:rPr>
          <m:t>{</m:t>
        </m:r>
        <m:r>
          <m:t>C</m:t>
        </m:r>
        <m:r>
          <m:t>1</m:t>
        </m:r>
        <m:r>
          <m:rPr>
            <m:sty m:val="p"/>
          </m:rPr>
          <m:t>,</m:t>
        </m:r>
        <m:r>
          <m:t>C</m:t>
        </m:r>
        <m:r>
          <m:t>2</m:t>
        </m:r>
        <m:r>
          <m:rPr>
            <m:sty m:val="p"/>
          </m:rPr>
          <m:t>,</m:t>
        </m:r>
        <m:r>
          <m:t>C</m:t>
        </m:r>
        <m:r>
          <m:t>3</m:t>
        </m:r>
        <m:r>
          <m:rPr>
            <m:sty m:val="p"/>
          </m:rPr>
          <m:t>}</m:t>
        </m:r>
      </m:oMath>
      <w:r>
        <w:t xml:space="preserve"> is infeasible for any record </w:t>
      </w:r>
      <m:oMath>
        <m:r>
          <m:t>a</m:t>
        </m:r>
      </m:oMath>
      <w:r>
        <w:t xml:space="preserve"> such that</w:t>
      </w:r>
    </w:p>
    <w:p>
      <w:pPr>
        <w:pStyle w:val="BlockText"/>
      </w:pPr>
      <m:oMathPara>
        <m:oMathParaPr>
          <m:jc m:val="center"/>
        </m:oMathParaPr>
        <m:oMath>
          <m:sSub>
            <m:e>
              <m:r>
                <m:t>t</m:t>
              </m:r>
            </m:e>
            <m:sub>
              <m:r>
                <m:t>r</m:t>
              </m:r>
            </m:sub>
          </m:sSub>
          <m:d>
            <m:dPr>
              <m:begChr m:val="("/>
              <m:sepChr m:val=""/>
              <m:endChr m:val=")"/>
              <m:grow/>
            </m:dPr>
            <m:e>
              <m:r>
                <m:t>a</m:t>
              </m:r>
            </m:e>
          </m:d>
          <m:r>
            <m:rPr>
              <m:sty m:val="p"/>
            </m:rPr>
            <m:t>+</m:t>
          </m:r>
          <m:r>
            <m:t>δ</m:t>
          </m:r>
          <m:r>
            <m:rPr>
              <m:sty m:val="p"/>
            </m:rPr>
            <m:t>≤</m:t>
          </m:r>
          <m:r>
            <m:t>t</m:t>
          </m:r>
          <m:d>
            <m:dPr>
              <m:begChr m:val="("/>
              <m:sepChr m:val=""/>
              <m:endChr m:val=")"/>
              <m:grow/>
            </m:dPr>
            <m:e>
              <m:r>
                <m:t>a</m:t>
              </m:r>
            </m:e>
          </m:d>
          <m:r>
            <m:rPr>
              <m:sty m:val="p"/>
            </m:rPr>
            <m:t>+</m:t>
          </m:r>
          <m:r>
            <m:t>F</m:t>
          </m:r>
          <m:d>
            <m:dPr>
              <m:begChr m:val="("/>
              <m:sepChr m:val=""/>
              <m:endChr m:val=")"/>
              <m:grow/>
            </m:dPr>
            <m:e>
              <m:r>
                <m:t>a</m:t>
              </m:r>
            </m:e>
          </m:d>
          <m:r>
            <m:t> </m:t>
          </m:r>
          <m:r>
            <m:rPr>
              <m:nor/>
            </m:rPr>
            <m:t>or</m:t>
          </m:r>
          <m:r>
            <m:t> </m:t>
          </m:r>
          <m:sSub>
            <m:e>
              <m:r>
                <m:t>t</m:t>
              </m:r>
            </m:e>
            <m:sub>
              <m:r>
                <m:t>π</m:t>
              </m:r>
            </m:sub>
          </m:sSub>
          <m:d>
            <m:dPr>
              <m:begChr m:val="("/>
              <m:sepChr m:val=""/>
              <m:endChr m:val=")"/>
              <m:grow/>
            </m:dPr>
            <m:e>
              <m:r>
                <m:t>a</m:t>
              </m:r>
            </m:e>
          </m:d>
          <m:r>
            <m:rPr>
              <m:sty m:val="p"/>
            </m:rPr>
            <m:t>+</m:t>
          </m:r>
          <m:r>
            <m:t>6</m:t>
          </m:r>
          <m:r>
            <m:rPr>
              <m:sty m:val="p"/>
            </m:rPr>
            <m:t>≤</m:t>
          </m:r>
          <m:r>
            <m:t>t</m:t>
          </m:r>
          <m:d>
            <m:dPr>
              <m:begChr m:val="("/>
              <m:sepChr m:val=""/>
              <m:endChr m:val=")"/>
              <m:grow/>
            </m:dPr>
            <m:e>
              <m:r>
                <m:t>a</m:t>
              </m:r>
            </m:e>
          </m:d>
          <m:r>
            <m:rPr>
              <m:sty m:val="p"/>
            </m:rPr>
            <m:t>+</m:t>
          </m:r>
          <m:r>
            <m:t>F</m:t>
          </m:r>
          <m:d>
            <m:dPr>
              <m:begChr m:val="("/>
              <m:sepChr m:val=""/>
              <m:endChr m:val=")"/>
              <m:grow/>
            </m:dPr>
            <m:e>
              <m:r>
                <m:t>a</m:t>
              </m:r>
            </m:e>
          </m:d>
          <m:r>
            <m:rPr>
              <m:sty m:val="p"/>
            </m:rPr>
            <m:t>.</m:t>
          </m:r>
        </m:oMath>
      </m:oMathPara>
    </w:p>
    <w:p>
      <w:pPr>
        <w:pStyle w:val="FirstParagraph"/>
      </w:pPr>
      <w:r>
        <w:rPr>
          <w:iCs/>
          <w:i/>
        </w:rPr>
        <w:t xml:space="preserve">Proof.</w:t>
      </w:r>
      <w:r>
        <w:t xml:space="preserve"> Take a record </w:t>
      </w:r>
      <m:oMath>
        <m:r>
          <m:t>a</m:t>
        </m:r>
      </m:oMath>
      <w:r>
        <w:t xml:space="preserve"> satisfying the first disjunct, and let </w:t>
      </w:r>
      <m:oMath>
        <m:sSup>
          <m:e>
            <m:r>
              <m:t>t</m:t>
            </m:r>
          </m:e>
          <m:sup>
            <m:r>
              <m:rPr>
                <m:sty m:val="p"/>
              </m:rPr>
              <m:t>*</m:t>
            </m:r>
          </m:sup>
        </m:sSup>
        <m:r>
          <m:rPr>
            <m:sty m:val="p"/>
          </m:rPr>
          <m:t>=</m:t>
        </m:r>
        <m:sSub>
          <m:e>
            <m:r>
              <m:t>t</m:t>
            </m:r>
          </m:e>
          <m:sub>
            <m:r>
              <m:t>r</m:t>
            </m:r>
          </m:sub>
        </m:sSub>
        <m:d>
          <m:dPr>
            <m:begChr m:val="("/>
            <m:sepChr m:val=""/>
            <m:endChr m:val=")"/>
            <m:grow/>
          </m:dPr>
          <m:e>
            <m:r>
              <m:t>a</m:t>
            </m:r>
          </m:e>
        </m:d>
        <m:r>
          <m:rPr>
            <m:sty m:val="p"/>
          </m:rPr>
          <m:t>+</m:t>
        </m:r>
        <m:r>
          <m:t>δ</m:t>
        </m:r>
      </m:oMath>
      <w:r>
        <w:t xml:space="preserve">. By hypothesis </w:t>
      </w:r>
      <m:oMath>
        <m:sSup>
          <m:e>
            <m:r>
              <m:t>t</m:t>
            </m:r>
          </m:e>
          <m:sup>
            <m:r>
              <m:rPr>
                <m:sty m:val="p"/>
              </m:rPr>
              <m:t>*</m:t>
            </m:r>
          </m:sup>
        </m:sSup>
        <m:r>
          <m:rPr>
            <m:sty m:val="p"/>
          </m:rPr>
          <m:t>≤</m:t>
        </m:r>
        <m:r>
          <m:t>t</m:t>
        </m:r>
        <m:d>
          <m:dPr>
            <m:begChr m:val="("/>
            <m:sepChr m:val=""/>
            <m:endChr m:val=")"/>
            <m:grow/>
          </m:dPr>
          <m:e>
            <m:r>
              <m:t>a</m:t>
            </m:r>
          </m:e>
        </m:d>
        <m:r>
          <m:rPr>
            <m:sty m:val="p"/>
          </m:rPr>
          <m:t>+</m:t>
        </m:r>
        <m:r>
          <m:t>F</m:t>
        </m:r>
        <m:d>
          <m:dPr>
            <m:begChr m:val="("/>
            <m:sepChr m:val=""/>
            <m:endChr m:val=")"/>
            <m:grow/>
          </m:dPr>
          <m:e>
            <m:r>
              <m:t>a</m:t>
            </m:r>
          </m:e>
        </m:d>
      </m:oMath>
      <w:r>
        <w:t xml:space="preserve">, and since erasure requests arrive after the access that generates the record, </w:t>
      </w:r>
      <m:oMath>
        <m:sSup>
          <m:e>
            <m:r>
              <m:t>t</m:t>
            </m:r>
          </m:e>
          <m:sup>
            <m:r>
              <m:rPr>
                <m:sty m:val="p"/>
              </m:rPr>
              <m:t>*</m:t>
            </m:r>
          </m:sup>
        </m:sSup>
        <m:r>
          <m:rPr>
            <m:sty m:val="p"/>
          </m:rPr>
          <m:t>≥</m:t>
        </m:r>
        <m:r>
          <m:t>t</m:t>
        </m:r>
        <m:d>
          <m:dPr>
            <m:begChr m:val="("/>
            <m:sepChr m:val=""/>
            <m:endChr m:val=")"/>
            <m:grow/>
          </m:dPr>
          <m:e>
            <m:r>
              <m:t>a</m:t>
            </m:r>
          </m:e>
        </m:d>
      </m:oMath>
      <w:r>
        <w:t xml:space="preserve">. Hence </w:t>
      </w:r>
      <m:oMath>
        <m:sSup>
          <m:e>
            <m:r>
              <m:t>t</m:t>
            </m:r>
          </m:e>
          <m:sup>
            <m:r>
              <m:rPr>
                <m:sty m:val="p"/>
              </m:rPr>
              <m:t>*</m:t>
            </m:r>
          </m:sup>
        </m:sSup>
      </m:oMath>
      <w:r>
        <w:t xml:space="preserve"> lies within the retention window, so C1 requires </w:t>
      </w:r>
      <m:oMath>
        <m:r>
          <m:t>V</m:t>
        </m:r>
        <m:d>
          <m:dPr>
            <m:begChr m:val="("/>
            <m:sepChr m:val=""/>
            <m:endChr m:val=")"/>
            <m:grow/>
          </m:dPr>
          <m:e>
            <m:r>
              <m:t>a</m:t>
            </m:r>
            <m:r>
              <m:rPr>
                <m:sty m:val="p"/>
              </m:rPr>
              <m:t>,</m:t>
            </m:r>
            <m:sSup>
              <m:e>
                <m:r>
                  <m:t>t</m:t>
                </m:r>
              </m:e>
              <m:sup>
                <m:r>
                  <m:rPr>
                    <m:sty m:val="p"/>
                  </m:rPr>
                  <m:t>*</m:t>
                </m:r>
              </m:sup>
            </m:sSup>
          </m:e>
        </m:d>
        <m:r>
          <m:rPr>
            <m:sty m:val="p"/>
          </m:rPr>
          <m:t>=</m:t>
        </m:r>
        <m:r>
          <m:t>1</m:t>
        </m:r>
      </m:oMath>
      <w:r>
        <w:t xml:space="preserve">. Under Semantics I, </w:t>
      </w:r>
      <m:oMath>
        <m:sSup>
          <m:e>
            <m:r>
              <m:t>V</m:t>
            </m:r>
          </m:e>
          <m:sup>
            <m:r>
              <m:t>I</m:t>
            </m:r>
          </m:sup>
        </m:sSup>
        <m:d>
          <m:dPr>
            <m:begChr m:val="("/>
            <m:sepChr m:val=""/>
            <m:endChr m:val=")"/>
            <m:grow/>
          </m:dPr>
          <m:e>
            <m:r>
              <m:t>a</m:t>
            </m:r>
            <m:r>
              <m:rPr>
                <m:sty m:val="p"/>
              </m:rPr>
              <m:t>,</m:t>
            </m:r>
            <m:sSup>
              <m:e>
                <m:r>
                  <m:t>t</m:t>
                </m:r>
              </m:e>
              <m:sup>
                <m:r>
                  <m:rPr>
                    <m:sty m:val="p"/>
                  </m:rPr>
                  <m:t>*</m:t>
                </m:r>
              </m:sup>
            </m:sSup>
          </m:e>
        </m:d>
        <m:r>
          <m:rPr>
            <m:sty m:val="p"/>
          </m:rPr>
          <m:t>=</m:t>
        </m:r>
        <m:r>
          <m:t>α</m:t>
        </m:r>
        <m:d>
          <m:dPr>
            <m:begChr m:val="("/>
            <m:sepChr m:val=""/>
            <m:endChr m:val=")"/>
            <m:grow/>
          </m:dPr>
          <m:e>
            <m:r>
              <m:t>a</m:t>
            </m:r>
            <m:r>
              <m:rPr>
                <m:sty m:val="p"/>
              </m:rPr>
              <m:t>,</m:t>
            </m:r>
            <m:sSup>
              <m:e>
                <m:r>
                  <m:t>t</m:t>
                </m:r>
              </m:e>
              <m:sup>
                <m:r>
                  <m:rPr>
                    <m:sty m:val="p"/>
                  </m:rPr>
                  <m:t>*</m:t>
                </m:r>
              </m:sup>
            </m:sSup>
          </m:e>
        </m:d>
      </m:oMath>
      <w:r>
        <w:t xml:space="preserve">, so C1 requires </w:t>
      </w:r>
      <m:oMath>
        <m:r>
          <m:t>α</m:t>
        </m:r>
        <m:d>
          <m:dPr>
            <m:begChr m:val="("/>
            <m:sepChr m:val=""/>
            <m:endChr m:val=")"/>
            <m:grow/>
          </m:dPr>
          <m:e>
            <m:r>
              <m:t>a</m:t>
            </m:r>
            <m:r>
              <m:rPr>
                <m:sty m:val="p"/>
              </m:rPr>
              <m:t>,</m:t>
            </m:r>
            <m:sSup>
              <m:e>
                <m:r>
                  <m:t>t</m:t>
                </m:r>
              </m:e>
              <m:sup>
                <m:r>
                  <m:rPr>
                    <m:sty m:val="p"/>
                  </m:rPr>
                  <m:t>*</m:t>
                </m:r>
              </m:sup>
            </m:sSup>
          </m:e>
        </m:d>
        <m:r>
          <m:rPr>
            <m:sty m:val="p"/>
          </m:rPr>
          <m:t>=</m:t>
        </m:r>
        <m:r>
          <m:t>1</m:t>
        </m:r>
      </m:oMath>
      <w:r>
        <w:t xml:space="preserve">. But C2 requires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b>
          <m:e>
            <m:r>
              <m:t>t</m:t>
            </m:r>
          </m:e>
          <m:sub>
            <m:r>
              <m:t>r</m:t>
            </m:r>
          </m:sub>
        </m:sSub>
        <m:d>
          <m:dPr>
            <m:begChr m:val="("/>
            <m:sepChr m:val=""/>
            <m:endChr m:val=")"/>
            <m:grow/>
          </m:dPr>
          <m:e>
            <m:r>
              <m:t>a</m:t>
            </m:r>
          </m:e>
        </m:d>
        <m:r>
          <m:rPr>
            <m:sty m:val="p"/>
          </m:rPr>
          <m:t>+</m:t>
        </m:r>
        <m:r>
          <m:t>δ</m:t>
        </m:r>
        <m:r>
          <m:rPr>
            <m:sty m:val="p"/>
          </m:rPr>
          <m:t>=</m:t>
        </m:r>
        <m:sSup>
          <m:e>
            <m:r>
              <m:t>t</m:t>
            </m:r>
          </m:e>
          <m:sup>
            <m:r>
              <m:rPr>
                <m:sty m:val="p"/>
              </m:rPr>
              <m:t>*</m:t>
            </m:r>
          </m:sup>
        </m:sSup>
      </m:oMath>
      <w:r>
        <w:t xml:space="preserve">, so C2 requires </w:t>
      </w:r>
      <m:oMath>
        <m:r>
          <m:t>α</m:t>
        </m:r>
        <m:d>
          <m:dPr>
            <m:begChr m:val="("/>
            <m:sepChr m:val=""/>
            <m:endChr m:val=")"/>
            <m:grow/>
          </m:dPr>
          <m:e>
            <m:r>
              <m:t>a</m:t>
            </m:r>
            <m:r>
              <m:rPr>
                <m:sty m:val="p"/>
              </m:rPr>
              <m:t>,</m:t>
            </m:r>
            <m:sSup>
              <m:e>
                <m:r>
                  <m:t>t</m:t>
                </m:r>
              </m:e>
              <m:sup>
                <m:r>
                  <m:rPr>
                    <m:sty m:val="p"/>
                  </m:rPr>
                  <m:t>*</m:t>
                </m:r>
              </m:sup>
            </m:sSup>
          </m:e>
        </m:d>
        <m:r>
          <m:rPr>
            <m:sty m:val="p"/>
          </m:rPr>
          <m:t>=</m:t>
        </m:r>
        <m:r>
          <m:t>0</m:t>
        </m:r>
      </m:oMath>
      <w:r>
        <w:t xml:space="preserve">. The two requirements are contradictory, and no assignment of </w:t>
      </w:r>
      <m:oMath>
        <m:r>
          <m:t>α</m:t>
        </m:r>
      </m:oMath>
      <w:r>
        <w:t xml:space="preserve"> satisfies both. The argument for the second disjunct is identical with </w:t>
      </w:r>
      <m:oMath>
        <m:sSup>
          <m:e>
            <m:r>
              <m:t>t</m:t>
            </m:r>
          </m:e>
          <m:sup>
            <m:r>
              <m:rPr>
                <m:sty m:val="p"/>
              </m:rPr>
              <m:t>*</m:t>
            </m:r>
          </m:sup>
        </m:sSup>
        <m:r>
          <m:rPr>
            <m:sty m:val="p"/>
          </m:rPr>
          <m:t>=</m:t>
        </m:r>
        <m:sSub>
          <m:e>
            <m:r>
              <m:t>t</m:t>
            </m:r>
          </m:e>
          <m:sub>
            <m:r>
              <m:t>π</m:t>
            </m:r>
          </m:sub>
        </m:sSub>
        <m:d>
          <m:dPr>
            <m:begChr m:val="("/>
            <m:sepChr m:val=""/>
            <m:endChr m:val=")"/>
            <m:grow/>
          </m:dPr>
          <m:e>
            <m:r>
              <m:t>a</m:t>
            </m:r>
          </m:e>
        </m:d>
        <m:r>
          <m:rPr>
            <m:sty m:val="p"/>
          </m:rPr>
          <m:t>+</m:t>
        </m:r>
        <m:r>
          <m:t>6</m:t>
        </m:r>
      </m:oMath>
      <w:r>
        <w:t xml:space="preserve"> and C3 in place of C2. ∎</w:t>
      </w:r>
    </w:p>
    <w:p>
      <w:pPr>
        <w:pStyle w:val="BodyText"/>
      </w:pPr>
      <w:r>
        <w:rPr>
          <w:iCs/>
          <w:i/>
        </w:rPr>
        <w:t xml:space="preserve">Corollary 1.1 (cross-border case).</w:t>
      </w:r>
      <w:r>
        <w:t xml:space="preserve"> For cross-border audit records, </w:t>
      </w:r>
      <m:oMath>
        <m:r>
          <m:t>F</m:t>
        </m:r>
        <m:d>
          <m:dPr>
            <m:begChr m:val="("/>
            <m:sepChr m:val=""/>
            <m:endChr m:val=")"/>
            <m:grow/>
          </m:dPr>
          <m:e>
            <m:r>
              <m:t>a</m:t>
            </m:r>
          </m:e>
        </m:d>
        <m:r>
          <m:rPr>
            <m:sty m:val="p"/>
          </m:rPr>
          <m:t>=</m:t>
        </m:r>
        <m:r>
          <m:t>120</m:t>
        </m:r>
      </m:oMath>
      <w:r>
        <w:t xml:space="preserve">. The system is infeasible for record </w:t>
      </w:r>
      <m:oMath>
        <m:r>
          <m:t>a</m:t>
        </m:r>
      </m:oMath>
      <w:r>
        <w:t xml:space="preserve"> whenever an erasure request arrives at any month </w:t>
      </w:r>
      <m:oMath>
        <m:sSub>
          <m:e>
            <m:r>
              <m:t>t</m:t>
            </m:r>
          </m:e>
          <m:sub>
            <m:r>
              <m:t>r</m:t>
            </m:r>
          </m:sub>
        </m:sSub>
        <m:d>
          <m:dPr>
            <m:begChr m:val="("/>
            <m:sepChr m:val=""/>
            <m:endChr m:val=")"/>
            <m:grow/>
          </m:dPr>
          <m:e>
            <m:r>
              <m:t>a</m:t>
            </m:r>
          </m:e>
        </m:d>
        <m:r>
          <m:rPr>
            <m:sty m:val="p"/>
          </m:rPr>
          <m:t>≤</m:t>
        </m:r>
        <m:r>
          <m:t>t</m:t>
        </m:r>
        <m:d>
          <m:dPr>
            <m:begChr m:val="("/>
            <m:sepChr m:val=""/>
            <m:endChr m:val=")"/>
            <m:grow/>
          </m:dPr>
          <m:e>
            <m:r>
              <m:t>a</m:t>
            </m:r>
          </m:e>
        </m:d>
        <m:r>
          <m:rPr>
            <m:sty m:val="p"/>
          </m:rPr>
          <m:t>+</m:t>
        </m:r>
        <m:r>
          <m:t>120</m:t>
        </m:r>
      </m:oMath>
      <w:r>
        <w:t xml:space="preserve"> − </w:t>
      </w:r>
      <m:oMath>
        <m:r>
          <m:t>δ</m:t>
        </m:r>
      </m:oMath>
      <w:r>
        <w:t xml:space="preserve">: that is, at any point in the first nine years and eleven months of a ten-year window under the baseline response period. The condition is therefore not one of unusual timing: it holds for a request arriving in any but the last month of the window. How often data subjects exercise Article 17 is an empirical question that the model does not answer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w:t>
      </w:r>
    </w:p>
    <w:p>
      <w:pPr>
        <w:pStyle w:val="BodyText"/>
      </w:pPr>
      <w:r>
        <w:rPr>
          <w:iCs/>
          <w:i/>
        </w:rPr>
        <w:t xml:space="preserve">Corollary 1.2 (Secure Processing Environment case).</w:t>
      </w:r>
      <w:r>
        <w:t xml:space="preserve"> For Secure Processing Environment access logs, </w:t>
      </w:r>
      <m:oMath>
        <m:r>
          <m:t>F</m:t>
        </m:r>
        <m:d>
          <m:dPr>
            <m:begChr m:val="("/>
            <m:sepChr m:val=""/>
            <m:endChr m:val=")"/>
            <m:grow/>
          </m:dPr>
          <m:e>
            <m:r>
              <m:t>a</m:t>
            </m:r>
          </m:e>
        </m:d>
        <m:r>
          <m:rPr>
            <m:sty m:val="p"/>
          </m:rPr>
          <m:t>=</m:t>
        </m:r>
        <m:r>
          <m:t>12</m:t>
        </m:r>
      </m:oMath>
      <w:r>
        <w:t xml:space="preserve"> and </w:t>
      </w:r>
      <m:oMath>
        <m:r>
          <m:t>σ</m:t>
        </m:r>
        <m:d>
          <m:dPr>
            <m:begChr m:val="("/>
            <m:sepChr m:val=""/>
            <m:endChr m:val=")"/>
            <m:grow/>
          </m:dPr>
          <m:e>
            <m:r>
              <m:t>a</m:t>
            </m:r>
          </m:e>
        </m:d>
      </m:oMath>
      <w:r>
        <w:t xml:space="preserve"> = secondary. Suppose the permit expires at or before the sixth month of the record’s retention window, so that </w:t>
      </w:r>
      <m:oMath>
        <m:sSub>
          <m:e>
            <m:r>
              <m:t>t</m:t>
            </m:r>
          </m:e>
          <m:sub>
            <m:r>
              <m:t>π</m:t>
            </m:r>
          </m:sub>
        </m:sSub>
        <m:d>
          <m:dPr>
            <m:begChr m:val="("/>
            <m:sepChr m:val=""/>
            <m:endChr m:val=")"/>
            <m:grow/>
          </m:dPr>
          <m:e>
            <m:r>
              <m:t>a</m:t>
            </m:r>
          </m:e>
        </m:d>
        <m:r>
          <m:rPr>
            <m:sty m:val="p"/>
          </m:rPr>
          <m:t>+</m:t>
        </m:r>
        <m:r>
          <m:t>6</m:t>
        </m:r>
        <m:r>
          <m:rPr>
            <m:sty m:val="p"/>
          </m:rPr>
          <m:t>≤</m:t>
        </m:r>
        <m:r>
          <m:t>t</m:t>
        </m:r>
        <m:d>
          <m:dPr>
            <m:begChr m:val="("/>
            <m:sepChr m:val=""/>
            <m:endChr m:val=")"/>
            <m:grow/>
          </m:dPr>
          <m:e>
            <m:r>
              <m:t>a</m:t>
            </m:r>
          </m:e>
        </m:d>
        <m:r>
          <m:rPr>
            <m:sty m:val="p"/>
          </m:rPr>
          <m:t>+</m:t>
        </m:r>
        <m:r>
          <m:t>12</m:t>
        </m:r>
      </m:oMath>
      <w:r>
        <w:t xml:space="preserve">. Then C1 and C3 are contradictory at </w:t>
      </w:r>
      <m:oMath>
        <m:sSup>
          <m:e>
            <m:r>
              <m:t>t</m:t>
            </m:r>
          </m:e>
          <m:sup>
            <m:r>
              <m:rPr>
                <m:sty m:val="p"/>
              </m:rPr>
              <m:t>*</m:t>
            </m:r>
          </m:sup>
        </m:sSup>
        <m:r>
          <m:rPr>
            <m:sty m:val="p"/>
          </m:rPr>
          <m:t>=</m:t>
        </m:r>
        <m:sSub>
          <m:e>
            <m:r>
              <m:t>t</m:t>
            </m:r>
          </m:e>
          <m:sub>
            <m:r>
              <m:t>π</m:t>
            </m:r>
          </m:sub>
        </m:sSub>
        <m:d>
          <m:dPr>
            <m:begChr m:val="("/>
            <m:sepChr m:val=""/>
            <m:endChr m:val=")"/>
            <m:grow/>
          </m:dPr>
          <m:e>
            <m:r>
              <m:t>a</m:t>
            </m:r>
          </m:e>
        </m:d>
        <m:r>
          <m:rPr>
            <m:sty m:val="p"/>
          </m:rPr>
          <m:t>+</m:t>
        </m:r>
        <m:r>
          <m:t>6</m:t>
        </m:r>
      </m:oMath>
      <w:r>
        <w:t xml:space="preserve"> by the argument above, provided C3 reaches the record. </w:t>
      </w:r>
      <w:r>
        <w:rPr>
          <w:iCs/>
          <w:i/>
        </w:rPr>
        <w:t xml:space="preserve">Where it does, no erasure request is required.</w:t>
      </w:r>
      <w:r>
        <w:t xml:space="preserve"> 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r>
        <w:t xml:space="preserve">Where it holds, Corollary 1.2 is a conditional extension of the problem statement; the request-driven conflict of Corollary 1.1 does not depend on it. It shows that the conflict does not depend on the exercise of a data-subject right, on the eHDSI deployment baseline, or on any synthesis across instruments of differing legal weight. It is internal to Regulation (EU) 2025/327.</w:t>
      </w:r>
    </w:p>
    <w:p>
      <w:pPr>
        <w:pStyle w:val="BodyText"/>
      </w:pPr>
      <w:r>
        <w:rPr>
          <w:iCs/>
          <w:i/>
        </w:rPr>
        <w:t xml:space="preserve">The interpretive condition on which Corollary 1.2 depends.</w:t>
      </w:r>
      <w:r>
        <w:t xml:space="preserve"> The corollary holds if, and only if, the deletion obligation of Article 68(12) reaches the identifiable access logs that Article 73(1)(e) requires to be kept. That condition is contestable and is stated as such.</w:t>
      </w:r>
    </w:p>
    <w:p>
      <w:pPr>
        <w:pStyle w:val="BodyText"/>
      </w:pPr>
      <w: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2026, Table 5.1,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 “a storage system with reduced capabilities”, and “the formula for the creation of the requested dataset”. On that reading the obligation attaches to the permit dataset, the access logs fall outside it, and no collision between Articles 68(12) and 73(1)(e) arises.</w:t>
      </w:r>
    </w:p>
    <w:p>
      <w:pPr>
        <w:pStyle w:val="BodyText"/>
      </w:pPr>
      <w:r>
        <w:t xml:space="preserve">This thesis states Corollary 1.2 conditionally, for logs kept at patient-record granularity on the broad reading, and gives the grounds for both readings rather than choosing one by assertion. Little turns on which reading prevails. Under the narrow reading, Corollary 1.2 lapses, and with it the claim that infeasibility arises without any data-subject action. Proposition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Proposition 2, the mechanism, and the residue analysis are untouched, since they are indifferent to which instrument generates the deadline.</w:t>
      </w:r>
    </w:p>
    <w:p>
      <w:pPr>
        <w:pStyle w:val="BodyText"/>
      </w:pPr>
      <w:r>
        <w:t xml:space="preserve">The narrow reading, or logs kept at dataset granularity, therefore cost the thesis its conditional extension and none of its results. The broad reading, for logs kept at patient-record granularity, adds a collision that requires no data subject to act, and Proposition 2 resolves it without choosing between the readings, because the accessor fields that Article 73(1)(e) requires to be identifiable are not the subject fields that Article 68(12) may reach (</w:t>
      </w:r>
      <w:hyperlink w:anchor="sec_4_7" w:history="1">
        <w:r>
          <w:rPr>
            <w:rStyle w:val="Hyperlink"/>
          </w:rPr>
          <w:t xml:space="preserve">Section 4.7</w:t>
        </w:r>
      </w:hyperlink>
      <w:r>
        <w:t xml:space="preserve">). </w:t>
      </w:r>
      <w:hyperlink w:anchor="ch_6" w:history="1">
        <w:r>
          <w:rPr>
            <w:rStyle w:val="Hyperlink"/>
          </w:rPr>
          <w:t xml:space="preserve">Chapter 6</w:t>
        </w:r>
      </w:hyperlink>
      <w:r>
        <w:t xml:space="preserve"> treats the resolution of this interpretive question as a matter for supervisory authority rather than for this author, alongside the authority question concerning verifiability itself.</w:t>
      </w:r>
    </w:p>
    <w:p>
      <w:pPr>
        <w:pStyle w:val="BodyText"/>
      </w:pPr>
      <w:r>
        <w:rPr>
          <w:iCs/>
          <w:i/>
        </w:rPr>
        <w:t xml:space="preserve">Where the ceiling is anchored.</w:t>
      </w:r>
      <w:r>
        <w:t xml:space="preserve"> Corollary 1.2 and the cross-sector instance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are both cases of one condition, the structural content of the problem rather than a property of either instrument.</w:t>
      </w:r>
    </w:p>
    <w:p>
      <w:pPr>
        <w:pStyle w:val="BlockText"/>
      </w:pPr>
      <w:r>
        <w:rPr>
          <w:iCs/>
          <w:i/>
        </w:rPr>
        <w:t xml:space="preserve">Proposition 3 (anchoring).</w:t>
      </w:r>
      <w:r>
        <w:t xml:space="preserve"> Let a record’s floor of </w:t>
      </w:r>
      <m:oMath>
        <m:r>
          <m:t>F</m:t>
        </m:r>
      </m:oMath>
      <w:r>
        <w:t xml:space="preserve"> months run from its creation month </w:t>
      </w:r>
      <m:oMath>
        <m:r>
          <m:t>t</m:t>
        </m:r>
        <m:d>
          <m:dPr>
            <m:begChr m:val="("/>
            <m:sepChr m:val=""/>
            <m:endChr m:val=")"/>
            <m:grow/>
          </m:dPr>
          <m:e>
            <m:r>
              <m:t>a</m:t>
            </m:r>
          </m:e>
        </m:d>
      </m:oMath>
      <w:r>
        <w:t xml:space="preserve">, and let a ceiling of </w:t>
      </w:r>
      <m:oMath>
        <m:r>
          <m:t>L</m:t>
        </m:r>
      </m:oMath>
      <w:r>
        <w:t xml:space="preserve"> months run from an event at month </w:t>
      </w:r>
      <m:oMath>
        <m:r>
          <m:t>e</m:t>
        </m:r>
        <m:d>
          <m:dPr>
            <m:begChr m:val="("/>
            <m:sepChr m:val=""/>
            <m:endChr m:val=")"/>
            <m:grow/>
          </m:dPr>
          <m:e>
            <m:r>
              <m:t>a</m:t>
            </m:r>
          </m:e>
        </m:d>
        <m:r>
          <m:rPr>
            <m:sty m:val="p"/>
          </m:rPr>
          <m:t>≥</m:t>
        </m:r>
        <m:r>
          <m:t>t</m:t>
        </m:r>
        <m:d>
          <m:dPr>
            <m:begChr m:val="("/>
            <m:sepChr m:val=""/>
            <m:endChr m:val=")"/>
            <m:grow/>
          </m:dPr>
          <m:e>
            <m:r>
              <m:t>a</m:t>
            </m:r>
          </m:e>
        </m:d>
      </m:oMath>
      <w:r>
        <w:t xml:space="preserve">. Under Semantics I, the floor and the ceiling are jointly satisfiable for </w:t>
      </w:r>
      <m:oMath>
        <m:r>
          <m:t>a</m:t>
        </m:r>
      </m:oMath>
      <w:r>
        <w:t xml:space="preserve"> if and only if </w:t>
      </w:r>
      <m:oMath>
        <m:r>
          <m:t>e</m:t>
        </m:r>
        <m:d>
          <m:dPr>
            <m:begChr m:val="("/>
            <m:sepChr m:val=""/>
            <m:endChr m:val=")"/>
            <m:grow/>
          </m:dPr>
          <m:e>
            <m:r>
              <m:t>a</m:t>
            </m:r>
          </m:e>
        </m:d>
        <m:r>
          <m:rPr>
            <m:sty m:val="p"/>
          </m:rPr>
          <m:t>+</m:t>
        </m:r>
        <m:r>
          <m:t>L</m:t>
        </m:r>
        <m:r>
          <m:rPr>
            <m:sty m:val="p"/>
          </m:rPr>
          <m:t>&gt;</m:t>
        </m:r>
        <m:r>
          <m:t>t</m:t>
        </m:r>
        <m:d>
          <m:dPr>
            <m:begChr m:val="("/>
            <m:sepChr m:val=""/>
            <m:endChr m:val=")"/>
            <m:grow/>
          </m:dPr>
          <m:e>
            <m:r>
              <m:t>a</m:t>
            </m:r>
          </m:e>
        </m:d>
        <m:r>
          <m:rPr>
            <m:sty m:val="p"/>
          </m:rPr>
          <m:t>+</m:t>
        </m:r>
        <m:r>
          <m:t>F</m:t>
        </m:r>
      </m:oMath>
      <w:r>
        <w:t xml:space="preserve">. Hence (i) if the ceiling is anchored to the same event as the floor, </w:t>
      </w:r>
      <m:oMath>
        <m:r>
          <m:t>e</m:t>
        </m:r>
        <m:d>
          <m:dPr>
            <m:begChr m:val="("/>
            <m:sepChr m:val=""/>
            <m:endChr m:val=")"/>
            <m:grow/>
          </m:dPr>
          <m:e>
            <m:r>
              <m:t>a</m:t>
            </m:r>
          </m:e>
        </m:d>
        <m:r>
          <m:rPr>
            <m:sty m:val="p"/>
          </m:rPr>
          <m:t>=</m:t>
        </m:r>
        <m:r>
          <m:t>t</m:t>
        </m:r>
        <m:d>
          <m:dPr>
            <m:begChr m:val="("/>
            <m:sepChr m:val=""/>
            <m:endChr m:val=")"/>
            <m:grow/>
          </m:dPr>
          <m:e>
            <m:r>
              <m:t>a</m:t>
            </m:r>
          </m:e>
        </m:d>
      </m:oMath>
      <w:r>
        <w:t xml:space="preserve">, they are satisfiable for every record if and only if </w:t>
      </w:r>
      <m:oMath>
        <m:r>
          <m:t>L</m:t>
        </m:r>
        <m:r>
          <m:rPr>
            <m:sty m:val="p"/>
          </m:rPr>
          <m:t>&gt;</m:t>
        </m:r>
        <m:r>
          <m:t>F</m:t>
        </m:r>
      </m:oMath>
      <w:r>
        <w:t xml:space="preserve">, a condition decidable from the text alone; and (ii) if the ceiling is anchored to an external event, then whenever </w:t>
      </w:r>
      <m:oMath>
        <m:r>
          <m:t>L</m:t>
        </m:r>
        <m:r>
          <m:rPr>
            <m:sty m:val="p"/>
          </m:rPr>
          <m:t>≤</m:t>
        </m:r>
        <m:r>
          <m:t>F</m:t>
        </m:r>
      </m:oMath>
      <w:r>
        <w:t xml:space="preserve"> they fail for exactly those records with </w:t>
      </w:r>
      <m:oMath>
        <m:r>
          <m:t>e</m:t>
        </m:r>
        <m:d>
          <m:dPr>
            <m:begChr m:val="("/>
            <m:sepChr m:val=""/>
            <m:endChr m:val=")"/>
            <m:grow/>
          </m:dPr>
          <m:e>
            <m:r>
              <m:t>a</m:t>
            </m:r>
          </m:e>
        </m:d>
        <m:r>
          <m:rPr>
            <m:sty m:val="p"/>
          </m:rPr>
          <m:t>−</m:t>
        </m:r>
        <m:r>
          <m:t>t</m:t>
        </m:r>
        <m:d>
          <m:dPr>
            <m:begChr m:val="("/>
            <m:sepChr m:val=""/>
            <m:endChr m:val=")"/>
            <m:grow/>
          </m:dPr>
          <m:e>
            <m:r>
              <m:t>a</m:t>
            </m:r>
          </m:e>
        </m:d>
        <m:r>
          <m:rPr>
            <m:sty m:val="p"/>
          </m:rPr>
          <m:t>≤</m:t>
        </m:r>
        <m:r>
          <m:t>F</m:t>
        </m:r>
        <m:r>
          <m:rPr>
            <m:sty m:val="p"/>
          </m:rPr>
          <m:t>−</m:t>
        </m:r>
        <m:r>
          <m:t>L</m:t>
        </m:r>
      </m:oMath>
      <w:r>
        <w:t xml:space="preserve">, a set that the text does not reveal and each record’s history determines.</w:t>
      </w:r>
    </w:p>
    <w:p>
      <w:pPr>
        <w:pStyle w:val="FirstParagraph"/>
      </w:pPr>
      <w:r>
        <w:rPr>
          <w:iCs/>
          <w:i/>
        </w:rPr>
        <w:t xml:space="preserve">Proof.</w:t>
      </w:r>
      <w:r>
        <w:t xml:space="preserve"> C1 under Semantics I requires </w:t>
      </w:r>
      <m:oMath>
        <m:r>
          <m:t>α</m:t>
        </m:r>
        <m:d>
          <m:dPr>
            <m:begChr m:val="("/>
            <m:sepChr m:val=""/>
            <m:endChr m:val=")"/>
            <m:grow/>
          </m:dPr>
          <m:e>
            <m:r>
              <m:t>a</m:t>
            </m:r>
            <m:r>
              <m:rPr>
                <m:sty m:val="p"/>
              </m:rPr>
              <m:t>,</m:t>
            </m:r>
            <m:r>
              <m:t>t</m:t>
            </m:r>
          </m:e>
        </m:d>
        <m:r>
          <m:rPr>
            <m:sty m:val="p"/>
          </m:rPr>
          <m:t>=</m:t>
        </m:r>
        <m:r>
          <m:t>1</m:t>
        </m:r>
      </m:oMath>
      <w:r>
        <w:t xml:space="preserve"> for every month </w:t>
      </w:r>
      <m:oMath>
        <m:r>
          <m:t>t</m:t>
        </m:r>
      </m:oMath>
      <w:r>
        <w:t xml:space="preserve"> up to </w:t>
      </w:r>
      <m:oMath>
        <m:r>
          <m:t>t</m:t>
        </m:r>
        <m:d>
          <m:dPr>
            <m:begChr m:val="("/>
            <m:sepChr m:val=""/>
            <m:endChr m:val=")"/>
            <m:grow/>
          </m:dPr>
          <m:e>
            <m:r>
              <m:t>a</m:t>
            </m:r>
          </m:e>
        </m:d>
        <m:r>
          <m:rPr>
            <m:sty m:val="p"/>
          </m:rPr>
          <m:t>+</m:t>
        </m:r>
        <m:r>
          <m:t>F</m:t>
        </m:r>
      </m:oMath>
      <w:r>
        <w:t xml:space="preserve">; the ceiling requires </w:t>
      </w:r>
      <m:oMath>
        <m:r>
          <m:t>α</m:t>
        </m:r>
        <m:d>
          <m:dPr>
            <m:begChr m:val="("/>
            <m:sepChr m:val=""/>
            <m:endChr m:val=")"/>
            <m:grow/>
          </m:dPr>
          <m:e>
            <m:r>
              <m:t>a</m:t>
            </m:r>
            <m:r>
              <m:rPr>
                <m:sty m:val="p"/>
              </m:rPr>
              <m:t>,</m:t>
            </m:r>
            <m:r>
              <m:t>t</m:t>
            </m:r>
          </m:e>
        </m:d>
        <m:r>
          <m:rPr>
            <m:sty m:val="p"/>
          </m:rPr>
          <m:t>=</m:t>
        </m:r>
        <m:r>
          <m:t>0</m:t>
        </m:r>
      </m:oMath>
      <w:r>
        <w:t xml:space="preserve"> for every </w:t>
      </w:r>
      <m:oMath>
        <m:r>
          <m:t>t</m:t>
        </m:r>
        <m:r>
          <m:rPr>
            <m:sty m:val="p"/>
          </m:rPr>
          <m:t>≥</m:t>
        </m:r>
        <m:r>
          <m:t>e</m:t>
        </m:r>
        <m:d>
          <m:dPr>
            <m:begChr m:val="("/>
            <m:sepChr m:val=""/>
            <m:endChr m:val=")"/>
            <m:grow/>
          </m:dPr>
          <m:e>
            <m:r>
              <m:t>a</m:t>
            </m:r>
          </m:e>
        </m:d>
        <m:r>
          <m:rPr>
            <m:sty m:val="p"/>
          </m:rPr>
          <m:t>+</m:t>
        </m:r>
        <m:r>
          <m:t>L</m:t>
        </m:r>
      </m:oMath>
      <w:r>
        <w:t xml:space="preserve">. Since </w:t>
      </w:r>
      <m:oMath>
        <m:r>
          <m:t>e</m:t>
        </m:r>
        <m:d>
          <m:dPr>
            <m:begChr m:val="("/>
            <m:sepChr m:val=""/>
            <m:endChr m:val=")"/>
            <m:grow/>
          </m:dPr>
          <m:e>
            <m:r>
              <m:t>a</m:t>
            </m:r>
          </m:e>
        </m:d>
        <m:r>
          <m:rPr>
            <m:sty m:val="p"/>
          </m:rPr>
          <m:t>+</m:t>
        </m:r>
        <m:r>
          <m:t>L</m:t>
        </m:r>
        <m:r>
          <m:rPr>
            <m:sty m:val="p"/>
          </m:rPr>
          <m:t>≥</m:t>
        </m:r>
        <m:r>
          <m:t>t</m:t>
        </m:r>
        <m:d>
          <m:dPr>
            <m:begChr m:val="("/>
            <m:sepChr m:val=""/>
            <m:endChr m:val=")"/>
            <m:grow/>
          </m:dPr>
          <m:e>
            <m:r>
              <m:t>a</m:t>
            </m:r>
          </m:e>
        </m:d>
      </m:oMath>
      <w:r>
        <w:t xml:space="preserve">, some month of the window carries both demands if and only if </w:t>
      </w:r>
      <m:oMath>
        <m:r>
          <m:t>e</m:t>
        </m:r>
        <m:d>
          <m:dPr>
            <m:begChr m:val="("/>
            <m:sepChr m:val=""/>
            <m:endChr m:val=")"/>
            <m:grow/>
          </m:dPr>
          <m:e>
            <m:r>
              <m:t>a</m:t>
            </m:r>
          </m:e>
        </m:d>
        <m:r>
          <m:rPr>
            <m:sty m:val="p"/>
          </m:rPr>
          <m:t>+</m:t>
        </m:r>
        <m:r>
          <m:t>L</m:t>
        </m:r>
        <m:r>
          <m:rPr>
            <m:sty m:val="p"/>
          </m:rPr>
          <m:t>≤</m:t>
        </m:r>
        <m:r>
          <m:t>t</m:t>
        </m:r>
        <m:d>
          <m:dPr>
            <m:begChr m:val="("/>
            <m:sepChr m:val=""/>
            <m:endChr m:val=")"/>
            <m:grow/>
          </m:dPr>
          <m:e>
            <m:r>
              <m:t>a</m:t>
            </m:r>
          </m:e>
        </m:d>
        <m:r>
          <m:rPr>
            <m:sty m:val="p"/>
          </m:rPr>
          <m:t>+</m:t>
        </m:r>
        <m:r>
          <m:t>F</m:t>
        </m:r>
      </m:oMath>
      <w:r>
        <w:t xml:space="preserve">. Cases (i) and (ii) substitute </w:t>
      </w:r>
      <m:oMath>
        <m:r>
          <m:t>e</m:t>
        </m:r>
        <m:d>
          <m:dPr>
            <m:begChr m:val="("/>
            <m:sepChr m:val=""/>
            <m:endChr m:val=")"/>
            <m:grow/>
          </m:dPr>
          <m:e>
            <m:r>
              <m:t>a</m:t>
            </m:r>
          </m:e>
        </m:d>
        <m:r>
          <m:rPr>
            <m:sty m:val="p"/>
          </m:rPr>
          <m:t>=</m:t>
        </m:r>
        <m:r>
          <m:t>t</m:t>
        </m:r>
        <m:d>
          <m:dPr>
            <m:begChr m:val="("/>
            <m:sepChr m:val=""/>
            <m:endChr m:val=")"/>
            <m:grow/>
          </m:dPr>
          <m:e>
            <m:r>
              <m:t>a</m:t>
            </m:r>
          </m:e>
        </m:d>
      </m:oMath>
      <w:r>
        <w:t xml:space="preserve"> and rearrange. ∎</w:t>
      </w:r>
    </w:p>
    <w:p>
      <w:pPr>
        <w:pStyle w:val="BodyText"/>
      </w:pPr>
      <w: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p>
    <w:bookmarkEnd w:id="66"/>
    <w:bookmarkStart w:id="67" w:name="X6dfe5408d6382a293db062cfe2ac490646497a6"/>
    <w:p>
      <w:pPr>
        <w:pStyle w:val="Heading2"/>
      </w:pPr>
      <w:bookmarkStart w:id="1051" w:name="sec_4_7"/>
      <w:r>
        <w:t xml:space="preserve">4.7 Proposition 2: Feasibility under Accountability-Preserving Verifiability</w:t>
      </w:r>
      <w:bookmarkEnd w:id="1051"/>
    </w:p>
    <w:p>
      <w:pPr>
        <w:pStyle w:val="FirstParagraph"/>
      </w:pPr>
      <w:r>
        <w:t xml:space="preserve">Change what verifiable means and, in the model as formalised, the contradiction disappears for every record, every pattern of requests and every floor. The proof builds the trajectory that does it, and that trajectory is the mechanism.</w:t>
      </w:r>
    </w:p>
    <w:p>
      <w:pPr>
        <w:pStyle w:val="BlockText"/>
      </w:pPr>
      <w:r>
        <w:rPr>
          <w:iCs/>
          <w:i/>
        </w:rPr>
        <w:t xml:space="preserve">Proposition 2.</w:t>
      </w:r>
      <w:r>
        <w:t xml:space="preserve"> Under Semantics II, the constraint system </w:t>
      </w:r>
      <m:oMath>
        <m:r>
          <m:rPr>
            <m:sty m:val="p"/>
          </m:rPr>
          <m:t>{</m:t>
        </m:r>
        <m:r>
          <m:t>C</m:t>
        </m:r>
        <m:r>
          <m:t>1</m:t>
        </m:r>
        <m:r>
          <m:rPr>
            <m:sty m:val="p"/>
          </m:rPr>
          <m:t>,</m:t>
        </m:r>
        <m:r>
          <m:t>C</m:t>
        </m:r>
        <m:r>
          <m:t>2</m:t>
        </m:r>
        <m:r>
          <m:rPr>
            <m:sty m:val="p"/>
          </m:rPr>
          <m:t>,</m:t>
        </m:r>
        <m:r>
          <m:t>C</m:t>
        </m:r>
        <m:r>
          <m:t>3</m:t>
        </m:r>
        <m:r>
          <m:rPr>
            <m:sty m:val="p"/>
          </m:rPr>
          <m:t>}</m:t>
        </m:r>
      </m:oMath>
      <w:r>
        <w:t xml:space="preserve"> is jointly satisfiable for every record </w:t>
      </w:r>
      <m:oMath>
        <m:r>
          <m:t>a</m:t>
        </m:r>
        <m:r>
          <m:rPr>
            <m:sty m:val="p"/>
          </m:rPr>
          <m:t>∈</m:t>
        </m:r>
        <m:r>
          <m:t>A</m:t>
        </m:r>
      </m:oMath>
      <w:r>
        <w:t xml:space="preserve">, for every arrival pattern of erasure requests </w:t>
      </w:r>
      <m:oMath>
        <m:r>
          <m:rPr>
            <m:sty m:val="p"/>
          </m:rPr>
          <m:t>{</m:t>
        </m:r>
        <m:sSub>
          <m:e>
            <m:r>
              <m:t>t</m:t>
            </m:r>
          </m:e>
          <m:sub>
            <m:r>
              <m:t>r</m:t>
            </m:r>
          </m:sub>
        </m:sSub>
        <m:d>
          <m:dPr>
            <m:begChr m:val="("/>
            <m:sepChr m:val=""/>
            <m:endChr m:val=")"/>
            <m:grow/>
          </m:dPr>
          <m:e>
            <m:r>
              <m:t>a</m:t>
            </m:r>
          </m:e>
        </m:d>
        <m:r>
          <m:rPr>
            <m:sty m:val="p"/>
          </m:rPr>
          <m:t>}</m:t>
        </m:r>
      </m:oMath>
      <w:r>
        <w:t xml:space="preserve"> and permit expiries </w:t>
      </w:r>
      <m:oMath>
        <m:r>
          <m:rPr>
            <m:sty m:val="p"/>
          </m:rPr>
          <m:t>{</m:t>
        </m:r>
        <m:sSub>
          <m:e>
            <m:r>
              <m:t>t</m:t>
            </m:r>
          </m:e>
          <m:sub>
            <m:r>
              <m:t>π</m:t>
            </m:r>
          </m:sub>
        </m:sSub>
        <m:d>
          <m:dPr>
            <m:begChr m:val="("/>
            <m:sepChr m:val=""/>
            <m:endChr m:val=")"/>
            <m:grow/>
          </m:dPr>
          <m:e>
            <m:r>
              <m:t>a</m:t>
            </m:r>
          </m:e>
        </m:d>
        <m:r>
          <m:rPr>
            <m:sty m:val="p"/>
          </m:rPr>
          <m:t>}</m:t>
        </m:r>
      </m:oMath>
      <w:r>
        <w:t xml:space="preserve">, and for every floor parameter </w:t>
      </w:r>
      <m:oMath>
        <m:r>
          <m:t>F</m:t>
        </m:r>
        <m:d>
          <m:dPr>
            <m:begChr m:val="("/>
            <m:sepChr m:val=""/>
            <m:endChr m:val=")"/>
            <m:grow/>
          </m:dPr>
          <m:e>
            <m:r>
              <m:t>a</m:t>
            </m:r>
          </m:e>
        </m:d>
        <m:r>
          <m:rPr>
            <m:sty m:val="p"/>
          </m:rPr>
          <m:t>∈</m:t>
        </m:r>
        <m:r>
          <m:rPr>
            <m:scr m:val="double-struck"/>
            <m:sty m:val="p"/>
          </m:rPr>
          <m:t>N</m:t>
        </m:r>
      </m:oMath>
      <w:r>
        <w:t xml:space="preserve">.</w:t>
      </w:r>
    </w:p>
    <w:p>
      <w:pPr>
        <w:pStyle w:val="FirstParagraph"/>
      </w:pPr>
      <w:r>
        <w:rPr>
          <w:iCs/>
          <w:i/>
        </w:rPr>
        <w:t xml:space="preserve">Proof (constructive).</w:t>
      </w:r>
      <w:r>
        <w:t xml:space="preserve"> Define the following trajectory for an arbitrary record </w:t>
      </w:r>
      <m:oMath>
        <m:r>
          <m:t>a</m:t>
        </m:r>
      </m:oMath>
      <w:r>
        <w:t xml:space="preserve">. Let</w:t>
      </w:r>
    </w:p>
    <w:p>
      <w:pPr>
        <w:pStyle w:val="BodyText"/>
      </w:pPr>
      <m:oMathPara>
        <m:oMathParaPr>
          <m:jc m:val="center"/>
        </m:oMathParaPr>
        <m:oMath>
          <m:sSup>
            <m:e>
              <m:r>
                <m:t>t</m:t>
              </m:r>
            </m:e>
            <m:sup>
              <m:r>
                <m:t>I</m:t>
              </m:r>
            </m:sup>
          </m:sSup>
          <m:d>
            <m:dPr>
              <m:begChr m:val="("/>
              <m:sepChr m:val=""/>
              <m:endChr m:val=")"/>
              <m:grow/>
            </m:dPr>
            <m:e>
              <m:r>
                <m:t>a</m:t>
              </m:r>
            </m:e>
          </m:d>
          <m:r>
            <m:rPr>
              <m:sty m:val="p"/>
            </m:rPr>
            <m:t>=</m:t>
          </m:r>
          <m:r>
            <m:rPr>
              <m:sty m:val="p"/>
            </m:rPr>
            <m:t>min</m:t>
          </m:r>
          <m:d>
            <m:dPr>
              <m:begChr m:val="("/>
              <m:sepChr m:val=""/>
              <m:endChr m:val=")"/>
              <m:grow/>
            </m:dPr>
            <m:e>
              <m:r>
                <m:t> </m:t>
              </m:r>
              <m:sSub>
                <m:e>
                  <m:r>
                    <m:t>t</m:t>
                  </m:r>
                </m:e>
                <m:sub>
                  <m:r>
                    <m:t>r</m:t>
                  </m:r>
                </m:sub>
              </m:sSub>
              <m:d>
                <m:dPr>
                  <m:begChr m:val="("/>
                  <m:sepChr m:val=""/>
                  <m:endChr m:val=")"/>
                  <m:grow/>
                </m:dPr>
                <m:e>
                  <m:r>
                    <m:t>a</m:t>
                  </m:r>
                </m:e>
              </m:d>
              <m:r>
                <m:rPr>
                  <m:sty m:val="p"/>
                </m:rPr>
                <m:t>+</m:t>
              </m:r>
              <m:r>
                <m:t>δ</m:t>
              </m:r>
              <m:r>
                <m:rPr>
                  <m:sty m:val="p"/>
                </m:rPr>
                <m:t>,</m:t>
              </m:r>
              <m:r>
                <m:t> </m:t>
              </m:r>
              <m:r>
                <m:t> </m:t>
              </m:r>
              <m:sSub>
                <m:e>
                  <m:r>
                    <m:t>t</m:t>
                  </m:r>
                </m:e>
                <m:sub>
                  <m:r>
                    <m:t>π</m:t>
                  </m:r>
                </m:sub>
              </m:sSub>
              <m:d>
                <m:dPr>
                  <m:begChr m:val="("/>
                  <m:sepChr m:val=""/>
                  <m:endChr m:val=")"/>
                  <m:grow/>
                </m:dPr>
                <m:e>
                  <m:r>
                    <m:t>a</m:t>
                  </m:r>
                </m:e>
              </m:d>
              <m:r>
                <m:rPr>
                  <m:sty m:val="p"/>
                </m:rPr>
                <m:t>+</m:t>
              </m:r>
              <m:r>
                <m:t>6</m:t>
              </m:r>
              <m:r>
                <m:t> </m:t>
              </m:r>
            </m:e>
          </m:d>
        </m:oMath>
      </m:oMathPara>
    </w:p>
    <w:p>
      <w:pPr>
        <w:pStyle w:val="FirstParagraph"/>
      </w:pPr>
      <w:r>
        <w:t xml:space="preserve">be the </w:t>
      </w:r>
      <w:r>
        <w:rPr>
          <w:iCs/>
          <w:i/>
        </w:rPr>
        <w:t xml:space="preserve">invalidation month</w:t>
      </w:r>
      <w:r>
        <w:t xml:space="preserve">, with the convention </w:t>
      </w:r>
      <m:oMath>
        <m:r>
          <m:rPr>
            <m:sty m:val="p"/>
          </m:rPr>
          <m:t>min</m:t>
        </m:r>
        <m:d>
          <m:dPr>
            <m:begChr m:val="("/>
            <m:sepChr m:val=""/>
            <m:endChr m:val=")"/>
            <m:grow/>
          </m:dPr>
          <m:e>
            <m:r>
              <m:rPr>
                <m:sty m:val="p"/>
              </m:rPr>
              <m:t>∞</m:t>
            </m:r>
            <m:r>
              <m:rPr>
                <m:sty m:val="p"/>
              </m:rPr>
              <m:t>,</m:t>
            </m:r>
            <m:r>
              <m:rPr>
                <m:sty m:val="p"/>
              </m:rPr>
              <m:t>∞</m:t>
            </m:r>
          </m:e>
        </m:d>
        <m:r>
          <m:rPr>
            <m:sty m:val="p"/>
          </m:rPr>
          <m:t>=</m:t>
        </m:r>
        <m:r>
          <m:rPr>
            <m:sty m:val="p"/>
          </m:rPr>
          <m:t>∞</m:t>
        </m:r>
      </m:oMath>
      <w:r>
        <w:t xml:space="preserve">. Construct the trajectory:</w:t>
      </w:r>
    </w:p>
    <w:p>
      <w:pPr>
        <w:pStyle w:val="Compact"/>
        <w:numPr>
          <w:ilvl w:val="0"/>
          <w:numId w:val="1003"/>
        </w:numPr>
      </w:pPr>
      <w:r>
        <w:t xml:space="preserve">For </w:t>
      </w:r>
      <m:oMath>
        <m:r>
          <m:t>t</m:t>
        </m:r>
        <m:r>
          <m:rPr>
            <m:sty m:val="p"/>
          </m:rPr>
          <m:t>&lt;</m:t>
        </m:r>
        <m:sSup>
          <m:e>
            <m:r>
              <m:t>t</m:t>
            </m:r>
          </m:e>
          <m:sup>
            <m:r>
              <m:t>I</m:t>
            </m:r>
          </m:sup>
        </m:sSup>
        <m:d>
          <m:dPr>
            <m:begChr m:val="("/>
            <m:sepChr m:val=""/>
            <m:endChr m:val=")"/>
            <m:grow/>
          </m:dPr>
          <m:e>
            <m:r>
              <m:t>a</m:t>
            </m:r>
          </m:e>
        </m:d>
      </m:oMath>
      <w:r>
        <w:t xml:space="preserve">: set </w:t>
      </w:r>
      <m:oMath>
        <m:r>
          <m:t>α</m:t>
        </m:r>
        <m:d>
          <m:dPr>
            <m:begChr m:val="("/>
            <m:sepChr m:val=""/>
            <m:endChr m:val=")"/>
            <m:grow/>
          </m:dPr>
          <m:e>
            <m:r>
              <m:t>a</m:t>
            </m:r>
            <m:r>
              <m:rPr>
                <m:sty m:val="p"/>
              </m:rPr>
              <m:t>,</m:t>
            </m:r>
            <m:r>
              <m:t>t</m:t>
            </m:r>
          </m:e>
        </m:d>
        <m:r>
          <m:rPr>
            <m:sty m:val="p"/>
          </m:rPr>
          <m:t>=</m:t>
        </m:r>
        <m:r>
          <m:t>1</m:t>
        </m:r>
      </m:oMath>
      <w:r>
        <w:t xml:space="preserve">. Retain </w:t>
      </w:r>
      <m:oMath>
        <m:r>
          <m:t>m</m:t>
        </m:r>
        <m:d>
          <m:dPr>
            <m:begChr m:val="("/>
            <m:sepChr m:val=""/>
            <m:endChr m:val=")"/>
            <m:grow/>
          </m:dPr>
          <m:e>
            <m:r>
              <m:t>a</m:t>
            </m:r>
          </m:e>
        </m:d>
        <m:r>
          <m:rPr>
            <m:sty m:val="p"/>
          </m:rPr>
          <m:t>,</m:t>
        </m:r>
        <m:r>
          <m:t>c</m:t>
        </m:r>
        <m:d>
          <m:dPr>
            <m:begChr m:val="("/>
            <m:sepChr m:val=""/>
            <m:endChr m:val=")"/>
            <m:grow/>
          </m:dPr>
          <m:e>
            <m:r>
              <m:t>a</m:t>
            </m:r>
          </m:e>
        </m:d>
        <m:r>
          <m:rPr>
            <m:sty m:val="p"/>
          </m:rPr>
          <m:t>,</m:t>
        </m:r>
        <m:r>
          <m:t>k</m:t>
        </m:r>
        <m:d>
          <m:dPr>
            <m:begChr m:val="("/>
            <m:sepChr m:val=""/>
            <m:endChr m:val=")"/>
            <m:grow/>
          </m:dPr>
          <m:e>
            <m:r>
              <m:t>a</m:t>
            </m:r>
          </m:e>
        </m:d>
      </m:oMath>
      <w:r>
        <w:t xml:space="preserve">, and </w:t>
      </w:r>
      <m:oMath>
        <m:r>
          <m:t>p</m:t>
        </m:r>
        <m:d>
          <m:dPr>
            <m:begChr m:val="("/>
            <m:sepChr m:val=""/>
            <m:endChr m:val=")"/>
            <m:grow/>
          </m:dPr>
          <m:e>
            <m:r>
              <m:t>a</m:t>
            </m:r>
          </m:e>
        </m:d>
      </m:oMath>
      <w:r>
        <w:t xml:space="preserve">.</w:t>
      </w:r>
    </w:p>
    <w:p>
      <w:pPr>
        <w:pStyle w:val="Compact"/>
        <w:numPr>
          <w:ilvl w:val="0"/>
          <w:numId w:val="1003"/>
        </w:numPr>
      </w:pPr>
      <w:r>
        <w:t xml:space="preserve">At </w:t>
      </w:r>
      <m:oMath>
        <m:r>
          <m:t>t</m:t>
        </m:r>
        <m:r>
          <m:rPr>
            <m:sty m:val="p"/>
          </m:rPr>
          <m:t>=</m:t>
        </m:r>
        <m:sSup>
          <m:e>
            <m:r>
              <m:t>t</m:t>
            </m:r>
          </m:e>
          <m:sup>
            <m:r>
              <m:t>I</m:t>
            </m:r>
          </m:sup>
        </m:sSup>
        <m:d>
          <m:dPr>
            <m:begChr m:val="("/>
            <m:sepChr m:val=""/>
            <m:endChr m:val=")"/>
            <m:grow/>
          </m:dPr>
          <m:e>
            <m:r>
              <m:t>a</m:t>
            </m:r>
          </m:e>
        </m:d>
      </m:oMath>
      <w:r>
        <w:t xml:space="preserve">, if finite: destroy </w:t>
      </w:r>
      <m:oMath>
        <m:r>
          <m:t>k</m:t>
        </m:r>
        <m:d>
          <m:dPr>
            <m:begChr m:val="("/>
            <m:sepChr m:val=""/>
            <m:endChr m:val=")"/>
            <m:grow/>
          </m:dPr>
          <m:e>
            <m:r>
              <m:t>a</m:t>
            </m:r>
          </m:e>
        </m:d>
      </m:oMath>
      <w:r>
        <w:t xml:space="preserve"> irreversibly; where the ground is Article 68(12) and C3 reaches the subject fields, remove </w:t>
      </w:r>
      <m:oMath>
        <m:sSub>
          <m:e>
            <m:r>
              <m:t>m</m:t>
            </m:r>
          </m:e>
          <m:sub>
            <m:r>
              <m:t>s</m:t>
            </m:r>
            <m:r>
              <m:t>u</m:t>
            </m:r>
            <m:r>
              <m:t>b</m:t>
            </m:r>
            <m:r>
              <m:t>j</m:t>
            </m:r>
          </m:sub>
        </m:sSub>
        <m:d>
          <m:dPr>
            <m:begChr m:val="("/>
            <m:sepChr m:val=""/>
            <m:endChr m:val=")"/>
            <m:grow/>
          </m:dPr>
          <m:e>
            <m:r>
              <m:t>a</m:t>
            </m:r>
          </m:e>
        </m:d>
      </m:oMath>
      <w:r>
        <w:t xml:space="preserve"> as well and set </w:t>
      </w:r>
      <m:oMath>
        <m:r>
          <m:t>β</m:t>
        </m:r>
        <m:d>
          <m:dPr>
            <m:begChr m:val="("/>
            <m:sepChr m:val=""/>
            <m:endChr m:val=")"/>
            <m:grow/>
          </m:dPr>
          <m:e>
            <m:r>
              <m:t>a</m:t>
            </m:r>
            <m:r>
              <m:rPr>
                <m:sty m:val="p"/>
              </m:rPr>
              <m:t>,</m:t>
            </m:r>
            <m:r>
              <m:t>t</m:t>
            </m:r>
          </m:e>
        </m:d>
        <m:r>
          <m:rPr>
            <m:sty m:val="p"/>
          </m:rPr>
          <m:t>=</m:t>
        </m:r>
        <m:r>
          <m:t>0</m:t>
        </m:r>
      </m:oMath>
      <w:r>
        <w:t xml:space="preserve">; append to the audit trail an invalidation entry </w:t>
      </w:r>
      <m:oMath>
        <m:r>
          <m:t>ι</m:t>
        </m:r>
        <m:d>
          <m:dPr>
            <m:begChr m:val="("/>
            <m:sepChr m:val=""/>
            <m:endChr m:val=")"/>
            <m:grow/>
          </m:dPr>
          <m:e>
            <m:r>
              <m:t>a</m:t>
            </m:r>
          </m:e>
        </m:d>
      </m:oMath>
      <w:r>
        <w:t xml:space="preserve"> recording the month, the legal ground (Article 17(1) or Article 68(12) as applicable), what was removed, and the authorising actor; retain </w:t>
      </w:r>
      <m:oMath>
        <m:sSub>
          <m:e>
            <m:r>
              <m:t>m</m:t>
            </m:r>
          </m:e>
          <m:sub>
            <m:r>
              <m:t>a</m:t>
            </m:r>
            <m:r>
              <m:t>c</m:t>
            </m:r>
            <m:r>
              <m:t>c</m:t>
            </m:r>
          </m:sub>
        </m:sSub>
        <m:d>
          <m:dPr>
            <m:begChr m:val="("/>
            <m:sepChr m:val=""/>
            <m:endChr m:val=")"/>
            <m:grow/>
          </m:dPr>
          <m:e>
            <m:r>
              <m:t>a</m:t>
            </m:r>
          </m:e>
        </m:d>
      </m:oMath>
      <w:r>
        <w:t xml:space="preserve"> and </w:t>
      </w:r>
      <m:oMath>
        <m:r>
          <m:t>c</m:t>
        </m:r>
        <m:d>
          <m:dPr>
            <m:begChr m:val="("/>
            <m:sepChr m:val=""/>
            <m:endChr m:val=")"/>
            <m:grow/>
          </m:dPr>
          <m:e>
            <m:r>
              <m:t>a</m:t>
            </m:r>
          </m:e>
        </m:d>
      </m:oMath>
      <w:r>
        <w:t xml:space="preserve"> unchanged.</w:t>
      </w:r>
    </w:p>
    <w:p>
      <w:pPr>
        <w:pStyle w:val="Compact"/>
        <w:numPr>
          <w:ilvl w:val="0"/>
          <w:numId w:val="1003"/>
        </w:numPr>
      </w:pPr>
      <w:r>
        <w:t xml:space="preserve">For </w:t>
      </w:r>
      <m:oMath>
        <m:r>
          <m:t>t</m:t>
        </m:r>
        <m:r>
          <m:rPr>
            <m:sty m:val="p"/>
          </m:rPr>
          <m:t>&gt;</m:t>
        </m:r>
        <m:sSup>
          <m:e>
            <m:r>
              <m:t>t</m:t>
            </m:r>
          </m:e>
          <m:sup>
            <m:r>
              <m:t>I</m:t>
            </m:r>
          </m:sup>
        </m:sSup>
        <m:d>
          <m:dPr>
            <m:begChr m:val="("/>
            <m:sepChr m:val=""/>
            <m:endChr m:val=")"/>
            <m:grow/>
          </m:dPr>
          <m:e>
            <m:r>
              <m:t>a</m:t>
            </m:r>
          </m:e>
        </m:d>
      </m:oMath>
      <w:r>
        <w:t xml:space="preserve">: set </w:t>
      </w:r>
      <m:oMath>
        <m:r>
          <m:t>α</m:t>
        </m:r>
        <m:d>
          <m:dPr>
            <m:begChr m:val="("/>
            <m:sepChr m:val=""/>
            <m:endChr m:val=")"/>
            <m:grow/>
          </m:dPr>
          <m:e>
            <m:r>
              <m:t>a</m:t>
            </m:r>
            <m:r>
              <m:rPr>
                <m:sty m:val="p"/>
              </m:rPr>
              <m:t>,</m:t>
            </m:r>
            <m:r>
              <m:t>t</m:t>
            </m:r>
          </m:e>
        </m:d>
        <m:r>
          <m:rPr>
            <m:sty m:val="p"/>
          </m:rPr>
          <m:t>=</m:t>
        </m:r>
        <m:r>
          <m:t>0</m:t>
        </m:r>
      </m:oMath>
      <w:r>
        <w:t xml:space="preserve">, and </w:t>
      </w:r>
      <m:oMath>
        <m:r>
          <m:t>β</m:t>
        </m:r>
        <m:d>
          <m:dPr>
            <m:begChr m:val="("/>
            <m:sepChr m:val=""/>
            <m:endChr m:val=")"/>
            <m:grow/>
          </m:dPr>
          <m:e>
            <m:r>
              <m:t>a</m:t>
            </m:r>
            <m:r>
              <m:rPr>
                <m:sty m:val="p"/>
              </m:rPr>
              <m:t>,</m:t>
            </m:r>
            <m:r>
              <m:t>t</m:t>
            </m:r>
          </m:e>
        </m:d>
        <m:r>
          <m:rPr>
            <m:sty m:val="p"/>
          </m:rPr>
          <m:t>=</m:t>
        </m:r>
        <m:r>
          <m:t>0</m:t>
        </m:r>
      </m:oMath>
      <w:r>
        <w:t xml:space="preserve"> where step 2 removed the subject fields. Retain </w:t>
      </w:r>
      <m:oMath>
        <m:sSub>
          <m:e>
            <m:r>
              <m:t>m</m:t>
            </m:r>
          </m:e>
          <m:sub>
            <m:r>
              <m:t>a</m:t>
            </m:r>
            <m:r>
              <m:t>c</m:t>
            </m:r>
            <m:r>
              <m:t>c</m:t>
            </m:r>
          </m:sub>
        </m:sSub>
        <m:d>
          <m:dPr>
            <m:begChr m:val="("/>
            <m:sepChr m:val=""/>
            <m:endChr m:val=")"/>
            <m:grow/>
          </m:dPr>
          <m:e>
            <m:r>
              <m:t>a</m:t>
            </m:r>
          </m:e>
        </m:d>
        <m:r>
          <m:rPr>
            <m:sty m:val="p"/>
          </m:rPr>
          <m:t>,</m:t>
        </m:r>
        <m:r>
          <m:t>c</m:t>
        </m:r>
        <m:d>
          <m:dPr>
            <m:begChr m:val="("/>
            <m:sepChr m:val=""/>
            <m:endChr m:val=")"/>
            <m:grow/>
          </m:dPr>
          <m:e>
            <m:r>
              <m:t>a</m:t>
            </m:r>
          </m:e>
        </m:d>
      </m:oMath>
      <w:r>
        <w:t xml:space="preserve">, and </w:t>
      </w:r>
      <m:oMath>
        <m:r>
          <m:t>ι</m:t>
        </m:r>
        <m:d>
          <m:dPr>
            <m:begChr m:val="("/>
            <m:sepChr m:val=""/>
            <m:endChr m:val=")"/>
            <m:grow/>
          </m:dPr>
          <m:e>
            <m:r>
              <m:t>a</m:t>
            </m:r>
          </m:e>
        </m:d>
      </m:oMath>
      <w:r>
        <w:t xml:space="preserve">.</w:t>
      </w:r>
    </w:p>
    <w:p>
      <w:pPr>
        <w:pStyle w:val="Compact"/>
        <w:numPr>
          <w:ilvl w:val="0"/>
          <w:numId w:val="1003"/>
        </w:numPr>
      </w:pPr>
      <w:r>
        <w:t xml:space="preserve">If C3 reaches the subject fields and </w:t>
      </w:r>
      <m:oMath>
        <m:sSup>
          <m:e>
            <m:r>
              <m:t>t</m:t>
            </m:r>
          </m:e>
          <m:sup>
            <m:r>
              <m:t>I</m:t>
            </m:r>
          </m:sup>
        </m:sSup>
        <m:d>
          <m:dPr>
            <m:begChr m:val="("/>
            <m:sepChr m:val=""/>
            <m:endChr m:val=")"/>
            <m:grow/>
          </m:dPr>
          <m:e>
            <m:r>
              <m:t>a</m:t>
            </m:r>
          </m:e>
        </m:d>
        <m:r>
          <m:rPr>
            <m:sty m:val="p"/>
          </m:rPr>
          <m:t>&lt;</m:t>
        </m:r>
        <m:sSub>
          <m:e>
            <m:r>
              <m:t>t</m:t>
            </m:r>
          </m:e>
          <m:sub>
            <m:r>
              <m:t>π</m:t>
            </m:r>
          </m:sub>
        </m:sSub>
        <m:d>
          <m:dPr>
            <m:begChr m:val="("/>
            <m:sepChr m:val=""/>
            <m:endChr m:val=")"/>
            <m:grow/>
          </m:dPr>
          <m:e>
            <m:r>
              <m:t>a</m:t>
            </m:r>
          </m:e>
        </m:d>
        <m:r>
          <m:rPr>
            <m:sty m:val="p"/>
          </m:rPr>
          <m:t>+</m:t>
        </m:r>
        <m:r>
          <m:t>6</m:t>
        </m:r>
      </m:oMath>
      <w:r>
        <w:t xml:space="preserve">, so that an erasure request fixed the invalidation month, remove </w:t>
      </w:r>
      <m:oMath>
        <m:sSub>
          <m:e>
            <m:r>
              <m:t>m</m:t>
            </m:r>
          </m:e>
          <m:sub>
            <m:r>
              <m:t>s</m:t>
            </m:r>
            <m:r>
              <m:t>u</m:t>
            </m:r>
            <m:r>
              <m:t>b</m:t>
            </m:r>
            <m:r>
              <m:t>j</m:t>
            </m:r>
          </m:sub>
        </m:sSub>
        <m:d>
          <m:dPr>
            <m:begChr m:val="("/>
            <m:sepChr m:val=""/>
            <m:endChr m:val=")"/>
            <m:grow/>
          </m:dPr>
          <m:e>
            <m:r>
              <m:t>a</m:t>
            </m:r>
          </m:e>
        </m:d>
      </m:oMath>
      <w:r>
        <w:t xml:space="preserve"> at </w:t>
      </w:r>
      <m:oMath>
        <m:sSub>
          <m:e>
            <m:r>
              <m:t>t</m:t>
            </m:r>
          </m:e>
          <m:sub>
            <m:r>
              <m:t>π</m:t>
            </m:r>
          </m:sub>
        </m:sSub>
        <m:d>
          <m:dPr>
            <m:begChr m:val="("/>
            <m:sepChr m:val=""/>
            <m:endChr m:val=")"/>
            <m:grow/>
          </m:dPr>
          <m:e>
            <m:r>
              <m:t>a</m:t>
            </m:r>
          </m:e>
        </m:d>
        <m:r>
          <m:rPr>
            <m:sty m:val="p"/>
          </m:rPr>
          <m:t>+</m:t>
        </m:r>
        <m:r>
          <m:t>6</m:t>
        </m:r>
      </m:oMath>
      <w:r>
        <w:t xml:space="preserve">, set </w:t>
      </w:r>
      <m:oMath>
        <m:r>
          <m:t>β</m:t>
        </m:r>
        <m:d>
          <m:dPr>
            <m:begChr m:val="("/>
            <m:sepChr m:val=""/>
            <m:endChr m:val=")"/>
            <m:grow/>
          </m:dPr>
          <m:e>
            <m:r>
              <m:t>a</m:t>
            </m:r>
            <m:r>
              <m:rPr>
                <m:sty m:val="p"/>
              </m:rPr>
              <m:t>,</m:t>
            </m:r>
            <m:r>
              <m:t>t</m:t>
            </m:r>
          </m:e>
        </m:d>
        <m:r>
          <m:rPr>
            <m:sty m:val="p"/>
          </m:rPr>
          <m:t>=</m:t>
        </m:r>
        <m:r>
          <m:t>0</m:t>
        </m:r>
      </m:oMath>
      <w:r>
        <w:t xml:space="preserve"> from that month, and append a second entry to </w:t>
      </w:r>
      <m:oMath>
        <m:r>
          <m:t>ι</m:t>
        </m:r>
        <m:d>
          <m:dPr>
            <m:begChr m:val="("/>
            <m:sepChr m:val=""/>
            <m:endChr m:val=")"/>
            <m:grow/>
          </m:dPr>
          <m:e>
            <m:r>
              <m:t>a</m:t>
            </m:r>
          </m:e>
        </m:d>
      </m:oMath>
      <w:r>
        <w:t xml:space="preserve"> recording it.</w:t>
      </w:r>
    </w:p>
    <w:p>
      <w:pPr>
        <w:pStyle w:val="FirstParagraph"/>
      </w:pPr>
      <w:r>
        <w:t xml:space="preserve">It must be shown that this trajectory satisfies all three constraints.</w:t>
      </w:r>
    </w:p>
    <w:p>
      <w:pPr>
        <w:pStyle w:val="BodyText"/>
      </w:pPr>
      <w:r>
        <w:rPr>
          <w:iCs/>
          <w:i/>
        </w:rPr>
        <w:t xml:space="preserve">C2 is satisfied.</w:t>
      </w:r>
      <w:r>
        <w:t xml:space="preserve"> If </w:t>
      </w:r>
      <m:oMath>
        <m:sSub>
          <m:e>
            <m:r>
              <m:t>t</m:t>
            </m:r>
          </m:e>
          <m:sub>
            <m:r>
              <m:t>r</m:t>
            </m:r>
          </m:sub>
        </m:sSub>
        <m:d>
          <m:dPr>
            <m:begChr m:val="("/>
            <m:sepChr m:val=""/>
            <m:endChr m:val=")"/>
            <m:grow/>
          </m:dPr>
          <m:e>
            <m:r>
              <m:t>a</m:t>
            </m:r>
          </m:e>
        </m:d>
        <m:r>
          <m:rPr>
            <m:sty m:val="p"/>
          </m:rPr>
          <m:t>&lt;</m:t>
        </m:r>
        <m:r>
          <m:rPr>
            <m:sty m:val="p"/>
          </m:rPr>
          <m:t>∞</m:t>
        </m:r>
      </m:oMath>
      <w:r>
        <w:t xml:space="preserve"> then </w:t>
      </w:r>
      <m:oMath>
        <m:sSup>
          <m:e>
            <m:r>
              <m:t>t</m:t>
            </m:r>
          </m:e>
          <m:sup>
            <m:r>
              <m:t>I</m:t>
            </m:r>
          </m:sup>
        </m:sSup>
        <m:d>
          <m:dPr>
            <m:begChr m:val="("/>
            <m:sepChr m:val=""/>
            <m:endChr m:val=")"/>
            <m:grow/>
          </m:dPr>
          <m:e>
            <m:r>
              <m:t>a</m:t>
            </m:r>
          </m:e>
        </m:d>
        <m:r>
          <m:rPr>
            <m:sty m:val="p"/>
          </m:rPr>
          <m:t>≤</m:t>
        </m:r>
        <m:sSub>
          <m:e>
            <m:r>
              <m:t>t</m:t>
            </m:r>
          </m:e>
          <m:sub>
            <m:r>
              <m:t>r</m:t>
            </m:r>
          </m:sub>
        </m:sSub>
        <m:d>
          <m:dPr>
            <m:begChr m:val="("/>
            <m:sepChr m:val=""/>
            <m:endChr m:val=")"/>
            <m:grow/>
          </m:dPr>
          <m:e>
            <m:r>
              <m:t>a</m:t>
            </m:r>
          </m:e>
        </m:d>
        <m:r>
          <m:rPr>
            <m:sty m:val="p"/>
          </m:rPr>
          <m:t>+</m:t>
        </m:r>
        <m:r>
          <m:t>δ</m:t>
        </m:r>
      </m:oMath>
      <w:r>
        <w:t xml:space="preserve"> by construction, and by steps 2–3,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p>
          <m:e>
            <m:r>
              <m:t>t</m:t>
            </m:r>
          </m:e>
          <m:sup>
            <m:r>
              <m:t>I</m:t>
            </m:r>
          </m:sup>
        </m:sSup>
        <m:d>
          <m:dPr>
            <m:begChr m:val="("/>
            <m:sepChr m:val=""/>
            <m:endChr m:val=")"/>
            <m:grow/>
          </m:dPr>
          <m:e>
            <m:r>
              <m:t>a</m:t>
            </m:r>
          </m:e>
        </m:d>
      </m:oMath>
      <w:r>
        <w:t xml:space="preserve">, hence for all </w:t>
      </w:r>
      <m:oMath>
        <m:r>
          <m:t>t</m:t>
        </m:r>
        <m:r>
          <m:rPr>
            <m:sty m:val="p"/>
          </m:rPr>
          <m:t>≥</m:t>
        </m:r>
        <m:sSub>
          <m:e>
            <m:r>
              <m:t>t</m:t>
            </m:r>
          </m:e>
          <m:sub>
            <m:r>
              <m:t>r</m:t>
            </m:r>
          </m:sub>
        </m:sSub>
        <m:d>
          <m:dPr>
            <m:begChr m:val="("/>
            <m:sepChr m:val=""/>
            <m:endChr m:val=")"/>
            <m:grow/>
          </m:dPr>
          <m:e>
            <m:r>
              <m:t>a</m:t>
            </m:r>
          </m:e>
        </m:d>
        <m:r>
          <m:rPr>
            <m:sty m:val="p"/>
          </m:rPr>
          <m:t>+</m:t>
        </m:r>
        <m:r>
          <m:t>δ</m:t>
        </m:r>
      </m:oMath>
      <w:r>
        <w:t xml:space="preserve">. If </w:t>
      </w:r>
      <m:oMath>
        <m:sSub>
          <m:e>
            <m:r>
              <m:t>t</m:t>
            </m:r>
          </m:e>
          <m:sub>
            <m:r>
              <m:t>r</m:t>
            </m:r>
          </m:sub>
        </m:sSub>
        <m:d>
          <m:dPr>
            <m:begChr m:val="("/>
            <m:sepChr m:val=""/>
            <m:endChr m:val=")"/>
            <m:grow/>
          </m:dPr>
          <m:e>
            <m:r>
              <m:t>a</m:t>
            </m:r>
          </m:e>
        </m:d>
        <m:r>
          <m:rPr>
            <m:sty m:val="p"/>
          </m:rPr>
          <m:t>=</m:t>
        </m:r>
        <m:r>
          <m:rPr>
            <m:sty m:val="p"/>
          </m:rPr>
          <m:t>∞</m:t>
        </m:r>
      </m:oMath>
      <w:r>
        <w:t xml:space="preserve">, C2 is vacuous.</w:t>
      </w:r>
    </w:p>
    <w:p>
      <w:pPr>
        <w:pStyle w:val="BodyText"/>
      </w:pPr>
      <w:r>
        <w:rPr>
          <w:iCs/>
          <w:i/>
        </w:rPr>
        <w:t xml:space="preserve">C3 is satisfied.</w:t>
      </w:r>
      <w:r>
        <w:t xml:space="preserve"> If </w:t>
      </w:r>
      <m:oMath>
        <m:r>
          <m:t>σ</m:t>
        </m:r>
        <m:d>
          <m:dPr>
            <m:begChr m:val="("/>
            <m:sepChr m:val=""/>
            <m:endChr m:val=")"/>
            <m:grow/>
          </m:dPr>
          <m:e>
            <m:r>
              <m:t>a</m:t>
            </m:r>
          </m:e>
        </m:d>
      </m:oMath>
      <w:r>
        <w:t xml:space="preserve"> = secondary and </w:t>
      </w:r>
      <m:oMath>
        <m:sSub>
          <m:e>
            <m:r>
              <m:t>t</m:t>
            </m:r>
          </m:e>
          <m:sub>
            <m:r>
              <m:t>π</m:t>
            </m:r>
          </m:sub>
        </m:sSub>
        <m:d>
          <m:dPr>
            <m:begChr m:val="("/>
            <m:sepChr m:val=""/>
            <m:endChr m:val=")"/>
            <m:grow/>
          </m:dPr>
          <m:e>
            <m:r>
              <m:t>a</m:t>
            </m:r>
          </m:e>
        </m:d>
        <m:r>
          <m:rPr>
            <m:sty m:val="p"/>
          </m:rPr>
          <m:t>&lt;</m:t>
        </m:r>
        <m:r>
          <m:rPr>
            <m:sty m:val="p"/>
          </m:rPr>
          <m:t>∞</m:t>
        </m:r>
      </m:oMath>
      <w:r>
        <w:t xml:space="preserve"> then </w:t>
      </w:r>
      <m:oMath>
        <m:sSup>
          <m:e>
            <m:r>
              <m:t>t</m:t>
            </m:r>
          </m:e>
          <m:sup>
            <m:r>
              <m:t>I</m:t>
            </m:r>
          </m:sup>
        </m:sSup>
        <m:d>
          <m:dPr>
            <m:begChr m:val="("/>
            <m:sepChr m:val=""/>
            <m:endChr m:val=")"/>
            <m:grow/>
          </m:dPr>
          <m:e>
            <m:r>
              <m:t>a</m:t>
            </m:r>
          </m:e>
        </m:d>
        <m:r>
          <m:rPr>
            <m:sty m:val="p"/>
          </m:rPr>
          <m:t>≤</m:t>
        </m:r>
        <m:sSub>
          <m:e>
            <m:r>
              <m:t>t</m:t>
            </m:r>
          </m:e>
          <m:sub>
            <m:r>
              <m:t>π</m:t>
            </m:r>
          </m:sub>
        </m:sSub>
        <m:d>
          <m:dPr>
            <m:begChr m:val="("/>
            <m:sepChr m:val=""/>
            <m:endChr m:val=")"/>
            <m:grow/>
          </m:dPr>
          <m:e>
            <m:r>
              <m:t>a</m:t>
            </m:r>
          </m:e>
        </m:d>
        <m:r>
          <m:rPr>
            <m:sty m:val="p"/>
          </m:rPr>
          <m:t>+</m:t>
        </m:r>
        <m:r>
          <m:t>6</m:t>
        </m:r>
      </m:oMath>
      <w:r>
        <w:t xml:space="preserve">, and by the same steps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b>
          <m:e>
            <m:r>
              <m:t>t</m:t>
            </m:r>
          </m:e>
          <m:sub>
            <m:r>
              <m:t>π</m:t>
            </m:r>
          </m:sub>
        </m:sSub>
        <m:d>
          <m:dPr>
            <m:begChr m:val="("/>
            <m:sepChr m:val=""/>
            <m:endChr m:val=")"/>
            <m:grow/>
          </m:dPr>
          <m:e>
            <m:r>
              <m:t>a</m:t>
            </m:r>
          </m:e>
        </m:d>
        <m:r>
          <m:rPr>
            <m:sty m:val="p"/>
          </m:rPr>
          <m:t>+</m:t>
        </m:r>
        <m:r>
          <m:t>6</m:t>
        </m:r>
      </m:oMath>
      <w:r>
        <w:t xml:space="preserve">, and </w:t>
      </w:r>
      <m:oMath>
        <m:r>
          <m:t>β</m:t>
        </m:r>
        <m:d>
          <m:dPr>
            <m:begChr m:val="("/>
            <m:sepChr m:val=""/>
            <m:endChr m:val=")"/>
            <m:grow/>
          </m:dPr>
          <m:e>
            <m:r>
              <m:t>a</m:t>
            </m:r>
            <m:r>
              <m:rPr>
                <m:sty m:val="p"/>
              </m:rPr>
              <m:t>,</m:t>
            </m:r>
            <m:r>
              <m:t>t</m:t>
            </m:r>
          </m:e>
        </m:d>
        <m:r>
          <m:rPr>
            <m:sty m:val="p"/>
          </m:rPr>
          <m:t>=</m:t>
        </m:r>
        <m:r>
          <m:t>0</m:t>
        </m:r>
      </m:oMath>
      <w:r>
        <w:t xml:space="preserve"> from the same month wherever C3 reaches the subject fields. If </w:t>
      </w:r>
      <m:oMath>
        <m:sSup>
          <m:e>
            <m:r>
              <m:t>t</m:t>
            </m:r>
          </m:e>
          <m:sup>
            <m:r>
              <m:t>I</m:t>
            </m:r>
          </m:sup>
        </m:sSup>
        <m:d>
          <m:dPr>
            <m:begChr m:val="("/>
            <m:sepChr m:val=""/>
            <m:endChr m:val=")"/>
            <m:grow/>
          </m:dPr>
          <m:e>
            <m:r>
              <m:t>a</m:t>
            </m:r>
          </m:e>
        </m:d>
      </m:oMath>
      <w:r>
        <w:t xml:space="preserve"> was set by an earlier erasure request, step 4 removes the subject fields at </w:t>
      </w:r>
      <m:oMath>
        <m:sSub>
          <m:e>
            <m:r>
              <m:t>t</m:t>
            </m:r>
          </m:e>
          <m:sub>
            <m:r>
              <m:t>π</m:t>
            </m:r>
          </m:sub>
        </m:sSub>
        <m:d>
          <m:dPr>
            <m:begChr m:val="("/>
            <m:sepChr m:val=""/>
            <m:endChr m:val=")"/>
            <m:grow/>
          </m:dPr>
          <m:e>
            <m:r>
              <m:t>a</m:t>
            </m:r>
          </m:e>
        </m:d>
        <m:r>
          <m:rPr>
            <m:sty m:val="p"/>
          </m:rPr>
          <m:t>+</m:t>
        </m:r>
        <m:r>
          <m:t>6</m:t>
        </m:r>
      </m:oMath>
      <w:r>
        <w:t xml:space="preserve">. Otherwise C3 is vacuous.</w:t>
      </w:r>
    </w:p>
    <w:p>
      <w:pPr>
        <w:pStyle w:val="BodyText"/>
      </w:pPr>
      <w:r>
        <w:rPr>
          <w:iCs/>
          <w:i/>
        </w:rPr>
        <w:t xml:space="preserve">C1 is satisfied.</w:t>
      </w:r>
      <w:r>
        <w:t xml:space="preserve"> Let </w:t>
      </w:r>
      <m:oMath>
        <m:r>
          <m:t>t</m:t>
        </m:r>
      </m:oMath>
      <w:r>
        <w:t xml:space="preserve"> be any month in the retention window, </w:t>
      </w:r>
      <m:oMath>
        <m:r>
          <m:t>t</m:t>
        </m:r>
        <m:d>
          <m:dPr>
            <m:begChr m:val="("/>
            <m:sepChr m:val=""/>
            <m:endChr m:val=")"/>
            <m:grow/>
          </m:dPr>
          <m:e>
            <m:r>
              <m:t>a</m:t>
            </m:r>
          </m:e>
        </m:d>
        <m:r>
          <m:rPr>
            <m:sty m:val="p"/>
          </m:rPr>
          <m:t>≤</m:t>
        </m:r>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 Condition (i) holds because no step of the construction modifies or removes </w:t>
      </w:r>
      <m:oMath>
        <m:sSub>
          <m:e>
            <m:r>
              <m:t>m</m:t>
            </m:r>
          </m:e>
          <m:sub>
            <m:r>
              <m:t>a</m:t>
            </m:r>
            <m:r>
              <m:t>c</m:t>
            </m:r>
            <m:r>
              <m:t>c</m:t>
            </m:r>
          </m:sub>
        </m:sSub>
        <m:d>
          <m:dPr>
            <m:begChr m:val="("/>
            <m:sepChr m:val=""/>
            <m:endChr m:val=")"/>
            <m:grow/>
          </m:dPr>
          <m:e>
            <m:r>
              <m:t>a</m:t>
            </m:r>
          </m:e>
        </m:d>
      </m:oMath>
      <w:r>
        <w:t xml:space="preserve">, and the only removal of </w:t>
      </w:r>
      <m:oMath>
        <m:sSub>
          <m:e>
            <m:r>
              <m:t>m</m:t>
            </m:r>
          </m:e>
          <m:sub>
            <m:r>
              <m:t>s</m:t>
            </m:r>
            <m:r>
              <m:t>u</m:t>
            </m:r>
            <m:r>
              <m:t>b</m:t>
            </m:r>
            <m:r>
              <m:t>j</m:t>
            </m:r>
          </m:sub>
        </m:sSub>
        <m:d>
          <m:dPr>
            <m:begChr m:val="("/>
            <m:sepChr m:val=""/>
            <m:endChr m:val=")"/>
            <m:grow/>
          </m:dPr>
          <m:e>
            <m:r>
              <m:t>a</m:t>
            </m:r>
          </m:e>
        </m:d>
      </m:oMath>
      <w:r>
        <w:t xml:space="preserve"> is recorded in </w:t>
      </w:r>
      <m:oMath>
        <m:r>
          <m:t>ι</m:t>
        </m:r>
        <m:d>
          <m:dPr>
            <m:begChr m:val="("/>
            <m:sepChr m:val=""/>
            <m:endChr m:val=")"/>
            <m:grow/>
          </m:dPr>
          <m:e>
            <m:r>
              <m:t>a</m:t>
            </m:r>
          </m:e>
        </m:d>
      </m:oMath>
      <w:r>
        <w:t xml:space="preserve">. Condition (ii) holds because no step removes </w:t>
      </w:r>
      <m:oMath>
        <m:r>
          <m:t>c</m:t>
        </m:r>
        <m:d>
          <m:dPr>
            <m:begChr m:val="("/>
            <m:sepChr m:val=""/>
            <m:endChr m:val=")"/>
            <m:grow/>
          </m:dPr>
          <m:e>
            <m:r>
              <m:t>a</m:t>
            </m:r>
          </m:e>
        </m:d>
      </m:oMath>
      <w:r>
        <w:t xml:space="preserve">; the commitment is not derived from </w:t>
      </w:r>
      <m:oMath>
        <m:r>
          <m:t>k</m:t>
        </m:r>
        <m:d>
          <m:dPr>
            <m:begChr m:val="("/>
            <m:sepChr m:val=""/>
            <m:endChr m:val=")"/>
            <m:grow/>
          </m:dPr>
          <m:e>
            <m:r>
              <m:t>a</m:t>
            </m:r>
          </m:e>
        </m:d>
      </m:oMath>
      <w:r>
        <w:t xml:space="preserve"> and its persistence is unaffected by key destruction. For condition (iii): if </w:t>
      </w:r>
      <m:oMath>
        <m:r>
          <m:t>α</m:t>
        </m:r>
        <m:d>
          <m:dPr>
            <m:begChr m:val="("/>
            <m:sepChr m:val=""/>
            <m:endChr m:val=")"/>
            <m:grow/>
          </m:dPr>
          <m:e>
            <m:r>
              <m:t>a</m:t>
            </m:r>
            <m:r>
              <m:rPr>
                <m:sty m:val="p"/>
              </m:rPr>
              <m:t>,</m:t>
            </m:r>
            <m:r>
              <m:t>t</m:t>
            </m:r>
          </m:e>
        </m:d>
        <m:r>
          <m:rPr>
            <m:sty m:val="p"/>
          </m:rPr>
          <m:t>=</m:t>
        </m:r>
        <m:r>
          <m:t>1</m:t>
        </m:r>
      </m:oMath>
      <w:r>
        <w:t xml:space="preserve"> the condition is vacuous; if </w:t>
      </w:r>
      <m:oMath>
        <m:r>
          <m:t>α</m:t>
        </m:r>
        <m:d>
          <m:dPr>
            <m:begChr m:val="("/>
            <m:sepChr m:val=""/>
            <m:endChr m:val=")"/>
            <m:grow/>
          </m:dPr>
          <m:e>
            <m:r>
              <m:t>a</m:t>
            </m:r>
            <m:r>
              <m:rPr>
                <m:sty m:val="p"/>
              </m:rPr>
              <m:t>,</m:t>
            </m:r>
            <m:r>
              <m:t>t</m:t>
            </m:r>
          </m:e>
        </m:d>
        <m:r>
          <m:rPr>
            <m:sty m:val="p"/>
          </m:rPr>
          <m:t>=</m:t>
        </m:r>
        <m:r>
          <m:t>0</m:t>
        </m:r>
      </m:oMath>
      <w:r>
        <w:t xml:space="preserve"> then </w:t>
      </w:r>
      <m:oMath>
        <m:r>
          <m:t>t</m:t>
        </m:r>
        <m:r>
          <m:rPr>
            <m:sty m:val="p"/>
          </m:rPr>
          <m:t>≥</m:t>
        </m:r>
        <m:sSup>
          <m:e>
            <m:r>
              <m:t>t</m:t>
            </m:r>
          </m:e>
          <m:sup>
            <m:r>
              <m:t>I</m:t>
            </m:r>
          </m:sup>
        </m:sSup>
        <m:d>
          <m:dPr>
            <m:begChr m:val="("/>
            <m:sepChr m:val=""/>
            <m:endChr m:val=")"/>
            <m:grow/>
          </m:dPr>
          <m:e>
            <m:r>
              <m:t>a</m:t>
            </m:r>
          </m:e>
        </m:d>
      </m:oMath>
      <w:r>
        <w:t xml:space="preserve">, and step 2 has placed </w:t>
      </w:r>
      <m:oMath>
        <m:r>
          <m:t>ι</m:t>
        </m:r>
        <m:d>
          <m:dPr>
            <m:begChr m:val="("/>
            <m:sepChr m:val=""/>
            <m:endChr m:val=")"/>
            <m:grow/>
          </m:dPr>
          <m:e>
            <m:r>
              <m:t>a</m:t>
            </m:r>
          </m:e>
        </m:d>
      </m:oMath>
      <w:r>
        <w:t xml:space="preserve"> in the audit trail, where step 3 retains it, and </w:t>
      </w:r>
      <m:oMath>
        <m:r>
          <m:t>ι</m:t>
        </m:r>
        <m:d>
          <m:dPr>
            <m:begChr m:val="("/>
            <m:sepChr m:val=""/>
            <m:endChr m:val=")"/>
            <m:grow/>
          </m:dPr>
          <m:e>
            <m:r>
              <m:t>a</m:t>
            </m:r>
          </m:e>
        </m:d>
      </m:oMath>
      <w:r>
        <w:t xml:space="preserve"> is covered by (i). Hence </w:t>
      </w:r>
      <m:oMath>
        <m:sSup>
          <m:e>
            <m:r>
              <m:t>V</m:t>
            </m:r>
          </m:e>
          <m:sup>
            <m:r>
              <m:t>I</m:t>
            </m:r>
            <m:r>
              <m:t>I</m:t>
            </m:r>
          </m:sup>
        </m:sSup>
        <m:d>
          <m:dPr>
            <m:begChr m:val="("/>
            <m:sepChr m:val=""/>
            <m:endChr m:val=")"/>
            <m:grow/>
          </m:dPr>
          <m:e>
            <m:r>
              <m:t>a</m:t>
            </m:r>
            <m:r>
              <m:rPr>
                <m:sty m:val="p"/>
              </m:rPr>
              <m:t>,</m:t>
            </m:r>
            <m:r>
              <m:t>t</m:t>
            </m:r>
          </m:e>
        </m:d>
        <m:r>
          <m:rPr>
            <m:sty m:val="p"/>
          </m:rPr>
          <m:t>=</m:t>
        </m:r>
        <m:r>
          <m:t>1</m:t>
        </m:r>
      </m:oMath>
      <w:r>
        <w:t xml:space="preserve"> throughout the window. The terminal transition of </w:t>
      </w:r>
      <w:hyperlink w:anchor="sec_4_8" w:history="1">
        <w:r>
          <w:rPr>
            <w:rStyle w:val="Hyperlink"/>
          </w:rPr>
          <w:t xml:space="preserve">Section 4.8</w:t>
        </w:r>
      </w:hyperlink>
      <w:r>
        <w:t xml:space="preserve"> takes place after the window and is not part of this trajectory.</w:t>
      </w:r>
    </w:p>
    <w:p>
      <w:pPr>
        <w:pStyle w:val="BodyText"/>
      </w:pPr>
      <w:r>
        <w:t xml:space="preserve">All three constraints are satisfied, for arbitrary arrival times and arbitrary </w:t>
      </w:r>
      <m:oMath>
        <m:r>
          <m:t>F</m:t>
        </m:r>
        <m:d>
          <m:dPr>
            <m:begChr m:val="("/>
            <m:sepChr m:val=""/>
            <m:endChr m:val=")"/>
            <m:grow/>
          </m:dPr>
          <m:e>
            <m:r>
              <m:t>a</m:t>
            </m:r>
          </m:e>
        </m:d>
      </m:oMath>
      <w:r>
        <w:t xml:space="preserve">. ∎</w:t>
      </w:r>
    </w:p>
    <w:p>
      <w:pPr>
        <w:pStyle w:val="BodyText"/>
      </w:pPr>
      <w:r>
        <w:rPr>
          <w:iCs/>
          <w:i/>
        </w:rPr>
        <w:t xml:space="preserve">Corollary 2.1.</w:t>
      </w:r>
      <w:r>
        <w:t xml:space="preserve"> 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rPr>
          <w:iCs/>
          <w:i/>
        </w:rPr>
        <w:t xml:space="preserve">Corollary 2.2.</w:t>
      </w:r>
      <w:r>
        <w:t xml:space="preserve"> Because </w:t>
      </w:r>
      <m:oMath>
        <m:r>
          <m:t>F</m:t>
        </m:r>
        <m:d>
          <m:dPr>
            <m:begChr m:val="("/>
            <m:sepChr m:val=""/>
            <m:endChr m:val=")"/>
            <m:grow/>
          </m:dPr>
          <m:e>
            <m:r>
              <m:t>a</m:t>
            </m:r>
          </m:e>
        </m:d>
      </m:oMath>
      <w:r>
        <w:t xml:space="preserve">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pPr>
      <w:r>
        <w:rPr>
          <w:iCs/>
          <w:i/>
        </w:rPr>
        <w:t xml:space="preserve">Corollary 2.3 (sensitivity to what auditing needs).</w:t>
      </w:r>
      <w:r>
        <w:t xml:space="preserve"> Extend the model with one accessibility variable per part of the payload, which the single-variable model of </w:t>
      </w:r>
      <w:hyperlink w:anchor="sec_4_3" w:history="1">
        <w:r>
          <w:rPr>
            <w:rStyle w:val="Hyperlink"/>
          </w:rPr>
          <w:t xml:space="preserve">Section 4.3</w:t>
        </w:r>
      </w:hyperlink>
      <w:r>
        <w:t xml:space="preserve"> cannot express, and partition the payload as </w:t>
      </w:r>
      <m:oMath>
        <m:r>
          <m:t>p</m:t>
        </m:r>
        <m:d>
          <m:dPr>
            <m:begChr m:val="("/>
            <m:sepChr m:val=""/>
            <m:endChr m:val=")"/>
            <m:grow/>
          </m:dPr>
          <m:e>
            <m:r>
              <m:t>a</m:t>
            </m:r>
          </m:e>
        </m:d>
        <m:r>
          <m:rPr>
            <m:sty m:val="p"/>
          </m:rPr>
          <m:t>=</m:t>
        </m:r>
        <m:sSub>
          <m:e>
            <m:r>
              <m:t>p</m:t>
            </m:r>
          </m:e>
          <m:sub>
            <m:r>
              <m:t>n</m:t>
            </m:r>
          </m:sub>
        </m:sSub>
        <m:d>
          <m:dPr>
            <m:begChr m:val="("/>
            <m:sepChr m:val=""/>
            <m:endChr m:val=")"/>
            <m:grow/>
          </m:dPr>
          <m:e>
            <m:r>
              <m:t>a</m:t>
            </m:r>
          </m:e>
        </m:d>
        <m:r>
          <m:rPr>
            <m:sty m:val="p"/>
          </m:rPr>
          <m:t>∪</m:t>
        </m:r>
        <m:sSub>
          <m:e>
            <m:r>
              <m:t>p</m:t>
            </m:r>
          </m:e>
          <m:sub>
            <m:r>
              <m:t>r</m:t>
            </m:r>
          </m:sub>
        </m:sSub>
        <m:d>
          <m:dPr>
            <m:begChr m:val="("/>
            <m:sepChr m:val=""/>
            <m:endChr m:val=")"/>
            <m:grow/>
          </m:dPr>
          <m:e>
            <m:r>
              <m:t>a</m:t>
            </m:r>
          </m:e>
        </m:d>
      </m:oMath>
      <w:r>
        <w:t xml:space="preserve">, where </w:t>
      </w:r>
      <m:oMath>
        <m:sSub>
          <m:e>
            <m:r>
              <m:t>p</m:t>
            </m:r>
          </m:e>
          <m:sub>
            <m:r>
              <m:t>n</m:t>
            </m:r>
          </m:sub>
        </m:sSub>
        <m:d>
          <m:dPr>
            <m:begChr m:val="("/>
            <m:sepChr m:val=""/>
            <m:endChr m:val=")"/>
            <m:grow/>
          </m:dPr>
          <m:e>
            <m:r>
              <m:t>a</m:t>
            </m:r>
          </m:e>
        </m:d>
      </m:oMath>
      <w:r>
        <w:t xml:space="preserve"> is any part that auditing turns out to need, and retain </w:t>
      </w:r>
      <m:oMath>
        <m:sSub>
          <m:e>
            <m:r>
              <m:t>p</m:t>
            </m:r>
          </m:e>
          <m:sub>
            <m:r>
              <m:t>n</m:t>
            </m:r>
          </m:sub>
        </m:sSub>
        <m:d>
          <m:dPr>
            <m:begChr m:val="("/>
            <m:sepChr m:val=""/>
            <m:endChr m:val=")"/>
            <m:grow/>
          </m:dPr>
          <m:e>
            <m:r>
              <m:t>a</m:t>
            </m:r>
          </m:e>
        </m:d>
      </m:oMath>
      <w:r>
        <w:t xml:space="preserve"> with the accessor fields. The trajectory of Proposition 2, with </w:t>
      </w:r>
      <m:oMath>
        <m:sSub>
          <m:e>
            <m:r>
              <m:t>p</m:t>
            </m:r>
          </m:e>
          <m:sub>
            <m:r>
              <m:t>r</m:t>
            </m:r>
          </m:sub>
        </m:sSub>
        <m:d>
          <m:dPr>
            <m:begChr m:val="("/>
            <m:sepChr m:val=""/>
            <m:endChr m:val=")"/>
            <m:grow/>
          </m:dPr>
          <m:e>
            <m:r>
              <m:t>a</m:t>
            </m:r>
          </m:e>
        </m:d>
      </m:oMath>
      <w:r>
        <w:t xml:space="preserve"> in place of </w:t>
      </w:r>
      <m:oMath>
        <m:r>
          <m:t>p</m:t>
        </m:r>
        <m:d>
          <m:dPr>
            <m:begChr m:val="("/>
            <m:sepChr m:val=""/>
            <m:endChr m:val=")"/>
            <m:grow/>
          </m:dPr>
          <m:e>
            <m:r>
              <m:t>a</m:t>
            </m:r>
          </m:e>
        </m:d>
      </m:oMath>
      <w:r>
        <w:t xml:space="preserve">, satisfies C1 and C2, and it satisfies C3 unless </w:t>
      </w:r>
      <m:oMath>
        <m:sSub>
          <m:e>
            <m:r>
              <m:t>p</m:t>
            </m:r>
          </m:e>
          <m:sub>
            <m:r>
              <m:t>n</m:t>
            </m:r>
          </m:sub>
        </m:sSub>
        <m:d>
          <m:dPr>
            <m:begChr m:val="("/>
            <m:sepChr m:val=""/>
            <m:endChr m:val=")"/>
            <m:grow/>
          </m:dPr>
          <m:e>
            <m:r>
              <m:t>a</m:t>
            </m:r>
          </m:e>
        </m:d>
      </m:oMath>
      <w:r>
        <w:t xml:space="preserve"> is itself electronic health data within the environment on the broad reading of Article 68(12). In that case C1 and C3 collide over </w:t>
      </w:r>
      <m:oMath>
        <m:sSub>
          <m:e>
            <m:r>
              <m:t>p</m:t>
            </m:r>
          </m:e>
          <m:sub>
            <m:r>
              <m:t>n</m:t>
            </m:r>
          </m:sub>
        </m:sSub>
        <m:d>
          <m:dPr>
            <m:begChr m:val="("/>
            <m:sepChr m:val=""/>
            <m:endChr m:val=")"/>
            <m:grow/>
          </m:dPr>
          <m:e>
            <m:r>
              <m:t>a</m:t>
            </m:r>
          </m:e>
        </m:d>
      </m:oMath>
      <w:r>
        <w:t xml:space="preserve">, by the argument of Proposition 3, for exactly the records it identifies under case (ii). The collision follows from keeping </w:t>
      </w:r>
      <m:oMath>
        <m:sSub>
          <m:e>
            <m:r>
              <m:t>p</m:t>
            </m:r>
          </m:e>
          <m:sub>
            <m:r>
              <m:t>n</m:t>
            </m:r>
          </m:sub>
        </m:sSub>
        <m:d>
          <m:dPr>
            <m:begChr m:val="("/>
            <m:sepChr m:val=""/>
            <m:endChr m:val=")"/>
            <m:grow/>
          </m:dPr>
          <m:e>
            <m:r>
              <m:t>a</m:t>
            </m:r>
          </m:e>
        </m:d>
      </m:oMath>
      <w:r>
        <w:t xml:space="preserve"> intact under condition (i) without the logged-removal exception that the subject fields have. Relocation (</w:t>
      </w:r>
      <w:hyperlink w:anchor="sec_4_10" w:history="1">
        <w:r>
          <w:rPr>
            <w:rStyle w:val="Hyperlink"/>
          </w:rPr>
          <w:t xml:space="preserve">Section 4.10</w:t>
        </w:r>
      </w:hyperlink>
      <w:r>
        <w:t xml:space="preserve">, Rival 6) is the exit this thesis identifies; logging at dataset granularity, the narrow reading, or anonymising </w:t>
      </w:r>
      <m:oMath>
        <m:sSub>
          <m:e>
            <m:r>
              <m:t>p</m:t>
            </m:r>
          </m:e>
          <m:sub>
            <m:r>
              <m:t>n</m:t>
            </m:r>
          </m:sub>
        </m:sSub>
        <m:d>
          <m:dPr>
            <m:begChr m:val="("/>
            <m:sepChr m:val=""/>
            <m:endChr m:val=")"/>
            <m:grow/>
          </m:dPr>
          <m:e>
            <m:r>
              <m:t>a</m:t>
            </m:r>
          </m:e>
        </m:d>
      </m:oMath>
      <w:r>
        <w:t xml:space="preserve"> are others.</w:t>
      </w:r>
    </w:p>
    <w:p>
      <w:pPr>
        <w:pStyle w:val="BodyText"/>
      </w:pPr>
      <w:r>
        <w:rPr>
          <w:iCs/>
          <w:i/>
        </w:rPr>
        <w:t xml:space="preserve">Proof sketch.</w:t>
      </w:r>
      <w:r>
        <w:t xml:space="preserve"> Replace </w:t>
      </w:r>
      <m:oMath>
        <m:r>
          <m:t>p</m:t>
        </m:r>
      </m:oMath>
      <w:r>
        <w:t xml:space="preserve"> by </w:t>
      </w:r>
      <m:oMath>
        <m:sSub>
          <m:e>
            <m:r>
              <m:t>p</m:t>
            </m:r>
          </m:e>
          <m:sub>
            <m:r>
              <m:t>r</m:t>
            </m:r>
          </m:sub>
        </m:sSub>
      </m:oMath>
      <w:r>
        <w:t xml:space="preserve"> in steps 1–4 and add </w:t>
      </w:r>
      <m:oMath>
        <m:sSub>
          <m:e>
            <m:r>
              <m:t>p</m:t>
            </m:r>
          </m:e>
          <m:sub>
            <m:r>
              <m:t>n</m:t>
            </m:r>
          </m:sub>
        </m:sSub>
      </m:oMath>
      <w:r>
        <w:t xml:space="preserve"> to the fields that condition (i) of Semantics II keeps intact. C1 holds as before. C2 holds for </w:t>
      </w:r>
      <m:oMath>
        <m:sSub>
          <m:e>
            <m:r>
              <m:t>p</m:t>
            </m:r>
          </m:e>
          <m:sub>
            <m:r>
              <m:t>r</m:t>
            </m:r>
          </m:sub>
        </m:sSub>
      </m:oMath>
      <w:r>
        <w:t xml:space="preserve"> as before, and for </w:t>
      </w:r>
      <m:oMath>
        <m:sSub>
          <m:e>
            <m:r>
              <m:t>p</m:t>
            </m:r>
          </m:e>
          <m:sub>
            <m:r>
              <m:t>n</m:t>
            </m:r>
          </m:sub>
        </m:sSub>
      </m:oMath>
      <w:r>
        <w:t xml:space="preserve"> through Article 17(3)(b), which applies because </w:t>
      </w:r>
      <m:oMath>
        <m:sSub>
          <m:e>
            <m:r>
              <m:t>p</m:t>
            </m:r>
          </m:e>
          <m:sub>
            <m:r>
              <m:t>n</m:t>
            </m:r>
          </m:sub>
        </m:sSub>
      </m:oMath>
      <w:r>
        <w:t xml:space="preserve"> is by assumption necessary. C3 constrains whatever is electronic health data within the environment: if </w:t>
      </w:r>
      <m:oMath>
        <m:sSub>
          <m:e>
            <m:r>
              <m:t>p</m:t>
            </m:r>
          </m:e>
          <m:sub>
            <m:r>
              <m:t>n</m:t>
            </m:r>
          </m:sub>
        </m:sSub>
      </m:oMath>
      <w:r>
        <w:t xml:space="preserve"> is not, C3 is met as before; if it is, C3 requires it gone from </w:t>
      </w:r>
      <m:oMath>
        <m:sSub>
          <m:e>
            <m:r>
              <m:t>t</m:t>
            </m:r>
          </m:e>
          <m:sub>
            <m:r>
              <m:t>π</m:t>
            </m:r>
          </m:sub>
        </m:sSub>
        <m:d>
          <m:dPr>
            <m:begChr m:val="("/>
            <m:sepChr m:val=""/>
            <m:endChr m:val=")"/>
            <m:grow/>
          </m:dPr>
          <m:e>
            <m:r>
              <m:t>a</m:t>
            </m:r>
          </m:e>
        </m:d>
        <m:r>
          <m:rPr>
            <m:sty m:val="p"/>
          </m:rPr>
          <m:t>+</m:t>
        </m:r>
        <m:r>
          <m:t>6</m:t>
        </m:r>
      </m:oMath>
      <w:r>
        <w:t xml:space="preserve"> while C1 requires it until </w:t>
      </w:r>
      <m:oMath>
        <m:r>
          <m:t>t</m:t>
        </m:r>
        <m:d>
          <m:dPr>
            <m:begChr m:val="("/>
            <m:sepChr m:val=""/>
            <m:endChr m:val=")"/>
            <m:grow/>
          </m:dPr>
          <m:e>
            <m:r>
              <m:t>a</m:t>
            </m:r>
          </m:e>
        </m:d>
        <m:r>
          <m:rPr>
            <m:sty m:val="p"/>
          </m:rPr>
          <m:t>+</m:t>
        </m:r>
        <m:r>
          <m:t>F</m:t>
        </m:r>
        <m:d>
          <m:dPr>
            <m:begChr m:val="("/>
            <m:sepChr m:val=""/>
            <m:endChr m:val=")"/>
            <m:grow/>
          </m:dPr>
          <m:e>
            <m:r>
              <m:t>a</m:t>
            </m:r>
          </m:e>
        </m:d>
      </m:oMath>
      <w:r>
        <w:t xml:space="preserve">, and the argument of Proposition 3 gives the records for which these overlap. ∎</w:t>
      </w:r>
    </w:p>
    <w:p>
      <w:pPr>
        <w:pStyle w:val="BodyText"/>
      </w:pPr>
      <w:r>
        <w:t xml:space="preserve">Feasibility therefore survives any enlargement of what auditing needs, except an enlargement into data concerning health inside a Secure Processing Environment, where it fails as Corollary 1.2 does and has the same exits.</w:t>
      </w:r>
    </w:p>
    <w:p>
      <w:pPr>
        <w:pStyle w:val="BodyText"/>
      </w:pPr>
      <w:r>
        <w:rPr>
          <w:iCs/>
          <w:i/>
        </w:rPr>
        <w:t xml:space="preserve">A note on what kind of result this is.</w:t>
      </w:r>
      <w:r>
        <w:t xml:space="preserve"> The results of this chapter are stated as propositions rather than theorems, because their proofs are short once the semantics are fixed. The weight of the argument lies elsewhere: in </w:t>
      </w:r>
      <w:hyperlink w:anchor="sec_4_2" w:history="1">
        <w:r>
          <w:rPr>
            <w:rStyle w:val="Hyperlink"/>
          </w:rPr>
          <w:t xml:space="preserve">Section 4.2</w:t>
        </w:r>
      </w:hyperlink>
      <w:r>
        <w:t xml:space="preserve">’s necessity analysis, which justifies Semantics II, and in Propositions 3 and 4, which say where the conflict arises and where cryptography is necessary. One objection is that Proposition 2 proves little, because Semantics II was defined in full knowledge of the trajectory that satisfies it. The objection has force. The response concedes its premise and denies its conclusion. The mathematical content of Proposition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w:t>
      </w:r>
      <w:r>
        <w:rPr>
          <w:iCs/>
          <w:i/>
        </w:rPr>
        <w:t xml:space="preserve">this</w:t>
      </w:r>
      <w:r>
        <w:t xml:space="preserve"> semantics is a defensible reading of what the retention obligations require, grounded in the necessity boundary of Article 17(3)(b), the minimisation principle of Article 5(1)(c), and the accountability purpose the obligations serve. It is also the weakest departure from plaintext verifiability that achieves feasibility, preserving every element of the audit record that the accountability purpose needs and discarding only what it does not. Proposition 1 carries the load that Proposition 2 does not: it establishes that </w:t>
      </w:r>
      <w:r>
        <w:rPr>
          <w:iCs/>
          <w:i/>
        </w:rPr>
        <w:t xml:space="preserve">some</w:t>
      </w:r>
      <w:r>
        <w:t xml:space="preserve"> departure is unavoidable, because plaintext verifiability admits no solution at all. Proposition 2 then shows that a principled and minimal departure suffices. The legal defensibility of Semantics II is argued in </w:t>
      </w:r>
      <w:hyperlink w:anchor="sec_4_2" w:history="1">
        <w:r>
          <w:rPr>
            <w:rStyle w:val="Hyperlink"/>
          </w:rPr>
          <w:t xml:space="preserve">Section 4.2</w:t>
        </w:r>
      </w:hyperlink>
      <w:r>
        <w:t xml:space="preserve"> and its want of authority is confronted in </w:t>
      </w:r>
      <w:hyperlink w:anchor="ch_6" w:history="1">
        <w:r>
          <w:rPr>
            <w:rStyle w:val="Hyperlink"/>
          </w:rPr>
          <w:t xml:space="preserve">Chapter 6</w:t>
        </w:r>
      </w:hyperlink>
      <w:r>
        <w:t xml:space="preserve">, </w:t>
      </w:r>
      <w:hyperlink w:anchor="sec_6_2" w:history="1">
        <w:r>
          <w:rPr>
            <w:rStyle w:val="Hyperlink"/>
          </w:rPr>
          <w:t xml:space="preserve">Section 6.2</w:t>
        </w:r>
      </w:hyperlink>
      <w:r>
        <w:t xml:space="preserve">; it is not established by the proposition, and no reader should take the proposition as establishing it.</w:t>
      </w:r>
    </w:p>
    <w:p>
      <w:pPr>
        <w:pStyle w:val="BodyText"/>
      </w:pPr>
      <w:r>
        <w:rPr>
          <w:iCs/>
          <w:i/>
        </w:rPr>
        <w:t xml:space="preserve">What the proposition does and does not establish.</w:t>
      </w:r>
      <w:r>
        <w:t xml:space="preserve"> It establishes that the constraint system as formalised admits a solution, and exhibits one. It does not establish that the exhibited solution is lawful (that depends on whether the residue it leaves clears the legal threshold, which </w:t>
      </w:r>
      <w:hyperlink w:anchor="sec_4_9" w:history="1">
        <w:r>
          <w:rPr>
            <w:rStyle w:val="Hyperlink"/>
          </w:rPr>
          <w:t xml:space="preserve">Section 4.9</w:t>
        </w:r>
      </w:hyperlink>
      <w:r>
        <w:t xml:space="preserve"> addresses) nor that key destruction can be verified by an external party, which </w:t>
      </w:r>
      <w:hyperlink w:anchor="sec_4_9" w:history="1">
        <w:r>
          <w:rPr>
            <w:rStyle w:val="Hyperlink"/>
          </w:rPr>
          <w:t xml:space="preserve">Section 4.9</w:t>
        </w:r>
      </w:hyperlink>
      <w:r>
        <w:t xml:space="preserve"> and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concede it cannot. The invalidation entry specified in </w:t>
      </w:r>
      <w:hyperlink w:anchor="sec_4_8" w:history="1">
        <w:r>
          <w:rPr>
            <w:rStyle w:val="Hyperlink"/>
          </w:rPr>
          <w:t xml:space="preserve">Section 4.8</w:t>
        </w:r>
      </w:hyperlink>
      <w:r>
        <w:t xml:space="preserve"> is an </w:t>
      </w:r>
      <w:r>
        <w:rPr>
          <w:iCs/>
          <w:i/>
        </w:rPr>
        <w:t xml:space="preserve">attested</w:t>
      </w:r>
      <w:r>
        <w:t xml:space="preserve"> record of destruction, not a </w:t>
      </w:r>
      <w:r>
        <w:rPr>
          <w:iCs/>
          <w:i/>
        </w:rPr>
        <w:t xml:space="preserve">proof</w:t>
      </w:r>
      <w:r>
        <w:t xml:space="preserve"> of it; the proof-of-secure-erasure and certified-deletion literatures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mark that boundary, and </w:t>
      </w:r>
      <w:hyperlink w:anchor="ch_6" w:history="1">
        <w:r>
          <w:rPr>
            <w:rStyle w:val="Hyperlink"/>
          </w:rPr>
          <w:t xml:space="preserve">Chapter 6</w:t>
        </w:r>
      </w:hyperlink>
      <w:r>
        <w:t xml:space="preserve"> treats it as the outer limit of the contribution. Proposition 2 is a mathematical result about a model, and its value is that it converts a question that has been debated qualitatively into one with a definite answer under stated assumptions.</w:t>
      </w:r>
    </w:p>
    <w:bookmarkEnd w:id="67"/>
    <w:bookmarkStart w:id="71" w:name="Xbab0c38be3b68c0190d99bdc4068769bc35fcf9"/>
    <w:p>
      <w:pPr>
        <w:pStyle w:val="Heading2"/>
      </w:pPr>
      <w:bookmarkStart w:id="1052" w:name="sec_4_8"/>
      <w:r>
        <w:t xml:space="preserve">4.8 The Mechanism: Crypto-Erasure by Invalidation</w:t>
      </w:r>
      <w:bookmarkEnd w:id="1052"/>
    </w:p>
    <w:p>
      <w:pPr>
        <w:pStyle w:val="FirstParagraph"/>
      </w:pPr>
      <w:r>
        <w:t xml:space="preserve">The proof of Proposition 2 is also a build sheet: the trajectory it constructs is the specification of the mechanism. This section states it as an implementable design: what is encrypted, what is committed, what is destroyed, and what is logged when it is. Figure 4.1 shows the whole of it on one page.</w:t>
      </w:r>
    </w:p>
    <w:p>
      <w:pPr>
        <w:pStyle w:val="CaptionedFigure"/>
      </w:pPr>
      <w:r>
        <w:drawing>
          <wp:inline>
            <wp:extent cx="5753100" cy="3410821"/>
            <wp:effectExtent b="0" l="0" r="0" t="0"/>
            <wp:docPr descr="Figure 4.1. Crypto-Erasure by Invalidation at the audit boundary. Green arrows are writes at access time; purple dashed arrows are the two triggers; red dashed arrows are the destruction at the earlier of the erasure deadline and the deletion ceiling, which the invalidation entry then records in the registry and the log. The subject fields are removed only for patient-level Secure Processing Environment logs, at the ceiling. The Merkle log holds accessor fields, commitments and invalidation entries, never the payload or the subject fields." title="" id="69" name="Picture"/>
            <a:graphic>
              <a:graphicData uri="http://schemas.openxmlformats.org/drawingml/2006/picture">
                <pic:pic>
                  <pic:nvPicPr>
                    <pic:cNvPr descr="figures/fig4_1_cei_mechanism.png" id="70" name="Picture"/>
                    <pic:cNvPicPr>
                      <a:picLocks noChangeArrowheads="1" noChangeAspect="1"/>
                    </pic:cNvPicPr>
                  </pic:nvPicPr>
                  <pic:blipFill>
                    <a:blip r:embed="rId68"/>
                    <a:stretch>
                      <a:fillRect/>
                    </a:stretch>
                  </pic:blipFill>
                  <pic:spPr bwMode="auto">
                    <a:xfrm>
                      <a:off x="0" y="0"/>
                      <a:ext cx="5753100" cy="3410821"/>
                    </a:xfrm>
                    <a:prstGeom prst="rect">
                      <a:avLst/>
                    </a:prstGeom>
                    <a:noFill/>
                    <a:ln w="9525">
                      <a:noFill/>
                      <a:headEnd/>
                      <a:tailEnd/>
                    </a:ln>
                  </pic:spPr>
                </pic:pic>
              </a:graphicData>
            </a:graphic>
          </wp:inline>
        </w:drawing>
      </w:r>
    </w:p>
    <w:p>
      <w:pPr>
        <w:pStyle w:val="ImageCaption"/>
      </w:pPr>
      <w:r>
        <w:t xml:space="preserve">Figure 4.1. Crypto-Erasure by Invalidation at the audit boundary. Green arrows are writes at access time; purple dashed arrows are the two triggers; red dashed arrows are the destruction at the earlier of the erasure deadline and the deletion ceiling, which the invalidation entry then records in the registry and the log. The subject fields are removed only for patient-level Secure Processing Environment logs, at the ceiling. The Merkle log holds accessor fields, commitments and invalidation entries, never the payload or the subject fields.</w:t>
      </w:r>
    </w:p>
    <w:p>
      <w:pPr>
        <w:pStyle w:val="BodyText"/>
      </w:pPr>
      <w:r>
        <w:rPr>
          <w:iCs/>
          <w:i/>
        </w:rPr>
        <w:t xml:space="preserve">Key hierarchy.</w:t>
      </w:r>
      <w:r>
        <w:t xml:space="preserve"> Each record’s payload is encrypted under a per-record data key </w:t>
      </w:r>
      <m:oMath>
        <m:r>
          <m:t>k</m:t>
        </m:r>
        <m:d>
          <m:dPr>
            <m:begChr m:val="("/>
            <m:sepChr m:val=""/>
            <m:endChr m:val=")"/>
            <m:grow/>
          </m:dPr>
          <m:e>
            <m:r>
              <m:t>a</m:t>
            </m:r>
          </m:e>
        </m:d>
      </m:oMath>
      <w:r>
        <w:t xml:space="preserve">.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w:t>
      </w:r>
      <m:oMath>
        <m:r>
          <m:t>k</m:t>
        </m:r>
        <m:d>
          <m:dPr>
            <m:begChr m:val="("/>
            <m:sepChr m:val=""/>
            <m:endChr m:val=")"/>
            <m:grow/>
          </m:dPr>
          <m:e>
            <m:r>
              <m:t>a</m:t>
            </m:r>
          </m:e>
        </m:d>
      </m:oMath>
      <w:r>
        <w:t xml:space="preserve">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w:t>
      </w:r>
      <w:hyperlink w:anchor="sec_2_1" w:history="1">
        <w:r>
          <w:rPr>
            <w:rStyle w:val="Hyperlink"/>
          </w:rPr>
          <w:t xml:space="preserve">Section 2.1</w:t>
        </w:r>
      </w:hyperlink>
      <w:r>
        <w:t xml:space="preserve">).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p>
    <w:p>
      <w:pPr>
        <w:pStyle w:val="BodyText"/>
      </w:pPr>
      <w:commentRangeStart w:id="6"/>
      <w:r>
        <w:rPr>
          <w:iCs/>
          <w:i/>
        </w:rPr>
        <w:t xml:space="preserve">Ciphertext.</w:t>
      </w:r>
      <w:commentRangeEnd w:id="6"/>
      <w:r>
        <w:rPr>
          <w:rStyle w:val="CommentReference"/>
        </w:rPr>
        <w:commentReference w:id="6"/>
      </w:r>
      <w:r>
        <w:t xml:space="preserve"> At </w:t>
      </w:r>
      <m:oMath>
        <m:sSup>
          <m:e>
            <m:r>
              <m:t>t</m:t>
            </m:r>
          </m:e>
          <m:sup>
            <m:r>
              <m:t>I</m:t>
            </m:r>
          </m:sup>
        </m:sSup>
        <m:d>
          <m:dPr>
            <m:begChr m:val="("/>
            <m:sepChr m:val=""/>
            <m:endChr m:val=")"/>
            <m:grow/>
          </m:dPr>
          <m:e>
            <m:r>
              <m:t>a</m:t>
            </m:r>
          </m:e>
        </m:d>
      </m:oMath>
      <w:r>
        <w:t xml:space="preserve"> the ciphertext of </w:t>
      </w:r>
      <m:oMath>
        <m:r>
          <m:t>p</m:t>
        </m:r>
        <m:d>
          <m:dPr>
            <m:begChr m:val="("/>
            <m:sepChr m:val=""/>
            <m:endChr m:val=")"/>
            <m:grow/>
          </m:dPr>
          <m:e>
            <m:r>
              <m:t>a</m:t>
            </m:r>
          </m:e>
        </m:d>
      </m:oMath>
      <w:r>
        <w:t xml:space="preserve"> is deleted from the audit store together with </w:t>
      </w:r>
      <m:oMath>
        <m:r>
          <m:t>k</m:t>
        </m:r>
        <m:d>
          <m:dPr>
            <m:begChr m:val="("/>
            <m:sepChr m:val=""/>
            <m:endChr m:val=")"/>
            <m:grow/>
          </m:dPr>
          <m:e>
            <m:r>
              <m:t>a</m:t>
            </m:r>
          </m:e>
        </m:d>
      </m:oMath>
      <w:r>
        <w:t xml:space="preserve">. Nothing in Semantics II uses it once the key is gone, and deleting it removes the exposure that a retained ciphertext would carry to future cryptanalytic capability, quantum capability included, over the rest of a ten-year floor (</w:t>
      </w:r>
      <w:hyperlink w:anchor="sec_4_9" w:history="1">
        <w:r>
          <w:rPr>
            <w:rStyle w:val="Hyperlink"/>
          </w:rPr>
          <w:t xml:space="preserve">Section 4.9</w:t>
        </w:r>
      </w:hyperlink>
      <w:r>
        <w:t xml:space="preserve">). Key destruction remains the operative erasure for copies the store cannot delete at once, such as replicas and backups: they become unreadable at </w:t>
      </w:r>
      <m:oMath>
        <m:sSup>
          <m:e>
            <m:r>
              <m:t>t</m:t>
            </m:r>
          </m:e>
          <m:sup>
            <m:r>
              <m:t>I</m:t>
            </m:r>
          </m:sup>
        </m:sSup>
        <m:d>
          <m:dPr>
            <m:begChr m:val="("/>
            <m:sepChr m:val=""/>
            <m:endChr m:val=")"/>
            <m:grow/>
          </m:dPr>
          <m:e>
            <m:r>
              <m:t>a</m:t>
            </m:r>
          </m:e>
        </m:d>
      </m:oMath>
      <w:r>
        <w:t xml:space="preserve"> and leave by ordinary rotation. The specification for Secure Processing Environments accepts exactly this: electronic health data “MUST be deleted or rendered unrecoverable within six months of permit expiry, including any backups or redundant copies” (TEHDAS2, 2026, Table 5.2,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p>
    <w:p>
      <w:pPr>
        <w:pStyle w:val="BodyText"/>
        <w:rPr>
          <w:ins w:id="90057" w:author="Claude" w:date="2026-10-05T19:00:00Z"/>
        </w:rPr>
      </w:pPr>
      <w:ins w:id="90058" w:author="Claude" w:date="2026-10-05T19:00:00Z">
        <w:r>
          <w:rPr>
            <w:iCs/>
            <w:i/>
          </w:rPr>
          <w:t xml:space="preserve">Proactive invalidation.</w:t>
        </w:r>
        <w:r>
          <w:t xml:space="preserve"> The necessity analysis of Section 4.2 means that the payload need not wait for a request. The specification therefore allows a payload retention period P(a), set by the controller from the payload’s own purpose, after which the payload is invalidated on the ground of Article 5(1)(c) and (e) GDPR. The invalidation month becomes tᴵ(a) = min(tᵣ(a) + δ, tπ(a) + 6, t(a) + P(a)), with P(a) = ∞ where no period is set. Proposition 2’s construction and proof are unchanged: C2 and C3 still hold because tᴵ(a) can only move earlier, and C1 holds because nothing in its argument depends on which trigger fixed tᴵ(a). The artefact runs with P(a) = ∞, so every figure in Chapter 5 is the case without proactive invalidation.</w:t>
        </w:r>
      </w:ins>
    </w:p>
    <w:p>
      <w:pPr>
        <w:pStyle w:val="BodyText"/>
      </w:pPr>
      <w:r>
        <w:rPr>
          <w:iCs/>
          <w:i/>
        </w:rPr>
        <w:t xml:space="preserve">Commitment.</w:t>
      </w:r>
      <w:r>
        <w:t xml:space="preserve"> </w:t>
      </w:r>
      <m:oMath>
        <m:r>
          <m:t>c</m:t>
        </m:r>
        <m:d>
          <m:dPr>
            <m:begChr m:val="("/>
            <m:sepChr m:val=""/>
            <m:endChr m:val=")"/>
            <m:grow/>
          </m:dPr>
          <m:e>
            <m:r>
              <m:t>a</m:t>
            </m:r>
          </m:e>
        </m:d>
      </m:oMath>
      <w:r>
        <w:t xml:space="preserve"> = </w:t>
      </w:r>
      <m:oMath>
        <m:r>
          <m:rPr>
            <m:sty m:val="p"/>
          </m:rPr>
          <m:t>C</m:t>
        </m:r>
        <m:r>
          <m:rPr>
            <m:sty m:val="p"/>
          </m:rPr>
          <m:t>o</m:t>
        </m:r>
        <m:r>
          <m:rPr>
            <m:sty m:val="p"/>
          </m:rPr>
          <m:t>m</m:t>
        </m:r>
        <m:r>
          <m:rPr>
            <m:sty m:val="p"/>
          </m:rPr>
          <m:t>m</m:t>
        </m:r>
        <m:r>
          <m:rPr>
            <m:sty m:val="p"/>
          </m:rPr>
          <m:t>i</m:t>
        </m:r>
        <m:r>
          <m:rPr>
            <m:sty m:val="p"/>
          </m:rPr>
          <m:t>t</m:t>
        </m:r>
        <m:d>
          <m:dPr>
            <m:begChr m:val="("/>
            <m:sepChr m:val=""/>
            <m:endChr m:val=")"/>
            <m:grow/>
          </m:dPr>
          <m:e>
            <m:r>
              <m:t>p</m:t>
            </m:r>
            <m:d>
              <m:dPr>
                <m:begChr m:val="("/>
                <m:sepChr m:val=""/>
                <m:endChr m:val=")"/>
                <m:grow/>
              </m:dPr>
              <m:e>
                <m:r>
                  <m:t>a</m:t>
                </m:r>
              </m:e>
            </m:d>
            <m:r>
              <m:rPr>
                <m:sty m:val="p"/>
              </m:rPr>
              <m:t>,</m:t>
            </m:r>
            <m:r>
              <m:t>r</m:t>
            </m:r>
            <m:d>
              <m:dPr>
                <m:begChr m:val="("/>
                <m:sepChr m:val=""/>
                <m:endChr m:val=")"/>
                <m:grow/>
              </m:dPr>
              <m:e>
                <m:r>
                  <m:t>a</m:t>
                </m:r>
              </m:e>
            </m:d>
          </m:e>
        </m:d>
      </m:oMath>
      <w:r>
        <w:t xml:space="preserve"> with a per-record salt </w:t>
      </w:r>
      <m:oMath>
        <m:r>
          <m:t>r</m:t>
        </m:r>
        <m:d>
          <m:dPr>
            <m:begChr m:val="("/>
            <m:sepChr m:val=""/>
            <m:endChr m:val=")"/>
            <m:grow/>
          </m:dPr>
          <m:e>
            <m:r>
              <m:t>a</m:t>
            </m:r>
          </m:e>
        </m:d>
      </m:oMath>
      <w:r>
        <w:t xml:space="preserve">. The salt is stored with the metadata until invalidation and is destroyed together with </w:t>
      </w:r>
      <m:oMath>
        <m:r>
          <m:t>k</m:t>
        </m:r>
        <m:d>
          <m:dPr>
            <m:begChr m:val="("/>
            <m:sepChr m:val=""/>
            <m:endChr m:val=")"/>
            <m:grow/>
          </m:dPr>
          <m:e>
            <m:r>
              <m:t>a</m:t>
            </m:r>
          </m:e>
        </m:d>
      </m:oMath>
      <w:r>
        <w:t xml:space="preserve"> at </w:t>
      </w:r>
      <m:oMath>
        <m:sSup>
          <m:e>
            <m:r>
              <m:t>t</m:t>
            </m:r>
          </m:e>
          <m:sup>
            <m:r>
              <m:t>I</m:t>
            </m:r>
          </m:sup>
        </m:sSup>
        <m:d>
          <m:dPr>
            <m:begChr m:val="("/>
            <m:sepChr m:val=""/>
            <m:endChr m:val=")"/>
            <m:grow/>
          </m:dPr>
          <m:e>
            <m:r>
              <m:t>a</m:t>
            </m:r>
          </m:e>
        </m:d>
      </m:oMath>
      <w:r>
        <w:t xml:space="preserve">. Before invalidation it lets an auditor open the commitment against the payload. After invalidation no opening can be checked, because the payload is no longer readable, while a retained salt would let anyone holding a candidate payload confirm a guess against </w:t>
      </w:r>
      <m:oMath>
        <m:r>
          <m:t>c</m:t>
        </m:r>
        <m:d>
          <m:dPr>
            <m:begChr m:val="("/>
            <m:sepChr m:val=""/>
            <m:endChr m:val=")"/>
            <m:grow/>
          </m:dPr>
          <m:e>
            <m:r>
              <m:t>a</m:t>
            </m:r>
          </m:e>
        </m:d>
      </m:oMath>
      <w:r>
        <w:t xml:space="preserve"> (</w:t>
      </w:r>
      <w:hyperlink w:anchor="sec_4_9" w:history="1">
        <w:r>
          <w:rPr>
            <w:rStyle w:val="Hyperlink"/>
          </w:rPr>
          <w:t xml:space="preserve">Section 4.9</w:t>
        </w:r>
      </w:hyperlink>
      <w:r>
        <w:t xml:space="preserve">). Destroying the salt does not weaken binding, which is a property of the commitment value: no second payload can be opened against </w:t>
      </w:r>
      <m:oMath>
        <m:r>
          <m:t>c</m:t>
        </m:r>
        <m:d>
          <m:dPr>
            <m:begChr m:val="("/>
            <m:sepChr m:val=""/>
            <m:endChr m:val=")"/>
            <m:grow/>
          </m:dPr>
          <m:e>
            <m:r>
              <m:t>a</m:t>
            </m:r>
          </m:e>
        </m:d>
      </m:oMath>
      <w:r>
        <w:t xml:space="preserve">, and after </w:t>
      </w:r>
      <m:oMath>
        <m:sSup>
          <m:e>
            <m:r>
              <m:t>t</m:t>
            </m:r>
          </m:e>
          <m:sup>
            <m:r>
              <m:t>I</m:t>
            </m:r>
          </m:sup>
        </m:sSup>
        <m:d>
          <m:dPr>
            <m:begChr m:val="("/>
            <m:sepChr m:val=""/>
            <m:endChr m:val=")"/>
            <m:grow/>
          </m:dPr>
          <m:e>
            <m:r>
              <m:t>a</m:t>
            </m:r>
          </m:e>
        </m:d>
      </m:oMath>
      <w:r>
        <w:t xml:space="preserve"> no payload can be opened against it at all. A party that holds its own copy of the payload and must later prove that it corresponds to </w:t>
      </w:r>
      <m:oMath>
        <m:r>
          <m:t>c</m:t>
        </m:r>
        <m:d>
          <m:dPr>
            <m:begChr m:val="("/>
            <m:sepChr m:val=""/>
            <m:endChr m:val=")"/>
            <m:grow/>
          </m:dPr>
          <m:e>
            <m:r>
              <m:t>a</m:t>
            </m:r>
          </m:e>
        </m:d>
      </m:oMath>
      <w:r>
        <w:t xml:space="preserve"> has to obtain and keep the opening before invalidation; the audit store does not keep one for it.</w:t>
      </w:r>
      <w:ins w:id="90059" w:author="Claude" w:date="2026-10-05T19:00:00Z">
        <w:r>
          <w:t xml:space="preserve"> Where a deployment wants the commitment to stay checkable after invalidation, the opening can be handed at write time to a party entitled to the payload, such as the data subject or the patient’s home National Contact Point; the audit store itself never holds one after tᴵ(a). Without such a party, the commitment fixes after invalidation only that some payload was bound at write time and has not since been substituted.</w:t>
        </w:r>
      </w:ins>
      <w:r>
        <w:t xml:space="preserve"> The scheme must be hiding: an adversary holding </w:t>
      </w:r>
      <m:oMath>
        <m:r>
          <m:t>c</m:t>
        </m:r>
        <m:d>
          <m:dPr>
            <m:begChr m:val="("/>
            <m:sepChr m:val=""/>
            <m:endChr m:val=")"/>
            <m:grow/>
          </m:dPr>
          <m:e>
            <m:r>
              <m:t>a</m:t>
            </m:r>
          </m:e>
        </m:d>
      </m:oMath>
      <w:r>
        <w:t xml:space="preserve"> and lacking </w:t>
      </w:r>
      <m:oMath>
        <m:r>
          <m:t>r</m:t>
        </m:r>
        <m:d>
          <m:dPr>
            <m:begChr m:val="("/>
            <m:sepChr m:val=""/>
            <m:endChr m:val=")"/>
            <m:grow/>
          </m:dPr>
          <m:e>
            <m:r>
              <m:t>a</m:t>
            </m:r>
          </m:e>
        </m:d>
      </m:oMath>
      <w:r>
        <w:t xml:space="preserve"> must learn nothing about </w:t>
      </w:r>
      <m:oMath>
        <m:r>
          <m:t>p</m:t>
        </m:r>
        <m:d>
          <m:dPr>
            <m:begChr m:val="("/>
            <m:sepChr m:val=""/>
            <m:endChr m:val=")"/>
            <m:grow/>
          </m:dPr>
          <m:e>
            <m:r>
              <m:t>a</m:t>
            </m:r>
          </m:e>
        </m:d>
      </m:oMath>
      <w:r>
        <w:t xml:space="preserve">. A bare unsalted hash of the payload does not satisfy this and must not be used, for the reason given in </w:t>
      </w:r>
      <w:hyperlink w:anchor="sec_4_9" w:history="1">
        <w:r>
          <w:rPr>
            <w:rStyle w:val="Hyperlink"/>
          </w:rPr>
          <w:t xml:space="preserve">Section 4.9</w:t>
        </w:r>
      </w:hyperlink>
      <w:r>
        <w:t xml:space="preserve">.</w:t>
      </w:r>
    </w:p>
    <w:p>
      <w:pPr>
        <w:pStyle w:val="BodyText"/>
      </w:pPr>
      <w:r>
        <w:rPr>
          <w:iCs/>
          <w:i/>
        </w:rPr>
        <w:t xml:space="preserve">The invalidation registry.</w:t>
      </w:r>
      <w:r>
        <w:t xml:space="preserve"> Invalidation entries are appended to the audit trail as first-class records. Each entry </w:t>
      </w:r>
      <m:oMath>
        <m:r>
          <m:t>ι</m:t>
        </m:r>
        <m:d>
          <m:dPr>
            <m:begChr m:val="("/>
            <m:sepChr m:val=""/>
            <m:endChr m:val=")"/>
            <m:grow/>
          </m:dPr>
          <m:e>
            <m:r>
              <m:t>a</m:t>
            </m:r>
          </m:e>
        </m:d>
      </m:oMath>
      <w:r>
        <w:t xml:space="preserve"> contains the identifier of the invalidated record, the invalidation month, the legal ground, the authorising actor, and </w:t>
      </w:r>
      <w:del w:id="90060" w:author="Claude" w:date="2026-10-05T19:00:00Z">
        <w:r>
          <w:delText xml:space="preserve">a commitment to the destroyed key’s identifier: not to the key itself</w:delText>
        </w:r>
      </w:del>
      <w:ins w:id="90061" w:author="Claude" w:date="2026-10-05T19:00:00Z">
        <w:r>
          <w:t xml:space="preserve">a hash of the destroyed key’s identifier: not of the key itself</w:t>
        </w:r>
      </w:ins>
      <w:r>
        <w:t xml:space="preserve">. The registry is append-only. Invalidation is an event that is logged, not an event that erases the log. Key-management guidance anticipates exactly this record: once a key is destroyed, “its previous existence may be recorded (e.g., in metadata or audit logs)” (Barker, 2020, </w:t>
      </w:r>
      <w:hyperlink w:anchor="sec_7_6" w:history="1">
        <w:r>
          <w:rPr>
            <w:rStyle w:val="Hyperlink"/>
          </w:rPr>
          <w:t xml:space="preserve">Section 7.6</w:t>
        </w:r>
      </w:hyperlink>
      <w:r>
        <w:t xml:space="preserve">). The invalidation entry is that record, given a legal ground and an authorising actor.</w:t>
      </w:r>
    </w:p>
    <w:p>
      <w:pPr>
        <w:pStyle w:val="BodyText"/>
      </w:pPr>
      <w:commentRangeStart w:id="7"/>
      <w:r>
        <w:rPr>
          <w:iCs/>
          <w:i/>
        </w:rPr>
        <w:t xml:space="preserve">Tamper evidence.</w:t>
      </w:r>
      <w:commentRangeEnd w:id="7"/>
      <w:r>
        <w:rPr>
          <w:rStyle w:val="CommentReference"/>
        </w:rPr>
        <w:commentReference w:id="7"/>
      </w:r>
      <w:r>
        <w:t xml:space="preserv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w:t>
      </w:r>
      <w:hyperlink w:anchor="ch_5" w:history="1">
        <w:r>
          <w:rPr>
            <w:rStyle w:val="Hyperlink"/>
          </w:rPr>
          <w:t xml:space="preserve">Chapter 5</w:t>
        </w:r>
      </w:hyperlink>
      <w:r>
        <w:t xml:space="preserve">, </w:t>
      </w:r>
      <w:hyperlink w:anchor="sec_5_7" w:history="1">
        <w:r>
          <w:rPr>
            <w:rStyle w:val="Hyperlink"/>
          </w:rPr>
          <w:t xml:space="preserve">Section 5.7</w:t>
        </w:r>
      </w:hyperlink>
      <w:r>
        <w:t xml:space="preserve">). What enters a leaf is chosen so that the log never needs erasing: </w:t>
      </w:r>
      <w:del w:id="90062" w:author="Claude" w:date="2026-10-05T19:00:00Z">
        <w:r>
          <w:delText xml:space="preserve">the accessor fields, the creation month and the commitment, never the payload and never the subject fields.</w:delText>
        </w:r>
      </w:del>
      <w:ins w:id="90063" w:author="Claude" w:date="2026-10-05T19:00:00Z">
        <w:r>
          <w:t xml:space="preserve">the accessor fields, the creation month, the commitment to the payload and a salted commitment to the subject fields, never the payload and never the subject fields themselves. The salt of the subject-field commitment is held with the subject fields and destroyed when they are removed, so the link to the patient, which a cross-border record keeps for the whole floor, is as tamper-evident as the accessor fields while it exists and confirms nothing once it is gone.</w:t>
        </w:r>
      </w:ins>
      <w:r>
        <w:t xml:space="preserve"> The tension that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found unresolved in blockchain audit logging, an immutable trail facing an erasure right, therefore does not arise: what the right and the ceiling reach is held outside the log and destroyed there, and what the log holds is what accountability requires. Redactable and chameleon-hash designs,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resolve the same tension the other way, by letting a key holder rewrite the log.</w:t>
      </w:r>
    </w:p>
    <w:p>
      <w:pPr>
        <w:pStyle w:val="BodyText"/>
      </w:pPr>
      <w:r>
        <w:rPr>
          <w:iCs/>
          <w:i/>
        </w:rPr>
        <w:t xml:space="preserve">Accumulator-based validity witnesses.</w:t>
      </w:r>
      <w:r>
        <w:t xml:space="preserve">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propositions: Proposition 2 holds if validity is established by linear scan of the registry, and the accumulator makes that check succinct. The accumulator is specified but not implemented in the artefact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 Dynamic accumulators of the Camenisch and Lysyanskaya type also require a trusted accumulator manager holding a trapdoor, which adds a trust assumption stated in </w:t>
      </w:r>
      <w:hyperlink w:anchor="sec_4_9" w:history="1">
        <w:r>
          <w:rPr>
            <w:rStyle w:val="Hyperlink"/>
          </w:rPr>
          <w:t xml:space="preserve">Section 4.9</w:t>
        </w:r>
      </w:hyperlink>
      <w:r>
        <w:t xml:space="preserve">.</w:t>
      </w:r>
    </w:p>
    <w:p>
      <w:pPr>
        <w:pStyle w:val="BodyText"/>
      </w:pPr>
      <w:r>
        <w:rPr>
          <w:iCs/>
          <w:i/>
        </w:rPr>
        <w:t xml:space="preserve">The auditor’s view.</w:t>
      </w:r>
      <w:r>
        <w:t xml:space="preserve"> After invalidation, an external auditor examining record </w:t>
      </w:r>
      <m:oMath>
        <m:r>
          <m:t>a</m:t>
        </m:r>
      </m:oMath>
      <w:r>
        <w:t xml:space="preserve"> can establish four things. The access event occurred, with all its accountability attributes, which follows from </w:t>
      </w:r>
      <m:oMath>
        <m:r>
          <m:t>m</m:t>
        </m:r>
        <m:d>
          <m:dPr>
            <m:begChr m:val="("/>
            <m:sepChr m:val=""/>
            <m:endChr m:val=")"/>
            <m:grow/>
          </m:dPr>
          <m:e>
            <m:r>
              <m:t>a</m:t>
            </m:r>
          </m:e>
        </m:d>
      </m:oMath>
      <w:r>
        <w:t xml:space="preserve">. </w:t>
      </w:r>
      <w:del w:id="90064" w:author="Claude" w:date="2026-10-05T19:00:00Z">
        <w:r>
          <w:delText xml:space="preserve">A specific payload was bound to that event, which follows from </w:delText>
        </w:r>
      </w:del>
      <w:ins w:id="90065" w:author="Claude" w:date="2026-10-05T19:00:00Z">
        <w:r>
          <w:t xml:space="preserve">Some payload was bound to that event at write time and has not since been substituted, which follows from </w:t>
        </w:r>
      </w:ins>
      <m:oMath>
        <m:r>
          <m:t>c</m:t>
        </m:r>
        <m:d>
          <m:dPr>
            <m:begChr m:val="("/>
            <m:sepChr m:val=""/>
            <m:endChr m:val=")"/>
            <m:grow/>
          </m:dPr>
          <m:e>
            <m:r>
              <m:t>a</m:t>
            </m:r>
          </m:e>
        </m:d>
      </m:oMath>
      <w:ins w:id="90066" w:author="Claude" w:date="2026-10-05T19:00:00Z">
        <w:r>
          <w:t xml:space="preserve"> and its inclusion in the log; which payload it was can be checked only by a party that kept an opening (Commitment, above)</w:t>
        </w:r>
      </w:ins>
      <w:r>
        <w:t xml:space="preserve">. The payload was invalidated, and the auditor can see when, on what legal ground, and by whom, from </w:t>
      </w:r>
      <m:oMath>
        <m:r>
          <m:t>ι</m:t>
        </m:r>
        <m:d>
          <m:dPr>
            <m:begChr m:val="("/>
            <m:sepChr m:val=""/>
            <m:endChr m:val=")"/>
            <m:grow/>
          </m:dPr>
          <m:e>
            <m:r>
              <m:t>a</m:t>
            </m:r>
          </m:e>
        </m:d>
      </m:oMath>
      <w:r>
        <w:t xml:space="preserve">. And the record’s current validity status is as claimed, which follows from the accumulator witness where that layer is used, and otherwise from a scan of the registry. Each of these entries is, moreover, in the log as first written, which follows from its inclusion proof against the published root. What the auditor cannot do is read the payload. This is the intended state, and it is the difference between this mechanism and the practitioner crypto-shredding pattern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that pattern retains ciphertext and asserts that erasure occurred, whereas this mechanism produces a verifiable record of what was invalidated and under what authority.</w:t>
      </w:r>
    </w:p>
    <w:p>
      <w:pPr>
        <w:pStyle w:val="BodyText"/>
      </w:pPr>
      <w:r>
        <w:rPr>
          <w:iCs/>
          <w:i/>
        </w:rPr>
        <w:t xml:space="preserve">End of life at floor expiry.</w:t>
      </w:r>
      <w:r>
        <w:t xml:space="preserve"> The constraints of </w:t>
      </w:r>
      <w:hyperlink w:anchor="sec_4_4" w:history="1">
        <w:r>
          <w:rPr>
            <w:rStyle w:val="Hyperlink"/>
          </w:rPr>
          <w:t xml:space="preserve">Section 4.4</w:t>
        </w:r>
      </w:hyperlink>
      <w:r>
        <w:t xml:space="preserve"> govern the record’s behaviour through its retention window, but the window ends, and the model would be incomplete if it said nothing about what follows. After </w:t>
      </w:r>
      <m:oMath>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 the last month of the closed window on which C1 is defined, the retention obligation lapses, and with it the necessity that justified retaining </w:t>
      </w:r>
      <m:oMath>
        <m:r>
          <m:t>m</m:t>
        </m:r>
        <m:d>
          <m:dPr>
            <m:begChr m:val="("/>
            <m:sepChr m:val=""/>
            <m:endChr m:val=")"/>
            <m:grow/>
          </m:dPr>
          <m:e>
            <m:r>
              <m:t>a</m:t>
            </m:r>
          </m:e>
        </m:d>
      </m:oMath>
      <w:r>
        <w:t xml:space="preserve">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w:t>
      </w:r>
      <m:oMath>
        <m:r>
          <m:t>t</m:t>
        </m:r>
        <m:d>
          <m:dPr>
            <m:begChr m:val="("/>
            <m:sepChr m:val=""/>
            <m:endChr m:val=")"/>
            <m:grow/>
          </m:dPr>
          <m:e>
            <m:r>
              <m:t>a</m:t>
            </m:r>
          </m:e>
        </m:d>
        <m:r>
          <m:rPr>
            <m:sty m:val="p"/>
          </m:rPr>
          <m:t>+</m:t>
        </m:r>
        <m:r>
          <m:t>F</m:t>
        </m:r>
        <m:d>
          <m:dPr>
            <m:begChr m:val="("/>
            <m:sepChr m:val=""/>
            <m:endChr m:val=")"/>
            <m:grow/>
          </m:dPr>
          <m:e>
            <m:r>
              <m:t>a</m:t>
            </m:r>
          </m:e>
        </m:d>
        <m:r>
          <m:rPr>
            <m:sty m:val="p"/>
          </m:rPr>
          <m:t>+</m:t>
        </m:r>
        <m:r>
          <m:t>1</m:t>
        </m:r>
      </m:oMath>
      <w:r>
        <w:t xml:space="preserve">, the record undergoes a second invalidation, in which the identifying fields of </w:t>
      </w:r>
      <m:oMath>
        <m:r>
          <m:t>m</m:t>
        </m:r>
        <m:d>
          <m:dPr>
            <m:begChr m:val="("/>
            <m:sepChr m:val=""/>
            <m:endChr m:val=")"/>
            <m:grow/>
          </m:dPr>
          <m:e>
            <m:r>
              <m:t>a</m:t>
            </m:r>
          </m:e>
        </m:d>
      </m:oMath>
      <w:r>
        <w:t xml:space="preserve"> are destroyed, together with </w:t>
      </w:r>
      <m:oMath>
        <m:r>
          <m:t>k</m:t>
        </m:r>
        <m:d>
          <m:dPr>
            <m:begChr m:val="("/>
            <m:sepChr m:val=""/>
            <m:endChr m:val=")"/>
            <m:grow/>
          </m:dPr>
          <m:e>
            <m:r>
              <m:t>a</m:t>
            </m:r>
          </m:e>
        </m:d>
      </m:oMath>
      <w:r>
        <w:t xml:space="preserve">, the salt </w:t>
      </w:r>
      <m:oMath>
        <m:r>
          <m:t>r</m:t>
        </m:r>
        <m:d>
          <m:dPr>
            <m:begChr m:val="("/>
            <m:sepChr m:val=""/>
            <m:endChr m:val=")"/>
            <m:grow/>
          </m:dPr>
          <m:e>
            <m:r>
              <m:t>a</m:t>
            </m:r>
          </m:e>
        </m:d>
      </m:oMath>
      <w:r>
        <w:t xml:space="preserve"> 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w:t>
      </w:r>
      <w:hyperlink w:anchor="sec_4_9" w:history="1">
        <w:r>
          <w:rPr>
            <w:rStyle w:val="Hyperlink"/>
          </w:rPr>
          <w:t xml:space="preserve">Section 4.9</w:t>
        </w:r>
      </w:hyperlink>
      <w:r>
        <w:t xml:space="preserve">. Where a longer-running obligation applies to the same record (a national archival duty, or litigation hold) the terminal transition is deferred and the floor parameter </w:t>
      </w:r>
      <m:oMath>
        <m:r>
          <m:t>F</m:t>
        </m:r>
        <m:d>
          <m:dPr>
            <m:begChr m:val="("/>
            <m:sepChr m:val=""/>
            <m:endChr m:val=")"/>
            <m:grow/>
          </m:dPr>
          <m:e>
            <m:r>
              <m:t>a</m:t>
            </m:r>
          </m:e>
        </m:d>
      </m:oMath>
      <w:r>
        <w:t xml:space="preserve"> is set to the longer period, which is the parameterisation the model already supports.</w:t>
      </w:r>
    </w:p>
    <w:p>
      <w:pPr>
        <w:pStyle w:val="BodyText"/>
      </w:pPr>
      <w:r>
        <w:rPr>
          <w:iCs/>
          <w:i/>
        </w:rPr>
        <w:t xml:space="preserve">Applying the mechanism to the two cases.</w:t>
      </w:r>
      <w:r>
        <w:t xml:space="preserve"> For the cross-border primary-use case, the mechanism operates at the audit repository of the National Contact Point, at the point where the ATNA audit record is written. The patient link is retained there through the floor, for the reason </w:t>
      </w:r>
      <w:hyperlink w:anchor="sec_4_2" w:history="1">
        <w:r>
          <w:rPr>
            <w:rStyle w:val="Hyperlink"/>
          </w:rPr>
          <w:t xml:space="preserve">Section 4.2</w:t>
        </w:r>
      </w:hyperlink>
      <w:r>
        <w:t xml:space="preserve"> gives, and removed at the terminal transition. 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 </w:t>
      </w:r>
      <m:oMath>
        <m:sSub>
          <m:e>
            <m:r>
              <m:t>t</m:t>
            </m:r>
          </m:e>
          <m:sub>
            <m:r>
              <m:t>π</m:t>
            </m:r>
          </m:sub>
        </m:sSub>
        <m:d>
          <m:dPr>
            <m:begChr m:val="("/>
            <m:sepChr m:val=""/>
            <m:endChr m:val=")"/>
            <m:grow/>
          </m:dPr>
          <m:e>
            <m:r>
              <m:t>a</m:t>
            </m:r>
          </m:e>
        </m:d>
        <m:r>
          <m:rPr>
            <m:sty m:val="p"/>
          </m:rPr>
          <m:t>+</m:t>
        </m:r>
        <m:r>
          <m:t>6</m:t>
        </m:r>
      </m:oMath>
      <w:r>
        <w:t xml:space="preserve"> 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 “all processing operations” after the ceiling also needs the subject link is an interpretive question this thesis cannot settle;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puts it to the supervisory authority.</w:t>
      </w:r>
    </w:p>
    <w:bookmarkEnd w:id="71"/>
    <w:bookmarkStart w:id="72" w:name="residue-analysis"/>
    <w:p>
      <w:pPr>
        <w:pStyle w:val="Heading2"/>
      </w:pPr>
      <w:bookmarkStart w:id="1053" w:name="sec_4_9"/>
      <w:r>
        <w:t xml:space="preserve">4.9 Residue Analysis</w:t>
      </w:r>
      <w:bookmarkEnd w:id="1053"/>
    </w:p>
    <w:p>
      <w:pPr>
        <w:pStyle w:val="FirstParagraph"/>
      </w:pPr>
      <w:r>
        <w:t xml:space="preserve">A mechanism that erases by destroying keys is only as good as what it leaves behind. Proposition 2 leaves a residue: </w:t>
      </w:r>
      <m:oMath>
        <m:r>
          <m:t>m</m:t>
        </m:r>
        <m:d>
          <m:dPr>
            <m:begChr m:val="("/>
            <m:sepChr m:val=""/>
            <m:endChr m:val=")"/>
            <m:grow/>
          </m:dPr>
          <m:e>
            <m:r>
              <m:t>a</m:t>
            </m:r>
          </m:e>
        </m:d>
        <m:r>
          <m:rPr>
            <m:sty m:val="p"/>
          </m:rPr>
          <m:t>,</m:t>
        </m:r>
        <m:r>
          <m:t>c</m:t>
        </m:r>
        <m:d>
          <m:dPr>
            <m:begChr m:val="("/>
            <m:sepChr m:val=""/>
            <m:endChr m:val=")"/>
            <m:grow/>
          </m:dPr>
          <m:e>
            <m:r>
              <m:t>a</m:t>
            </m:r>
          </m:e>
        </m:d>
        <m:r>
          <m:rPr>
            <m:sty m:val="p"/>
          </m:rPr>
          <m:t>,</m:t>
        </m:r>
        <m:r>
          <m:t>ι</m:t>
        </m:r>
        <m:d>
          <m:dPr>
            <m:begChr m:val="("/>
            <m:sepChr m:val=""/>
            <m:endChr m:val=")"/>
            <m:grow/>
          </m:dPr>
          <m:e>
            <m:r>
              <m:t>a</m:t>
            </m:r>
          </m:e>
        </m:d>
      </m:oMath>
      <w:r>
        <w:t xml:space="preserve">, the leaf hashes of the audit log and, where the optional layer is used, the accumulator state. The salt </w:t>
      </w:r>
      <m:oMath>
        <m:r>
          <m:t>r</m:t>
        </m:r>
        <m:d>
          <m:dPr>
            <m:begChr m:val="("/>
            <m:sepChr m:val=""/>
            <m:endChr m:val=")"/>
            <m:grow/>
          </m:dPr>
          <m:e>
            <m:r>
              <m:t>a</m:t>
            </m:r>
          </m:e>
        </m:d>
      </m:oMath>
      <w:r>
        <w:t xml:space="preserve">, the key </w:t>
      </w:r>
      <m:oMath>
        <m:r>
          <m:t>k</m:t>
        </m:r>
        <m:d>
          <m:dPr>
            <m:begChr m:val="("/>
            <m:sepChr m:val=""/>
            <m:endChr m:val=")"/>
            <m:grow/>
          </m:dPr>
          <m:e>
            <m:r>
              <m:t>a</m:t>
            </m:r>
          </m:e>
        </m:d>
      </m:oMath>
      <w:r>
        <w:t xml:space="preserve"> and the ciphertext of </w:t>
      </w:r>
      <m:oMath>
        <m:r>
          <m:t>p</m:t>
        </m:r>
        <m:d>
          <m:dPr>
            <m:begChr m:val="("/>
            <m:sepChr m:val=""/>
            <m:endChr m:val=")"/>
            <m:grow/>
          </m:dPr>
          <m:e>
            <m:r>
              <m:t>a</m:t>
            </m:r>
          </m:e>
        </m:d>
      </m:oMath>
      <w:r>
        <w:t xml:space="preserve"> are destroyed at invalidation (</w:t>
      </w:r>
      <w:hyperlink w:anchor="sec_4_8" w:history="1">
        <w:r>
          <w:rPr>
            <w:rStyle w:val="Hyperlink"/>
          </w:rPr>
          <w:t xml:space="preserve">Section 4.8</w:t>
        </w:r>
      </w:hyperlink>
      <w:r>
        <w:t xml:space="preserve">). Whether the mechanism is lawful depends on whether this residue sits on the correct side of the threshold at which data cease to be personal. This section performs that analysis, and it is included because </w:t>
      </w:r>
      <w:hyperlink w:anchor="ch_2" w:history="1">
        <w:r>
          <w:rPr>
            <w:rStyle w:val="Hyperlink"/>
          </w:rPr>
          <w:t xml:space="preserve">Chapter 2</w:t>
        </w:r>
      </w:hyperlink>
      <w:r>
        <w:t xml:space="preserve"> identified its absence as the fourth gap in the literature.</w:t>
      </w:r>
    </w:p>
    <w:p>
      <w:pPr>
        <w:pStyle w:val="BodyText"/>
      </w:pPr>
      <w:r>
        <w:rPr>
          <w:iCs/>
          <w:i/>
        </w:rPr>
        <w:t xml:space="preserve">The threat.</w:t>
      </w:r>
      <w:r>
        <w:t xml:space="preserve"> Finck’s analysis for the European Parliament establishes that hashed or encrypted data likely remain personal data under GDPR so long as re-identification remains possible (Finck, 2019; Finck, 2018). Applied to this mechanism, the threat is direct: if </w:t>
      </w:r>
      <m:oMath>
        <m:r>
          <m:t>c</m:t>
        </m:r>
        <m:d>
          <m:dPr>
            <m:begChr m:val="("/>
            <m:sepChr m:val=""/>
            <m:endChr m:val=")"/>
            <m:grow/>
          </m:dPr>
          <m:e>
            <m:r>
              <m:t>a</m:t>
            </m:r>
          </m:e>
        </m:d>
      </m:oMath>
      <w:r>
        <w:t xml:space="preserve">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rPr>
          <w:iCs/>
          <w:i/>
        </w:rPr>
        <w:t xml:space="preserve">The response.</w:t>
      </w:r>
      <w:r>
        <w:t xml:space="preserve"> This is why the hiding property is a requirement of the design and not an implementation preference. With a per-record salt </w:t>
      </w:r>
      <m:oMath>
        <m:r>
          <m:t>r</m:t>
        </m:r>
        <m:d>
          <m:dPr>
            <m:begChr m:val="("/>
            <m:sepChr m:val=""/>
            <m:endChr m:val=")"/>
            <m:grow/>
          </m:dPr>
          <m:e>
            <m:r>
              <m:t>a</m:t>
            </m:r>
          </m:e>
        </m:d>
      </m:oMath>
      <w:r>
        <w:t xml:space="preserve"> of adequate length, confirming a guessed payload requires the salt; the commitment alone leaks nothing. Because the salt is destroyed with the key, no party can confirm a guessed payload against </w:t>
      </w:r>
      <m:oMath>
        <m:r>
          <m:t>c</m:t>
        </m:r>
        <m:d>
          <m:dPr>
            <m:begChr m:val="("/>
            <m:sepChr m:val=""/>
            <m:endChr m:val=")"/>
            <m:grow/>
          </m:dPr>
          <m:e>
            <m:r>
              <m:t>a</m:t>
            </m:r>
          </m:e>
        </m:d>
      </m:oMath>
      <w:r>
        <w:t xml:space="preserve"> after invalidation unless it kept its own opening beforehand. What has been destroyed is both the ability to </w:t>
      </w:r>
      <w:r>
        <w:rPr>
          <w:iCs/>
          <w:i/>
        </w:rPr>
        <w:t xml:space="preserve">recover</w:t>
      </w:r>
      <w:r>
        <w:t xml:space="preserve"> the payload, which depended on </w:t>
      </w:r>
      <m:oMath>
        <m:r>
          <m:t>k</m:t>
        </m:r>
        <m:d>
          <m:dPr>
            <m:begChr m:val="("/>
            <m:sepChr m:val=""/>
            <m:endChr m:val=")"/>
            <m:grow/>
          </m:dPr>
          <m:e>
            <m:r>
              <m:t>a</m:t>
            </m:r>
          </m:e>
        </m:d>
      </m:oMath>
      <w:r>
        <w:t xml:space="preserve">, and the ability to confirm a guess about it from the audit store, which depended on </w:t>
      </w:r>
      <m:oMath>
        <m:r>
          <m:t>r</m:t>
        </m:r>
        <m:d>
          <m:dPr>
            <m:begChr m:val="("/>
            <m:sepChr m:val=""/>
            <m:endChr m:val=")"/>
            <m:grow/>
          </m:dPr>
          <m:e>
            <m:r>
              <m:t>a</m:t>
            </m:r>
          </m:e>
        </m:d>
      </m:oMath>
      <w:r>
        <w:t xml:space="preserve">.</w:t>
      </w:r>
    </w:p>
    <w:p>
      <w:pPr>
        <w:pStyle w:val="BodyText"/>
      </w:pPr>
      <w: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w:t>
      </w:r>
    </w:p>
    <w:p>
      <w:pPr>
        <w:pStyle w:val="BodyText"/>
      </w:pPr>
      <w:r>
        <w:rPr>
          <w:iCs/>
          <w:i/>
        </w:rPr>
        <w:t xml:space="preserve">The limit.</w:t>
      </w:r>
      <w:r>
        <w:t xml:space="preserve">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pPr>
        <w:pStyle w:val="BodyText"/>
      </w:pPr>
      <w:r>
        <w:rPr>
          <w:iCs/>
          <w:i/>
        </w:rPr>
        <w:t xml:space="preserve">Why the mechanism is nonetheless defensible.</w:t>
      </w:r>
      <w:r>
        <w:t xml:space="preserv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rPr>
          <w:iCs/>
          <w:i/>
        </w:rPr>
        <w:t xml:space="preserve">The trust assumptions.</w:t>
      </w:r>
      <w:r>
        <w:t xml:space="preserve"> 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bounded.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treats as the boundary of this contribution.</w:t>
      </w:r>
    </w:p>
    <w:p>
      <w:pPr>
        <w:pStyle w:val="BodyText"/>
      </w:pPr>
      <w:r>
        <w:rPr>
          <w:iCs/>
          <w:i/>
        </w:rPr>
        <w:t xml:space="preserve">The residual cryptographic risk.</w:t>
      </w:r>
      <w:r>
        <w:t xml:space="preserve"> Over a ten-year floor, the algorithmic-break horizon is a live concern rather than a formality: anything retained for a decade must be assumed to face cryptanalytic capability that does not exist when it is written. Deleting the ciphertext at invalidation (</w:t>
      </w:r>
      <w:hyperlink w:anchor="sec_4_8" w:history="1">
        <w:r>
          <w:rPr>
            <w:rStyle w:val="Hyperlink"/>
          </w:rPr>
          <w:t xml:space="preserve">Section 4.8</w:t>
        </w:r>
      </w:hyperlink>
      <w:r>
        <w:t xml:space="preserve">)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w:t>
      </w:r>
      <w:hyperlink w:anchor="ch_6" w:history="1">
        <w:r>
          <w:rPr>
            <w:rStyle w:val="Hyperlink"/>
          </w:rPr>
          <w:t xml:space="preserve">Chapter 6</w:t>
        </w:r>
      </w:hyperlink>
      <w:r>
        <w:t xml:space="preserve"> rather than resolved here.</w:t>
      </w:r>
    </w:p>
    <w:bookmarkEnd w:id="72"/>
    <w:bookmarkStart w:id="73" w:name="rival-designs-and-proposition-4"/>
    <w:p>
      <w:pPr>
        <w:pStyle w:val="Heading2"/>
      </w:pPr>
      <w:bookmarkStart w:id="1054" w:name="sec_4_10"/>
      <w:r>
        <w:t xml:space="preserve">4.10 Rival Designs and Proposition 4</w:t>
      </w:r>
      <w:bookmarkEnd w:id="1054"/>
    </w:p>
    <w:p>
      <w:pPr>
        <w:pStyle w:val="FirstParagraph"/>
      </w:pPr>
      <w:r>
        <w:t xml:space="preserve">If a simpler design solved the problem, this mechanism would be unnecessary. Six alternative designs are therefore tested against it. Five are rejected for stated reasons; the sixth is accepted for the ceiling alone and bounded by Proposition 4.</w:t>
      </w:r>
    </w:p>
    <w:p>
      <w:pPr>
        <w:pStyle w:val="BodyText"/>
      </w:pPr>
      <w:r>
        <w:rPr>
          <w:iCs/>
          <w:i/>
        </w:rPr>
        <w:t xml:space="preserve">Rival 1: Rely on the Article 17(3)(b) exemption and retain in full.</w:t>
      </w:r>
      <w:r>
        <w:t xml:space="preserve"> This is the dissolution argument answered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w:t>
      </w:r>
      <w:hyperlink w:anchor="sec_4_2" w:history="1">
        <w:r>
          <w:rPr>
            <w:rStyle w:val="Hyperlink"/>
          </w:rPr>
          <w:t xml:space="preserve">Section 4.2</w:t>
        </w:r>
      </w:hyperlink>
      <w:r>
        <w:t xml:space="preserve"> above. It fails on the necessity boundary: the exemption protects retention that the legal obligation requires, and </w:t>
      </w:r>
      <w:hyperlink w:anchor="sec_4_2" w:history="1">
        <w:r>
          <w:rPr>
            <w:rStyle w:val="Hyperlink"/>
          </w:rPr>
          <w:t xml:space="preserve">Section 4.2</w:t>
        </w:r>
      </w:hyperlink>
      <w:r>
        <w:t xml:space="preserve">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rPr>
          <w:iCs/>
          <w:i/>
        </w:rPr>
        <w:t xml:space="preserve">Rival 2: Anonymise the audit record instead.</w:t>
      </w:r>
      <w:r>
        <w:t xml:space="preserve">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w:t>
      </w:r>
      <w:r>
        <w:rPr>
          <w:iCs/>
          <w:i/>
        </w:rPr>
        <w:t xml:space="preserve">identifiable</w:t>
      </w:r>
      <w:r>
        <w:t xml:space="preserve"> in terms. Anonymisation satisfies C2 and C3 by violating C1.</w:t>
      </w:r>
    </w:p>
    <w:p>
      <w:pPr>
        <w:pStyle w:val="BodyText"/>
      </w:pPr>
      <w:r>
        <w:rPr>
          <w:iCs/>
          <w:i/>
        </w:rPr>
        <w:t xml:space="preserve">Rival 3: Minimise the payload at capture, so that nothing needs erasing.</w:t>
      </w:r>
      <w:r>
        <w:t xml:space="preserve">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w:t>
      </w:r>
      <w:hyperlink w:anchor="sec_4_3" w:history="1">
        <w:r>
          <w:rPr>
            <w:rStyle w:val="Hyperlink"/>
          </w:rPr>
          <w:t xml:space="preserve">Section 4.3</w:t>
        </w:r>
      </w:hyperlink>
      <w:r>
        <w:t xml:space="preserve">).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2026, Table 5.4,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p>
    <w:p>
      <w:pPr>
        <w:pStyle w:val="BodyText"/>
      </w:pPr>
      <w:r>
        <w:rPr>
          <w:iCs/>
          <w:i/>
        </w:rPr>
        <w:t xml:space="preserve">Rival 4: Delete the record and log the deletion.</w:t>
      </w:r>
      <w:r>
        <w:t xml:space="preserve">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w:t>
      </w:r>
      <w:r>
        <w:rPr>
          <w:iCs/>
          <w:i/>
        </w:rPr>
        <w:t xml:space="preserve">something</w:t>
      </w:r>
      <w:r>
        <w:t xml:space="preserve"> was deleted but not that the deleted item was the payload bound to that specific access event. </w:t>
      </w:r>
      <w:del w:id="90067" w:author="Claude" w:date="2026-10-05T19:00:00Z">
        <w:r>
          <w:delText xml:space="preserve">The distinction matters in adversarial conditions. A controller who deletes records and logs deletions can conceal the substitution of one record for another. A commitment bound into the log at write time constrains this only for a party that kept its own opening; once the salt and payload are destroyed no auditor can open it, so the advantage over this rival is narrower than first stated.</w:delText>
        </w:r>
      </w:del>
      <w:ins w:id="90068" w:author="Claude" w:date="2026-10-05T19:00:00Z">
        <w:r>
          <w:t xml:space="preserve">That failure is by definition, since condition (ii) requires a commitment, so the real question is what the commitment adds. Before invalidation an auditor can open it against the payload and detect the substitution of one record’s content for another’s. After invalidation it can be opened only by a party that kept an opening (Section 4.8), and otherwise fixes only that some payload was bound at write time. The advantage over this rival is therefore real but bounded: it lies chiefly in the logged, attributed invalidation entry and in the tamper-evident binding of the access record, and only partly in the commitment.</w:t>
        </w:r>
      </w:ins>
      <w:r>
        <w:t xml:space="preserve"> The mechanism’s advantage over Rival 4 is precisely the verifiability that </w:t>
      </w:r>
      <w:hyperlink w:anchor="ch_2" w:history="1">
        <w:r>
          <w:rPr>
            <w:rStyle w:val="Hyperlink"/>
          </w:rPr>
          <w:t xml:space="preserve">Chapter 2</w:t>
        </w:r>
      </w:hyperlink>
      <w:r>
        <w:t xml:space="preserve"> identified as absent from the practitioner crypto-shredding pattern.</w:t>
      </w:r>
    </w:p>
    <w:p>
      <w:pPr>
        <w:pStyle w:val="BodyText"/>
      </w:pPr>
      <w:r>
        <w:rPr>
          <w:iCs/>
          <w:i/>
        </w:rPr>
        <w:t xml:space="preserve">Rival 5: Retain recoverable encrypted copies until the later date.</w:t>
      </w:r>
      <w:r>
        <w:t xml:space="preserve"> This is the resolution developed in the closest prior art, the DePaul retention-and-purging programme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w:t>
      </w:r>
      <w:hyperlink w:anchor="sec_4_9" w:history="1">
        <w:r>
          <w:rPr>
            <w:rStyle w:val="Hyperlink"/>
          </w:rPr>
          <w:t xml:space="preserve">Section 4.9</w:t>
        </w:r>
      </w:hyperlink>
      <w:r>
        <w:t xml:space="preserve"> applied in reverse. A copy whose key still exists is recoverable, and recoverable ciphertext held together with the means of decryption remains personal data under the threshold set out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pPr>
      <w:r>
        <w:rPr>
          <w:iCs/>
          <w:i/>
        </w:rPr>
        <w:t xml:space="preserve">Rival 6: Move the logs out of the environment at permit closure.</w:t>
      </w:r>
      <w:r>
        <w:t xml:space="preserv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pPr>
        <w:pStyle w:val="BlockText"/>
      </w:pPr>
      <w:r>
        <w:rPr>
          <w:iCs/>
          <w:i/>
        </w:rPr>
        <w:t xml:space="preserve">Proposition 4 (location and right).</w:t>
      </w:r>
      <w:r>
        <w:t xml:space="preserve">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p>
    <w:p>
      <w:pPr>
        <w:pStyle w:val="FirstParagraph"/>
      </w:pPr>
      <w:r>
        <w:rPr>
          <w:iCs/>
          <w:i/>
        </w:rPr>
        <w:t xml:space="preserve">Proof.</w:t>
      </w:r>
      <w:r>
        <w:t xml:space="preserve"> The ceiling quantifies over the location: after relocation the record is not in it, so the ceiling holds, and on the rival’s premise the floor is met at the new location. The right quantifies over the controller: Article 17(1) obliges the controller holding the data to erase them, and, as a legal premise rather than a mathematical consequence, a controller receiving the record receives the obligation with it. Relocation therefore leaves C1 and C2 as they were, and the argument of Proposition 1 applies unchanged. ∎</w:t>
      </w:r>
    </w:p>
    <w:p>
      <w:pPr>
        <w:pStyle w:val="BodyText"/>
      </w:pPr>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w:t>
      </w:r>
      <w:hyperlink w:anchor="sec_4_7" w:history="1">
        <w:r>
          <w:rPr>
            <w:rStyle w:val="Hyperlink"/>
          </w:rPr>
          <w:t xml:space="preserve">Section 4.7</w:t>
        </w:r>
      </w:hyperlink>
      <w:r>
        <w:t xml:space="preserve"> meets the ceiling without moving anything, and does so with the same mechanism that meets the right.</w:t>
      </w:r>
    </w:p>
    <w:p>
      <w:pPr>
        <w:pStyle w:val="BodyText"/>
      </w:pPr>
      <w:r>
        <w:rPr>
          <w:iCs/>
          <w:i/>
        </w:rPr>
        <w:t xml:space="preserve">The critique that is not a rival.</w:t>
      </w:r>
      <w:r>
        <w:t xml:space="preserve">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w:t>
      </w:r>
      <w:hyperlink w:anchor="ch_6" w:history="1">
        <w:r>
          <w:rPr>
            <w:rStyle w:val="Hyperlink"/>
          </w:rPr>
          <w:t xml:space="preserve">Chapter 6</w:t>
        </w:r>
      </w:hyperlink>
      <w:r>
        <w:t xml:space="preserve"> engages this critique at length rather than dismissing it.</w:t>
      </w:r>
    </w:p>
    <w:bookmarkEnd w:id="73"/>
    <w:bookmarkStart w:id="74" w:name="X51924fffb4499c77bcb597712556eecab7674b1"/>
    <w:p>
      <w:pPr>
        <w:pStyle w:val="Heading2"/>
      </w:pPr>
      <w:bookmarkStart w:id="1055" w:name="sec_4_11"/>
      <w:r>
        <w:t xml:space="preserve">4.11 Integration with the Norwegian Infrastructure</w:t>
      </w:r>
      <w:bookmarkEnd w:id="1055"/>
    </w:p>
    <w:p>
      <w:pPr>
        <w:pStyle w:val="FirstParagraph"/>
      </w:pPr>
      <w:r>
        <w:t xml:space="preserve">A mechanism is only as useful as the point at which it can be installed. This one is specified against the Norwegian infrastructure as verified in </w:t>
      </w:r>
      <w:hyperlink w:anchor="ch_2" w:history="1">
        <w:r>
          <w:rPr>
            <w:rStyle w:val="Hyperlink"/>
          </w:rPr>
          <w:t xml:space="preserve">Chapter 2</w:t>
        </w:r>
      </w:hyperlink>
      <w:r>
        <w:t xml:space="preserve">, </w:t>
      </w:r>
      <w:hyperlink w:anchor="sec_2_6" w:history="1">
        <w:r>
          <w:rPr>
            <w:rStyle w:val="Hyperlink"/>
          </w:rPr>
          <w:t xml:space="preserve">Section 2.6</w:t>
        </w:r>
      </w:hyperlink>
      <w:r>
        <w:t xml:space="preserve">, not against an idealisation of it.</w:t>
      </w:r>
    </w:p>
    <w:p>
      <w:pPr>
        <w:pStyle w:val="BodyText"/>
      </w:pPr>
      <w:r>
        <w:rPr>
          <w:iCs/>
          <w:i/>
        </w:rPr>
        <w:t xml:space="preserve">Primary use: the National Contact Point.</w:t>
      </w:r>
      <w:r>
        <w:t xml:space="preserve"> Norway’s NCPeH is in live pilot operation (Helsedirektoratet, 2026), as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describes.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rPr>
          <w:iCs/>
          <w:i/>
        </w:rPr>
        <w:t xml:space="preserve">Secondary use: Helsedataservice and the Secure Processing Environments.</w:t>
      </w:r>
      <w:r>
        <w:t xml:space="preserve">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 The reference architecture of the Joint Action’s specification locates the same boundary (TEHDAS2, 2026, 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p>
    <w:p>
      <w:pPr>
        <w:pStyle w:val="BodyText"/>
      </w:pPr>
      <w:r>
        <w:rPr>
          <w:iCs/>
          <w:i/>
        </w:rPr>
        <w:t xml:space="preserve">Compatibility with the national criteria.</w:t>
      </w:r>
      <w:r>
        <w:t xml:space="preserve"> The Norwegian criteria for Secure Processing Environments, in the version put to hearing, require an information-security management system as mandatory, recommend ISO 27001 certification, and require eID-based authentication at defined assurance levels (SPUHiN, 2025). The November 2024 draft is specific on logging (SPUHiN, 2024; requirement numbers as in the draft). Tamper-proof, identifiable logs of access to the environment are mandatory “for at least one year” (P13). Logs of when files are extracted and by whom are mandatory, kept for one year (P24). Logs of activities inside the environment are recommended (P14). A defined termination procedure is mandatory (P31), and its implementation examples include the handling of back-ups and log files. That is the one-year floor of Article 73(1)(e) in national form. None of the requirements inspected says how those logs are to be reconciled with deletion.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w:t>
      </w:r>
      <w:hyperlink w:anchor="ch_2" w:history="1">
        <w:r>
          <w:rPr>
            <w:rStyle w:val="Hyperlink"/>
          </w:rPr>
          <w:t xml:space="preserve">Chapter 2</w:t>
        </w:r>
      </w:hyperlink>
      <w:r>
        <w:t xml:space="preserve">’s third gap.</w:t>
      </w:r>
    </w:p>
    <w:p>
      <w:pPr>
        <w:pStyle w:val="BodyText"/>
      </w:pPr>
      <w:r>
        <w:rPr>
          <w:iCs/>
          <w:i/>
        </w:rPr>
        <w:t xml:space="preserve">Relation to the pending implementing acts.</w:t>
      </w:r>
      <w:r>
        <w:t xml:space="preserve">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w:t>
      </w:r>
      <w:hyperlink w:anchor="ch_6" w:history="1">
        <w:r>
          <w:rPr>
            <w:rStyle w:val="Hyperlink"/>
          </w:rPr>
          <w:t xml:space="preserve">Chapter 6</w:t>
        </w:r>
      </w:hyperlink>
      <w:r>
        <w:t xml:space="preserve"> treats the implications of this timing for the thesis’s policy relevance.</w:t>
      </w:r>
    </w:p>
    <w:p>
      <w:pPr>
        <w:pStyle w:val="BodyText"/>
      </w:pPr>
      <w:r>
        <w:rPr>
          <w:iCs/>
          <w:i/>
        </w:rPr>
        <w:t xml:space="preserve">Traceability.</w:t>
      </w:r>
      <w:r>
        <w:t xml:space="preserve"> </w:t>
      </w:r>
      <w:hyperlink w:anchor="tbl_4_1" w:history="1">
        <w:r>
          <w:rPr>
            <w:rStyle w:val="Hyperlink"/>
          </w:rPr>
          <w:t xml:space="preserve">Table 4.1</w:t>
        </w:r>
      </w:hyperlink>
      <w:r>
        <w:t xml:space="preserve"> sets the mechanism against each requirement it touches, so that the integration analysis above can be checked line by line rather than read as prose. It lists only requirements this thesis has read in the source, with the page of the specification (TEHDAS2, 2026) where it applies.</w:t>
      </w:r>
    </w:p>
    <w:p>
      <w:pPr>
        <w:pStyle w:val="TableCaption"/>
      </w:pPr>
      <w:bookmarkStart w:id="1002" w:name="tbl_4_1"/>
      <w:r>
        <w:rPr>
          <w:b/>
          <w:color w:val="1F3864"/>
        </w:rPr>
        <w:t xml:space="preserve">Table 4.1.</w:t>
      </w:r>
      <w:r>
        <w:t xml:space="preserve"> Requirements traced to the mechanism</w:t>
      </w:r>
      <w:bookmarkEnd w:id="1002"/>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584"/>
        <w:gridCol w:w="1584"/>
        <w:gridCol w:w="1584"/>
        <w:gridCol w:w="1584"/>
        <w:gridCol w:w="1584"/>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Requirement</w:t>
            </w:r>
          </w:p>
        </w:tc>
        <w:tc>
          <w:tcPr>
            <w:tcBorders>
              <w:bottom w:val="single" w:sz="8" w:space="0" w:color="333333"/>
            </w:tcBorders>
            <w:shd w:val="clear" w:color="auto" w:fill="E8EDF4"/>
          </w:tcPr>
          <w:p>
            <w:pPr>
              <w:pStyle w:val="Compact"/>
              <w:jc w:val="left"/>
            </w:pPr>
            <w:r>
              <w:rPr>
                <w:b/>
                <w:sz w:val="20"/>
                <w:szCs w:val="20"/>
              </w:rPr>
              <w:t xml:space="preserve">Source</w:t>
            </w:r>
          </w:p>
        </w:tc>
        <w:tc>
          <w:tcPr>
            <w:tcBorders>
              <w:bottom w:val="single" w:sz="8" w:space="0" w:color="333333"/>
            </w:tcBorders>
            <w:shd w:val="clear" w:color="auto" w:fill="E8EDF4"/>
          </w:tcPr>
          <w:p>
            <w:pPr>
              <w:pStyle w:val="Compact"/>
              <w:jc w:val="left"/>
            </w:pPr>
            <w:r>
              <w:rPr>
                <w:b/>
                <w:sz w:val="20"/>
                <w:szCs w:val="20"/>
              </w:rPr>
              <w:t xml:space="preserve">What the mechanism does</w:t>
            </w:r>
          </w:p>
        </w:tc>
        <w:tc>
          <w:tcPr>
            <w:tcBorders>
              <w:bottom w:val="single" w:sz="8" w:space="0" w:color="333333"/>
            </w:tcBorders>
            <w:shd w:val="clear" w:color="auto" w:fill="E8EDF4"/>
          </w:tcPr>
          <w:p>
            <w:pPr>
              <w:pStyle w:val="Compact"/>
              <w:jc w:val="left"/>
            </w:pPr>
            <w:r>
              <w:rPr>
                <w:b/>
                <w:sz w:val="20"/>
                <w:szCs w:val="20"/>
              </w:rPr>
              <w:t xml:space="preserve">Where</w:t>
            </w:r>
          </w:p>
        </w:tc>
        <w:tc>
          <w:tcPr>
            <w:tcBorders>
              <w:bottom w:val="single" w:sz="8" w:space="0" w:color="333333"/>
            </w:tcBorders>
            <w:shd w:val="clear" w:color="auto" w:fill="E8EDF4"/>
          </w:tcPr>
          <w:p>
            <w:pPr>
              <w:pStyle w:val="Compact"/>
              <w:jc w:val="left"/>
            </w:pPr>
            <w:r>
              <w:rPr>
                <w:b/>
                <w:sz w:val="20"/>
                <w:szCs w:val="20"/>
              </w:rPr>
              <w:t xml:space="preserve">Status</w:t>
            </w:r>
          </w:p>
        </w:tc>
      </w:tr>
      <w:tr>
        <w:trPr>
          <w:cantSplit/>
        </w:trPr>
        <w:tc>
          <w:tcPr/>
          <w:p>
            <w:pPr>
              <w:pStyle w:val="Compact"/>
              <w:jc w:val="left"/>
            </w:pPr>
            <w:r>
              <w:rPr>
                <w:sz w:val="20"/>
                <w:szCs w:val="20"/>
              </w:rPr>
              <w:t xml:space="preserve">Electronic health data within the SPE deleted within six months of permit expiry</w:t>
            </w:r>
          </w:p>
        </w:tc>
        <w:tc>
          <w:tcPr/>
          <w:p>
            <w:pPr>
              <w:pStyle w:val="Compact"/>
              <w:jc w:val="left"/>
            </w:pPr>
            <w:r>
              <w:rPr>
                <w:sz w:val="20"/>
                <w:szCs w:val="20"/>
              </w:rPr>
              <w:t xml:space="preserve">EHDS Art. 68(12)</w:t>
            </w:r>
          </w:p>
        </w:tc>
        <w:tc>
          <w:tcPr/>
          <w:p>
            <w:pPr>
              <w:pStyle w:val="Compact"/>
              <w:jc w:val="left"/>
            </w:pPr>
            <w:r>
              <w:rPr>
                <w:sz w:val="20"/>
                <w:szCs w:val="20"/>
              </w:rPr>
              <w:t xml:space="preserve">Payload key, salt and ciphertext destroyed at </w:t>
            </w:r>
            <m:oMath>
              <m:sSub>
                <m:e>
                  <m:r>
                    <m:t>t</m:t>
                  </m:r>
                </m:e>
                <m:sub>
                  <m:r>
                    <m:t>π</m:t>
                  </m:r>
                </m:sub>
              </m:sSub>
              <m:r>
                <m:rPr>
                  <m:sty m:val="p"/>
                </m:rPr>
                <m:t>+</m:t>
              </m:r>
              <m:r>
                <m:t>6</m:t>
              </m:r>
            </m:oMath>
            <w:r>
              <w:rPr>
                <w:sz w:val="20"/>
                <w:szCs w:val="20"/>
              </w:rPr>
              <w:t xml:space="preserve">; subject fields of patient-level logs removed at the same month</w:t>
            </w:r>
          </w:p>
        </w:tc>
        <w:tc>
          <w:tcPr/>
          <w:p>
            <w:pPr>
              <w:pStyle w:val="Compact"/>
              <w:jc w:val="left"/>
            </w:pPr>
            <w:hyperlink w:anchor="sec_4_7" w:history="1">
              <w:r>
                <w:rPr>
                  <w:rStyle w:val="Hyperlink"/>
                  <w:sz w:val="20"/>
                  <w:szCs w:val="20"/>
                </w:rPr>
                <w:t xml:space="preserve">§4.7</w:t>
              </w:r>
            </w:hyperlink>
            <w:r>
              <w:rPr>
                <w:sz w:val="20"/>
                <w:szCs w:val="20"/>
              </w:rPr>
              <w:t xml:space="preserve"> steps 2–4; </w:t>
            </w:r>
            <w:r>
              <w:rPr>
                <w:rStyle w:val="VerbatimChar"/>
                <w:sz w:val="20"/>
                <w:szCs w:val="20"/>
              </w:rPr>
              <w:t xml:space="preserve">apply_invalidation()</w:t>
            </w:r>
          </w:p>
        </w:tc>
        <w:tc>
          <w:tcPr/>
          <w:p>
            <w:pPr>
              <w:pStyle w:val="Compact"/>
              <w:jc w:val="left"/>
            </w:pPr>
            <w:r>
              <w:rPr>
                <w:sz w:val="20"/>
                <w:szCs w:val="20"/>
              </w:rPr>
              <w:t xml:space="preserve">Met in the artefact (C3 over </w:t>
            </w:r>
            <m:oMath>
              <m:r>
                <m:t>α</m:t>
              </m:r>
            </m:oMath>
            <w:r>
              <w:rPr>
                <w:sz w:val="20"/>
                <w:szCs w:val="20"/>
              </w:rPr>
              <w:t xml:space="preserve"> and </w:t>
            </w:r>
            <m:oMath>
              <m:r>
                <m:t>β</m:t>
              </m:r>
            </m:oMath>
            <w:r>
              <w:rPr>
                <w:sz w:val="20"/>
                <w:szCs w:val="20"/>
              </w:rPr>
              <w:t xml:space="preserve">: 0 violations)</w:t>
            </w:r>
          </w:p>
        </w:tc>
      </w:tr>
      <w:tr>
        <w:trPr>
          <w:cantSplit/>
        </w:trPr>
        <w:tc>
          <w:tcPr/>
          <w:p>
            <w:pPr>
              <w:pStyle w:val="Compact"/>
              <w:jc w:val="left"/>
            </w:pPr>
            <w:r>
              <w:rPr>
                <w:sz w:val="20"/>
                <w:szCs w:val="20"/>
              </w:rPr>
              <w:t xml:space="preserve">Same, “deleted or rendered unrecoverable … including any backups or redundant copies”</w:t>
            </w:r>
          </w:p>
        </w:tc>
        <w:tc>
          <w:tcPr/>
          <w:p>
            <w:pPr>
              <w:pStyle w:val="Compact"/>
              <w:jc w:val="left"/>
            </w:pPr>
            <w:r>
              <w:rPr>
                <w:sz w:val="20"/>
                <w:szCs w:val="20"/>
              </w:rPr>
              <w:t xml:space="preserve">TEHDAS2 D7.4, Table 5.2, OPR-6, p. 43</w:t>
            </w:r>
          </w:p>
        </w:tc>
        <w:tc>
          <w:tcPr/>
          <w:p>
            <w:pPr>
              <w:pStyle w:val="Compact"/>
              <w:jc w:val="left"/>
            </w:pPr>
            <w:r>
              <w:rPr>
                <w:sz w:val="20"/>
                <w:szCs w:val="20"/>
              </w:rPr>
              <w:t xml:space="preserve">Key destruction renders copies the store cannot delete at once unrecoverable</w:t>
            </w:r>
          </w:p>
        </w:tc>
        <w:tc>
          <w:tcPr/>
          <w:p>
            <w:pPr>
              <w:pStyle w:val="Compact"/>
              <w:jc w:val="left"/>
            </w:pPr>
            <w:hyperlink w:anchor="sec_4_8" w:history="1">
              <w:r>
                <w:rPr>
                  <w:rStyle w:val="Hyperlink"/>
                  <w:sz w:val="20"/>
                  <w:szCs w:val="20"/>
                </w:rPr>
                <w:t xml:space="preserve">§4.8</w:t>
              </w:r>
            </w:hyperlink>
            <w:r>
              <w:rPr>
                <w:sz w:val="20"/>
                <w:szCs w:val="20"/>
              </w:rPr>
              <w:t xml:space="preserve"> </w:t>
            </w:r>
            <w:r>
              <w:rPr>
                <w:iCs/>
                <w:i/>
                <w:sz w:val="20"/>
                <w:szCs w:val="20"/>
              </w:rPr>
              <w:t xml:space="preserve">Ciphertext</w:t>
            </w:r>
            <w:r>
              <w:rPr>
                <w:sz w:val="20"/>
                <w:szCs w:val="20"/>
              </w:rPr>
              <w:t xml:space="preserve">; </w:t>
            </w:r>
            <w:r>
              <w:rPr>
                <w:rStyle w:val="VerbatimChar"/>
                <w:sz w:val="20"/>
                <w:szCs w:val="20"/>
              </w:rPr>
              <w:t xml:space="preserve">crypto_envelope.py</w:t>
            </w:r>
          </w:p>
        </w:tc>
        <w:tc>
          <w:tcPr/>
          <w:p>
            <w:pPr>
              <w:pStyle w:val="Compact"/>
              <w:jc w:val="left"/>
            </w:pPr>
            <w:r>
              <w:rPr>
                <w:sz w:val="20"/>
                <w:szCs w:val="20"/>
              </w:rPr>
              <w:t xml:space="preserve">Met in the optional module with real AES-256-GCM (138 of 138 refused); destruction in program memory, not hardware (</w:t>
            </w:r>
            <w:hyperlink w:anchor="sec_4_9" w:history="1">
              <w:r>
                <w:rPr>
                  <w:rStyle w:val="Hyperlink"/>
                  <w:sz w:val="20"/>
                  <w:szCs w:val="20"/>
                </w:rPr>
                <w:t xml:space="preserve">§4.9</w:t>
              </w:r>
            </w:hyperlink>
            <w:r>
              <w:rPr>
                <w:sz w:val="20"/>
                <w:szCs w:val="20"/>
              </w:rPr>
              <w:t xml:space="preserve">, </w:t>
            </w:r>
            <w:hyperlink w:anchor="sec_6_3" w:history="1">
              <w:r>
                <w:rPr>
                  <w:rStyle w:val="Hyperlink"/>
                  <w:sz w:val="20"/>
                  <w:szCs w:val="20"/>
                </w:rPr>
                <w:t xml:space="preserve">§6.3</w:t>
              </w:r>
            </w:hyperlink>
            <w:r>
              <w:rPr>
                <w:sz w:val="20"/>
                <w:szCs w:val="20"/>
              </w:rPr>
              <w:t xml:space="preserve">)</w:t>
            </w:r>
          </w:p>
        </w:tc>
      </w:tr>
      <w:tr>
        <w:trPr>
          <w:cantSplit/>
        </w:trPr>
        <w:tc>
          <w:tcPr/>
          <w:p>
            <w:pPr>
              <w:pStyle w:val="Compact"/>
              <w:jc w:val="left"/>
            </w:pPr>
            <w:r>
              <w:rPr>
                <w:sz w:val="20"/>
                <w:szCs w:val="20"/>
              </w:rPr>
              <w:t xml:space="preserve">Identifiable logs of access and activities, kept for the period needed to audit, at least one year</w:t>
            </w:r>
          </w:p>
        </w:tc>
        <w:tc>
          <w:tcPr/>
          <w:p>
            <w:pPr>
              <w:pStyle w:val="Compact"/>
              <w:jc w:val="left"/>
            </w:pPr>
            <w:r>
              <w:rPr>
                <w:sz w:val="20"/>
                <w:szCs w:val="20"/>
              </w:rPr>
              <w:t xml:space="preserve">EHDS Art. 73(1)(e)</w:t>
            </w:r>
          </w:p>
        </w:tc>
        <w:tc>
          <w:tcPr/>
          <w:p>
            <w:pPr>
              <w:pStyle w:val="Compact"/>
              <w:jc w:val="left"/>
            </w:pPr>
            <w:r>
              <w:rPr>
                <w:sz w:val="20"/>
                <w:szCs w:val="20"/>
              </w:rPr>
              <w:t xml:space="preserve">Accessor fields kept identifiable for the full floor; activity committed</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7" w:history="1">
              <w:r>
                <w:rPr>
                  <w:rStyle w:val="Hyperlink"/>
                  <w:sz w:val="20"/>
                  <w:szCs w:val="20"/>
                </w:rPr>
                <w:t xml:space="preserve">§4.7</w:t>
              </w:r>
            </w:hyperlink>
            <w:r>
              <w:rPr>
                <w:sz w:val="20"/>
                <w:szCs w:val="20"/>
              </w:rPr>
              <w:t xml:space="preserve">; </w:t>
            </w:r>
            <w:r>
              <w:rPr>
                <w:rStyle w:val="VerbatimChar"/>
                <w:sz w:val="20"/>
                <w:szCs w:val="20"/>
              </w:rPr>
              <w:t xml:space="preserve">V_II()</w:t>
            </w:r>
          </w:p>
        </w:tc>
        <w:tc>
          <w:tcPr/>
          <w:p>
            <w:pPr>
              <w:pStyle w:val="Compact"/>
              <w:jc w:val="left"/>
            </w:pPr>
            <w:r>
              <w:rPr>
                <w:sz w:val="20"/>
                <w:szCs w:val="20"/>
              </w:rPr>
              <w:t xml:space="preserve">Met in the artefact (C1 under Semantics II: 0 violations)</w:t>
            </w:r>
          </w:p>
        </w:tc>
      </w:tr>
      <w:tr>
        <w:trPr>
          <w:cantSplit/>
        </w:trPr>
        <w:tc>
          <w:tcPr/>
          <w:p>
            <w:pPr>
              <w:pStyle w:val="Compact"/>
              <w:jc w:val="left"/>
            </w:pPr>
            <w:r>
              <w:rPr>
                <w:sz w:val="20"/>
                <w:szCs w:val="20"/>
              </w:rPr>
              <w:t xml:space="preserve">“All SPE logs MUST identify the actor”</w:t>
            </w:r>
          </w:p>
        </w:tc>
        <w:tc>
          <w:tcPr/>
          <w:p>
            <w:pPr>
              <w:pStyle w:val="Compact"/>
              <w:jc w:val="left"/>
            </w:pPr>
            <w:r>
              <w:rPr>
                <w:sz w:val="20"/>
                <w:szCs w:val="20"/>
              </w:rPr>
              <w:t xml:space="preserve">D7.4, Table 5.1, EHDSR-7, p. 31</w:t>
            </w:r>
          </w:p>
        </w:tc>
        <w:tc>
          <w:tcPr/>
          <w:p>
            <w:pPr>
              <w:pStyle w:val="Compact"/>
              <w:jc w:val="left"/>
            </w:pPr>
            <w:r>
              <w:rPr>
                <w:sz w:val="20"/>
                <w:szCs w:val="20"/>
              </w:rPr>
              <w:t xml:space="preserve">Actor is an accessor field, never removed within the floor</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w:t>
            </w:r>
          </w:p>
        </w:tc>
      </w:tr>
      <w:tr>
        <w:trPr>
          <w:cantSplit/>
        </w:trPr>
        <w:tc>
          <w:tcPr/>
          <w:p>
            <w:pPr>
              <w:pStyle w:val="Compact"/>
              <w:jc w:val="left"/>
            </w:pPr>
            <w:r>
              <w:rPr>
                <w:sz w:val="20"/>
                <w:szCs w:val="20"/>
              </w:rPr>
              <w:t xml:space="preserve">“All SPE logs MUST be kept at least for one year”</w:t>
            </w:r>
          </w:p>
        </w:tc>
        <w:tc>
          <w:tcPr/>
          <w:p>
            <w:pPr>
              <w:pStyle w:val="Compact"/>
              <w:jc w:val="left"/>
            </w:pPr>
            <w:r>
              <w:rPr>
                <w:sz w:val="20"/>
                <w:szCs w:val="20"/>
              </w:rPr>
              <w:t xml:space="preserve">D7.4, Table 5.1, EHDSR-8, p. 31; OPR-18, p. 51 (five years recommended)</w:t>
            </w:r>
          </w:p>
        </w:tc>
        <w:tc>
          <w:tcPr/>
          <w:p>
            <w:pPr>
              <w:pStyle w:val="Compact"/>
              <w:jc w:val="left"/>
            </w:pPr>
            <w:r>
              <w:rPr>
                <w:sz w:val="20"/>
                <w:szCs w:val="20"/>
              </w:rPr>
              <w:t xml:space="preserve">Floor parameter </w:t>
            </w:r>
            <m:oMath>
              <m:r>
                <m:t>F</m:t>
              </m:r>
              <m:r>
                <m:rPr>
                  <m:sty m:val="p"/>
                </m:rPr>
                <m:t>=</m:t>
              </m:r>
              <m:r>
                <m:t>12</m:t>
              </m:r>
            </m:oMath>
            <w:r>
              <w:rPr>
                <w:sz w:val="20"/>
                <w:szCs w:val="20"/>
              </w:rPr>
              <w:t xml:space="preserve">; any longer value is a parameter change (Corollary 2.2)</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w:t>
            </w:r>
          </w:p>
        </w:tc>
      </w:tr>
      <w:tr>
        <w:trPr>
          <w:cantSplit/>
        </w:trPr>
        <w:tc>
          <w:tcPr/>
          <w:p>
            <w:pPr>
              <w:pStyle w:val="Compact"/>
              <w:jc w:val="left"/>
            </w:pPr>
            <w:r>
              <w:rPr>
                <w:sz w:val="20"/>
                <w:szCs w:val="20"/>
              </w:rPr>
              <w:t xml:space="preserve">Logs available for verification and auditing</w:t>
            </w:r>
          </w:p>
        </w:tc>
        <w:tc>
          <w:tcPr/>
          <w:p>
            <w:pPr>
              <w:pStyle w:val="Compact"/>
              <w:jc w:val="left"/>
            </w:pPr>
            <w:r>
              <w:rPr>
                <w:sz w:val="20"/>
                <w:szCs w:val="20"/>
              </w:rPr>
              <w:t xml:space="preserve">D7.4, Table 5.1, EHDSR-6, p. 31; OPR-8, p. 46</w:t>
            </w:r>
          </w:p>
        </w:tc>
        <w:tc>
          <w:tcPr/>
          <w:p>
            <w:pPr>
              <w:pStyle w:val="Compact"/>
              <w:jc w:val="left"/>
            </w:pPr>
            <w:r>
              <w:rPr>
                <w:sz w:val="20"/>
                <w:szCs w:val="20"/>
              </w:rPr>
              <w:t xml:space="preserve">Every access, invalidation and subject-link removal in an append-only Merkle log; inclusion proofs</w:t>
            </w:r>
          </w:p>
        </w:tc>
        <w:tc>
          <w:tcPr/>
          <w:p>
            <w:pPr>
              <w:pStyle w:val="Compact"/>
              <w:jc w:val="left"/>
            </w:pPr>
            <w:r>
              <w:rPr>
                <w:rStyle w:val="VerbatimChar"/>
                <w:sz w:val="20"/>
                <w:szCs w:val="20"/>
              </w:rPr>
              <w:t xml:space="preserve">MerkleLog</w:t>
            </w:r>
            <w:r>
              <w:rPr>
                <w:sz w:val="20"/>
                <w:szCs w:val="20"/>
              </w:rPr>
              <w:t xml:space="preserve">, </w:t>
            </w:r>
            <w:r>
              <w:rPr>
                <w:rStyle w:val="VerbatimChar"/>
                <w:sz w:val="20"/>
                <w:szCs w:val="20"/>
              </w:rPr>
              <w:t xml:space="preserve">integrity()</w:t>
            </w:r>
          </w:p>
        </w:tc>
        <w:tc>
          <w:tcPr/>
          <w:p>
            <w:pPr>
              <w:pStyle w:val="Compact"/>
              <w:jc w:val="left"/>
            </w:pPr>
            <w:r>
              <w:rPr>
                <w:sz w:val="20"/>
                <w:szCs w:val="20"/>
              </w:rPr>
              <w:t xml:space="preserve">Met in the artefact (200/200 verify; tamper tests fail)</w:t>
            </w:r>
          </w:p>
        </w:tc>
      </w:tr>
      <w:tr>
        <w:trPr>
          <w:cantSplit/>
        </w:trPr>
        <w:tc>
          <w:tcPr/>
          <w:p>
            <w:pPr>
              <w:pStyle w:val="Compact"/>
              <w:jc w:val="left"/>
            </w:pPr>
            <w:r>
              <w:rPr>
                <w:sz w:val="20"/>
                <w:szCs w:val="20"/>
              </w:rPr>
              <w:t xml:space="preserve">Logs protected against tampering</w:t>
            </w:r>
          </w:p>
        </w:tc>
        <w:tc>
          <w:tcPr/>
          <w:p>
            <w:pPr>
              <w:pStyle w:val="Compact"/>
              <w:jc w:val="left"/>
            </w:pPr>
            <w:r>
              <w:rPr>
                <w:sz w:val="20"/>
                <w:szCs w:val="20"/>
              </w:rPr>
              <w:t xml:space="preserve">D7.4, Table 5.4, OPR-17, and OPR-18, p. 51</w:t>
            </w:r>
          </w:p>
        </w:tc>
        <w:tc>
          <w:tcPr/>
          <w:p>
            <w:pPr>
              <w:pStyle w:val="Compact"/>
              <w:jc w:val="left"/>
            </w:pPr>
            <w:r>
              <w:rPr>
                <w:sz w:val="20"/>
                <w:szCs w:val="20"/>
              </w:rPr>
              <w:t xml:space="preserve">Append-only Merkle log; an altered entry fails its inclusion proof</w:t>
            </w:r>
          </w:p>
        </w:tc>
        <w:tc>
          <w:tcPr/>
          <w:p>
            <w:pPr>
              <w:pStyle w:val="Compact"/>
              <w:jc w:val="left"/>
            </w:pPr>
            <w:r>
              <w:rPr>
                <w:rStyle w:val="VerbatimChar"/>
                <w:sz w:val="20"/>
                <w:szCs w:val="20"/>
              </w:rPr>
              <w:t xml:space="preserve">MerkleLog</w:t>
            </w:r>
            <w:r>
              <w:rPr>
                <w:sz w:val="20"/>
                <w:szCs w:val="20"/>
              </w:rPr>
              <w:t xml:space="preserve">, </w:t>
            </w:r>
            <w:r>
              <w:rPr>
                <w:rStyle w:val="VerbatimChar"/>
                <w:sz w:val="20"/>
                <w:szCs w:val="20"/>
              </w:rPr>
              <w:t xml:space="preserve">integrity()</w:t>
            </w:r>
          </w:p>
        </w:tc>
        <w:tc>
          <w:tcPr/>
          <w:p>
            <w:pPr>
              <w:pStyle w:val="Compact"/>
              <w:jc w:val="left"/>
            </w:pPr>
            <w:del w:id="90070" w:author="Claude" w:date="2026-10-05T19:00:00Z">
              <w:r>
                <w:rPr>
                  <w:sz w:val="20"/>
                  <w:szCs w:val="20"/>
                </w:rPr>
                <w:delText xml:space="preserve">Met in the artefact (both tamper tests fail </w:delText>
              </w:r>
            </w:del>
            <w:ins w:id="90071" w:author="Claude" w:date="2026-10-05T19:00:00Z">
              <w:r>
                <w:rPr>
                  <w:sz w:val="20"/>
                  <w:szCs w:val="20"/>
                </w:rPr>
                <w:t xml:space="preserve">Met in the artefact against alteration of an entry (both tamper tests fail </w:t>
              </w:r>
            </w:ins>
            <m:oMath>
              <m:sSup>
                <m:e>
                  <m:r>
                    <m:t>V</m:t>
                  </m:r>
                </m:e>
                <m:sup>
                  <m:r>
                    <m:t>I</m:t>
                  </m:r>
                  <m:r>
                    <m:t>I</m:t>
                  </m:r>
                </m:sup>
              </m:sSup>
            </m:oMath>
            <w:r>
              <w:rPr>
                <w:sz w:val="20"/>
                <w:szCs w:val="20"/>
              </w:rPr>
              <w:t xml:space="preserve">)</w:t>
            </w:r>
            <w:ins w:id="90069" w:author="Claude" w:date="2026-10-05T19:00:00Z">
              <w:r>
                <w:rPr>
                  <w:sz w:val="20"/>
                  <w:szCs w:val="20"/>
                </w:rPr>
                <w:t xml:space="preserve">; a rewritten log is detected only with published roots and consistency proofs, specified and not implemented (§4.9); the subject-field commitment is specified and not yet implemented</w:t>
              </w:r>
            </w:ins>
          </w:p>
        </w:tc>
      </w:tr>
      <w:tr>
        <w:trPr>
          <w:cantSplit/>
        </w:trPr>
        <w:tc>
          <w:tcPr/>
          <w:p>
            <w:pPr>
              <w:pStyle w:val="Compact"/>
              <w:jc w:val="left"/>
            </w:pPr>
            <w:r>
              <w:rPr>
                <w:sz w:val="20"/>
                <w:szCs w:val="20"/>
              </w:rPr>
              <w:t xml:space="preserve">Logging proportionate; no unnecessary detail on user behaviour; must cover access to electronic health data</w:t>
            </w:r>
          </w:p>
        </w:tc>
        <w:tc>
          <w:tcPr/>
          <w:p>
            <w:pPr>
              <w:pStyle w:val="Compact"/>
              <w:jc w:val="left"/>
            </w:pPr>
            <w:r>
              <w:rPr>
                <w:sz w:val="20"/>
                <w:szCs w:val="20"/>
              </w:rPr>
              <w:t xml:space="preserve">D7.4, Table 5.4, OPR-17, p. 51</w:t>
            </w:r>
          </w:p>
        </w:tc>
        <w:tc>
          <w:tcPr/>
          <w:p>
            <w:pPr>
              <w:pStyle w:val="Compact"/>
              <w:jc w:val="left"/>
            </w:pPr>
            <w:r>
              <w:rPr>
                <w:sz w:val="20"/>
                <w:szCs w:val="20"/>
              </w:rPr>
              <w:t xml:space="preserve">Accessor fields kept; subject fields only where the log is kept per patient record, and removed at the ceiling</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10" w:history="1">
              <w:r>
                <w:rPr>
                  <w:rStyle w:val="Hyperlink"/>
                  <w:sz w:val="20"/>
                  <w:szCs w:val="20"/>
                </w:rPr>
                <w:t xml:space="preserve">§4.10</w:t>
              </w:r>
            </w:hyperlink>
            <w:r>
              <w:rPr>
                <w:sz w:val="20"/>
                <w:szCs w:val="20"/>
              </w:rPr>
              <w:t xml:space="preserve"> Rival 3</w:t>
            </w:r>
          </w:p>
        </w:tc>
        <w:tc>
          <w:tcPr/>
          <w:p>
            <w:pPr>
              <w:pStyle w:val="Compact"/>
              <w:jc w:val="left"/>
            </w:pPr>
            <w:r>
              <w:rPr>
                <w:sz w:val="20"/>
                <w:szCs w:val="20"/>
              </w:rPr>
              <w:t xml:space="preserve">Met by specification; granularity is the operator’s choice, which the specification leaves open</w:t>
            </w:r>
          </w:p>
        </w:tc>
      </w:tr>
      <w:tr>
        <w:trPr>
          <w:cantSplit/>
        </w:trPr>
        <w:tc>
          <w:tcPr/>
          <w:p>
            <w:pPr>
              <w:pStyle w:val="Compact"/>
              <w:jc w:val="left"/>
            </w:pPr>
            <w:r>
              <w:rPr>
                <w:sz w:val="20"/>
                <w:szCs w:val="20"/>
              </w:rPr>
              <w:t xml:space="preserve">Deletion “while ensuring compliance with applicable legal obligations and traceability or reproducibility requirements”; the deletion and retention policy to “balance these obligations”</w:t>
            </w:r>
          </w:p>
        </w:tc>
        <w:tc>
          <w:tcPr/>
          <w:p>
            <w:pPr>
              <w:pStyle w:val="Compact"/>
              <w:jc w:val="left"/>
            </w:pPr>
            <w:r>
              <w:rPr>
                <w:sz w:val="20"/>
                <w:szCs w:val="20"/>
              </w:rPr>
              <w:t xml:space="preserve">D7.4, Table 5.2, OPR-6, p. 43</w:t>
            </w:r>
          </w:p>
        </w:tc>
        <w:tc>
          <w:tcPr/>
          <w:p>
            <w:pPr>
              <w:pStyle w:val="Compact"/>
              <w:jc w:val="left"/>
            </w:pPr>
            <w:r>
              <w:rPr>
                <w:sz w:val="20"/>
                <w:szCs w:val="20"/>
              </w:rPr>
              <w:t xml:space="preserve">Supplies the balance for the logs: what accountability needs is kept, what the ceiling reaches is invalidated</w:t>
            </w:r>
          </w:p>
        </w:tc>
        <w:tc>
          <w:tcPr/>
          <w:p>
            <w:pPr>
              <w:pStyle w:val="Compact"/>
              <w:jc w:val="left"/>
            </w:pPr>
            <w:hyperlink w:anchor="sec_4_7" w:history="1">
              <w:r>
                <w:rPr>
                  <w:rStyle w:val="Hyperlink"/>
                  <w:sz w:val="20"/>
                  <w:szCs w:val="20"/>
                </w:rPr>
                <w:t xml:space="preserve">§4.7</w:t>
              </w:r>
            </w:hyperlink>
            <w:r>
              <w:rPr>
                <w:sz w:val="20"/>
                <w:szCs w:val="20"/>
              </w:rPr>
              <w:t xml:space="preserve">, </w:t>
            </w:r>
            <w:hyperlink w:anchor="sec_4_8" w:history="1">
              <w:r>
                <w:rPr>
                  <w:rStyle w:val="Hyperlink"/>
                  <w:sz w:val="20"/>
                  <w:szCs w:val="20"/>
                </w:rPr>
                <w:t xml:space="preserve">§4.8</w:t>
              </w:r>
            </w:hyperlink>
          </w:p>
        </w:tc>
        <w:tc>
          <w:tcPr/>
          <w:p>
            <w:pPr>
              <w:pStyle w:val="Compact"/>
              <w:jc w:val="left"/>
            </w:pPr>
            <w:r>
              <w:rPr>
                <w:sz w:val="20"/>
                <w:szCs w:val="20"/>
              </w:rPr>
              <w:t xml:space="preserve">Met by specification: the specification asks for the balance and leaves its form open</w:t>
            </w:r>
          </w:p>
        </w:tc>
      </w:tr>
      <w:tr>
        <w:trPr>
          <w:cantSplit/>
        </w:trPr>
        <w:tc>
          <w:tcPr/>
          <w:p>
            <w:pPr>
              <w:pStyle w:val="Compact"/>
              <w:jc w:val="left"/>
            </w:pPr>
            <w:r>
              <w:rPr>
                <w:sz w:val="20"/>
                <w:szCs w:val="20"/>
              </w:rPr>
              <w:t xml:space="preserve">Whether the audit purpose needs the subject link after the ceiling</w:t>
            </w:r>
          </w:p>
        </w:tc>
        <w:tc>
          <w:tcPr/>
          <w:p>
            <w:pPr>
              <w:pStyle w:val="Compact"/>
              <w:jc w:val="left"/>
            </w:pPr>
            <w:r>
              <w:rPr>
                <w:sz w:val="20"/>
                <w:szCs w:val="20"/>
              </w:rPr>
              <w:t xml:space="preserve">EHDS Art. 73(1)(e) read with Art. 68(12)</w:t>
            </w:r>
          </w:p>
        </w:tc>
        <w:tc>
          <w:tcPr/>
          <w:p>
            <w:pPr>
              <w:pStyle w:val="Compact"/>
              <w:jc w:val="left"/>
            </w:pPr>
            <w:r>
              <w:rPr>
                <w:sz w:val="20"/>
                <w:szCs w:val="20"/>
              </w:rPr>
              <w:t xml:space="preserve">Removes it; keeps accessor fields</w:t>
            </w:r>
          </w:p>
        </w:tc>
        <w:tc>
          <w:tcPr/>
          <w:p>
            <w:pPr>
              <w:pStyle w:val="Compact"/>
              <w:jc w:val="left"/>
            </w:pPr>
            <w:hyperlink w:anchor="sec_4_6" w:history="1">
              <w:r>
                <w:rPr>
                  <w:rStyle w:val="Hyperlink"/>
                  <w:sz w:val="20"/>
                  <w:szCs w:val="20"/>
                </w:rPr>
                <w:t xml:space="preserve">§4.6</w:t>
              </w:r>
            </w:hyperlink>
            <w:r>
              <w:rPr>
                <w:sz w:val="20"/>
                <w:szCs w:val="20"/>
              </w:rPr>
              <w:t xml:space="preserve">, </w:t>
            </w:r>
            <w:hyperlink w:anchor="sec_7_4" w:history="1">
              <w:r>
                <w:rPr>
                  <w:rStyle w:val="Hyperlink"/>
                  <w:sz w:val="20"/>
                  <w:szCs w:val="20"/>
                </w:rPr>
                <w:t xml:space="preserve">§7.4</w:t>
              </w:r>
            </w:hyperlink>
          </w:p>
        </w:tc>
        <w:tc>
          <w:tcPr/>
          <w:p>
            <w:pPr>
              <w:pStyle w:val="Compact"/>
              <w:jc w:val="left"/>
            </w:pPr>
            <w:r>
              <w:rPr>
                <w:sz w:val="20"/>
                <w:szCs w:val="20"/>
              </w:rPr>
              <w:t xml:space="preserve">Open: interpretation for the supervisory authority</w:t>
            </w:r>
          </w:p>
        </w:tc>
      </w:tr>
      <w:tr>
        <w:trPr>
          <w:cantSplit/>
        </w:trPr>
        <w:tc>
          <w:tcPr/>
          <w:p>
            <w:pPr>
              <w:pStyle w:val="Compact"/>
              <w:jc w:val="left"/>
            </w:pPr>
            <w:r>
              <w:rPr>
                <w:sz w:val="20"/>
                <w:szCs w:val="20"/>
              </w:rPr>
              <w:t xml:space="preserve">Erasure without undue delay, within one month (extendable by two)</w:t>
            </w:r>
          </w:p>
        </w:tc>
        <w:tc>
          <w:tcPr/>
          <w:p>
            <w:pPr>
              <w:pStyle w:val="Compact"/>
              <w:jc w:val="left"/>
            </w:pPr>
            <w:r>
              <w:rPr>
                <w:sz w:val="20"/>
                <w:szCs w:val="20"/>
              </w:rPr>
              <w:t xml:space="preserve">GDPR Arts. 17(1), 12(3)</w:t>
            </w:r>
          </w:p>
        </w:tc>
        <w:tc>
          <w:tcPr/>
          <w:p>
            <w:pPr>
              <w:pStyle w:val="Compact"/>
              <w:jc w:val="left"/>
            </w:pPr>
            <w:r>
              <w:rPr>
                <w:sz w:val="20"/>
                <w:szCs w:val="20"/>
              </w:rPr>
              <w:t xml:space="preserve">Invalidation at </w:t>
            </w:r>
            <m:oMath>
              <m:sSub>
                <m:e>
                  <m:r>
                    <m:t>t</m:t>
                  </m:r>
                </m:e>
                <m:sub>
                  <m:r>
                    <m:t>r</m:t>
                  </m:r>
                </m:sub>
              </m:sSub>
              <m:r>
                <m:rPr>
                  <m:sty m:val="p"/>
                </m:rPr>
                <m:t>+</m:t>
              </m:r>
              <m:r>
                <m:t>δ</m:t>
              </m:r>
            </m:oMath>
            <w:r>
              <w:rPr>
                <w:sz w:val="20"/>
                <w:szCs w:val="20"/>
              </w:rPr>
              <w:t xml:space="preserve">, </w:t>
            </w:r>
            <m:oMath>
              <m:r>
                <m:t>δ</m:t>
              </m:r>
              <m:r>
                <m:rPr>
                  <m:sty m:val="p"/>
                </m:rPr>
                <m:t>∈</m:t>
              </m:r>
              <m:r>
                <m:rPr>
                  <m:sty m:val="p"/>
                </m:rPr>
                <m:t>{</m:t>
              </m:r>
              <m:r>
                <m:t>1</m:t>
              </m:r>
              <m:r>
                <m:rPr>
                  <m:sty m:val="p"/>
                </m:rPr>
                <m:t>,</m:t>
              </m:r>
              <m:r>
                <m:t>3</m:t>
              </m:r>
              <m:r>
                <m:rPr>
                  <m:sty m:val="p"/>
                </m:rPr>
                <m:t>}</m:t>
              </m:r>
            </m:oMath>
          </w:p>
        </w:tc>
        <w:tc>
          <w:tcPr/>
          <w:p>
            <w:pPr>
              <w:pStyle w:val="Compact"/>
              <w:jc w:val="left"/>
            </w:pPr>
            <w:hyperlink w:anchor="sec_4_4" w:history="1">
              <w:r>
                <w:rPr>
                  <w:rStyle w:val="Hyperlink"/>
                  <w:sz w:val="20"/>
                  <w:szCs w:val="20"/>
                </w:rPr>
                <w:t xml:space="preserve">§4.4</w:t>
              </w:r>
            </w:hyperlink>
            <w:r>
              <w:rPr>
                <w:sz w:val="20"/>
                <w:szCs w:val="20"/>
              </w:rPr>
              <w:t xml:space="preserve"> C2; </w:t>
            </w:r>
            <w:r>
              <w:rPr>
                <w:rStyle w:val="VerbatimChar"/>
                <w:sz w:val="20"/>
                <w:szCs w:val="20"/>
              </w:rPr>
              <w:t xml:space="preserve">--delta-witness</w:t>
            </w:r>
          </w:p>
        </w:tc>
        <w:tc>
          <w:tcPr/>
          <w:p>
            <w:pPr>
              <w:pStyle w:val="Compact"/>
              <w:jc w:val="left"/>
            </w:pPr>
            <w:r>
              <w:rPr>
                <w:sz w:val="20"/>
                <w:szCs w:val="20"/>
              </w:rPr>
              <w:t xml:space="preserve">Met in the artefact (both </w:t>
            </w:r>
            <m:oMath>
              <m:r>
                <m:t>δ</m:t>
              </m:r>
            </m:oMath>
            <w:r>
              <w:rPr>
                <w:sz w:val="20"/>
                <w:szCs w:val="20"/>
              </w:rPr>
              <w:t xml:space="preserve">)</w:t>
            </w:r>
          </w:p>
        </w:tc>
      </w:tr>
      <w:tr>
        <w:trPr>
          <w:cantSplit/>
        </w:trPr>
        <w:tc>
          <w:tcPr/>
          <w:p>
            <w:pPr>
              <w:pStyle w:val="Compact"/>
              <w:jc w:val="left"/>
            </w:pPr>
            <w:r>
              <w:rPr>
                <w:sz w:val="20"/>
                <w:szCs w:val="20"/>
              </w:rPr>
              <w:t xml:space="preserve">Retention only as far as the legal obligation requires</w:t>
            </w:r>
          </w:p>
        </w:tc>
        <w:tc>
          <w:tcPr/>
          <w:p>
            <w:pPr>
              <w:pStyle w:val="Compact"/>
              <w:jc w:val="left"/>
            </w:pPr>
            <w:r>
              <w:rPr>
                <w:sz w:val="20"/>
                <w:szCs w:val="20"/>
              </w:rPr>
              <w:t xml:space="preserve">GDPR Arts. 17(3)(b), 5(1)(c)</w:t>
            </w:r>
          </w:p>
        </w:tc>
        <w:tc>
          <w:tcPr/>
          <w:p>
            <w:pPr>
              <w:pStyle w:val="Compact"/>
              <w:jc w:val="left"/>
            </w:pPr>
            <w:r>
              <w:rPr>
                <w:sz w:val="20"/>
                <w:szCs w:val="20"/>
              </w:rPr>
              <w:t xml:space="preserve">Keeps accountability content and commitment; removes payload</w:t>
            </w:r>
          </w:p>
        </w:tc>
        <w:tc>
          <w:tcPr/>
          <w:p>
            <w:pPr>
              <w:pStyle w:val="Compact"/>
              <w:jc w:val="left"/>
            </w:pPr>
            <w:hyperlink w:anchor="sec_4_2" w:history="1">
              <w:r>
                <w:rPr>
                  <w:rStyle w:val="Hyperlink"/>
                  <w:sz w:val="20"/>
                  <w:szCs w:val="20"/>
                </w:rPr>
                <w:t xml:space="preserve">§4.2</w:t>
              </w:r>
            </w:hyperlink>
          </w:p>
        </w:tc>
        <w:tc>
          <w:tcPr/>
          <w:p>
            <w:pPr>
              <w:pStyle w:val="Compact"/>
              <w:jc w:val="left"/>
            </w:pPr>
            <w:r>
              <w:rPr>
                <w:sz w:val="20"/>
                <w:szCs w:val="20"/>
              </w:rPr>
              <w:t xml:space="preserve">Met by specification (necessity argument)</w:t>
            </w:r>
          </w:p>
        </w:tc>
      </w:tr>
      <w:tr>
        <w:trPr>
          <w:cantSplit/>
        </w:trPr>
        <w:tc>
          <w:tcPr/>
          <w:p>
            <w:pPr>
              <w:pStyle w:val="Compact"/>
              <w:jc w:val="left"/>
            </w:pPr>
            <w:r>
              <w:rPr>
                <w:sz w:val="20"/>
                <w:szCs w:val="20"/>
              </w:rPr>
              <w:t xml:space="preserve">Not kept in identifiable form longer than necessary</w:t>
            </w:r>
          </w:p>
        </w:tc>
        <w:tc>
          <w:tcPr/>
          <w:p>
            <w:pPr>
              <w:pStyle w:val="Compact"/>
              <w:jc w:val="left"/>
            </w:pPr>
            <w:r>
              <w:rPr>
                <w:sz w:val="20"/>
                <w:szCs w:val="20"/>
              </w:rPr>
              <w:t xml:space="preserve">GDPR Art. 5(1)(e)</w:t>
            </w:r>
          </w:p>
        </w:tc>
        <w:tc>
          <w:tcPr/>
          <w:p>
            <w:pPr>
              <w:pStyle w:val="Compact"/>
              <w:jc w:val="left"/>
            </w:pPr>
            <w:r>
              <w:rPr>
                <w:sz w:val="20"/>
                <w:szCs w:val="20"/>
              </w:rPr>
              <w:t xml:space="preserve">Terminal transition after the floor</w:t>
            </w:r>
          </w:p>
        </w:tc>
        <w:tc>
          <w:tcPr/>
          <w:p>
            <w:pPr>
              <w:pStyle w:val="Compact"/>
              <w:jc w:val="left"/>
            </w:pPr>
            <w:hyperlink w:anchor="sec_4_8" w:history="1">
              <w:r>
                <w:rPr>
                  <w:rStyle w:val="Hyperlink"/>
                  <w:sz w:val="20"/>
                  <w:szCs w:val="20"/>
                </w:rPr>
                <w:t xml:space="preserve">§4.8</w:t>
              </w:r>
            </w:hyperlink>
            <w:r>
              <w:rPr>
                <w:sz w:val="20"/>
                <w:szCs w:val="20"/>
              </w:rPr>
              <w:t xml:space="preserve"> </w:t>
            </w:r>
            <w:r>
              <w:rPr>
                <w:iCs/>
                <w:i/>
                <w:sz w:val="20"/>
                <w:szCs w:val="20"/>
              </w:rPr>
              <w:t xml:space="preserve">End of life</w:t>
            </w:r>
          </w:p>
        </w:tc>
        <w:tc>
          <w:tcPr/>
          <w:p>
            <w:pPr>
              <w:pStyle w:val="Compact"/>
              <w:jc w:val="left"/>
            </w:pPr>
            <w:r>
              <w:rPr>
                <w:sz w:val="20"/>
                <w:szCs w:val="20"/>
              </w:rPr>
              <w:t xml:space="preserve">Met by specification; not implemented in the checker (</w:t>
            </w:r>
            <w:hyperlink w:anchor="sec_6_1" w:history="1">
              <w:r>
                <w:rPr>
                  <w:rStyle w:val="Hyperlink"/>
                  <w:sz w:val="20"/>
                  <w:szCs w:val="20"/>
                </w:rPr>
                <w:t xml:space="preserve">§6.1</w:t>
              </w:r>
            </w:hyperlink>
            <w:r>
              <w:rPr>
                <w:sz w:val="20"/>
                <w:szCs w:val="20"/>
              </w:rPr>
              <w:t xml:space="preserve">)</w:t>
            </w:r>
          </w:p>
        </w:tc>
      </w:tr>
      <w:tr>
        <w:trPr>
          <w:cantSplit/>
        </w:trPr>
        <w:tc>
          <w:tcPr/>
          <w:p>
            <w:pPr>
              <w:pStyle w:val="Compact"/>
              <w:jc w:val="left"/>
            </w:pPr>
            <w:r>
              <w:rPr>
                <w:sz w:val="20"/>
                <w:szCs w:val="20"/>
              </w:rPr>
              <w:t xml:space="preserve">Key deletion may serve erasure where physical deletion is not possible; threat model documented</w:t>
            </w:r>
          </w:p>
        </w:tc>
        <w:tc>
          <w:tcPr/>
          <w:p>
            <w:pPr>
              <w:pStyle w:val="Compact"/>
              <w:jc w:val="left"/>
            </w:pPr>
            <w:r>
              <w:rPr>
                <w:sz w:val="20"/>
                <w:szCs w:val="20"/>
              </w:rPr>
              <w:t xml:space="preserve">EDPB Guidelines 02/2025 v2.0; Aikebaier (2026) on the threat model</w:t>
            </w:r>
          </w:p>
        </w:tc>
        <w:tc>
          <w:tcPr/>
          <w:p>
            <w:pPr>
              <w:pStyle w:val="Compact"/>
              <w:jc w:val="left"/>
            </w:pPr>
            <w:r>
              <w:rPr>
                <w:sz w:val="20"/>
                <w:szCs w:val="20"/>
              </w:rPr>
              <w:t xml:space="preserve">Per-record keys under a key-encrypting key; trust assumptions stated</w:t>
            </w:r>
          </w:p>
        </w:tc>
        <w:tc>
          <w:tcPr/>
          <w:p>
            <w:pPr>
              <w:pStyle w:val="Compact"/>
              <w:jc w:val="left"/>
            </w:pPr>
            <w:hyperlink w:anchor="sec_4_8" w:history="1">
              <w:r>
                <w:rPr>
                  <w:rStyle w:val="Hyperlink"/>
                  <w:sz w:val="20"/>
                  <w:szCs w:val="20"/>
                </w:rPr>
                <w:t xml:space="preserve">§4.8</w:t>
              </w:r>
            </w:hyperlink>
            <w:r>
              <w:rPr>
                <w:sz w:val="20"/>
                <w:szCs w:val="20"/>
              </w:rPr>
              <w:t xml:space="preserve">, </w:t>
            </w:r>
            <w:hyperlink w:anchor="sec_4_9" w:history="1">
              <w:r>
                <w:rPr>
                  <w:rStyle w:val="Hyperlink"/>
                  <w:sz w:val="20"/>
                  <w:szCs w:val="20"/>
                </w:rPr>
                <w:t xml:space="preserve">§4.9</w:t>
              </w:r>
            </w:hyperlink>
            <w:r>
              <w:rPr>
                <w:sz w:val="20"/>
                <w:szCs w:val="20"/>
              </w:rPr>
              <w:t xml:space="preserve">; </w:t>
            </w:r>
            <w:r>
              <w:rPr>
                <w:rStyle w:val="VerbatimChar"/>
                <w:sz w:val="20"/>
                <w:szCs w:val="20"/>
              </w:rPr>
              <w:t xml:space="preserve">crypto_envelope.py</w:t>
            </w:r>
          </w:p>
        </w:tc>
        <w:tc>
          <w:tcPr/>
          <w:p>
            <w:pPr>
              <w:pStyle w:val="Compact"/>
              <w:jc w:val="left"/>
            </w:pPr>
            <w:r>
              <w:rPr>
                <w:sz w:val="20"/>
                <w:szCs w:val="20"/>
              </w:rPr>
              <w:t xml:space="preserve">Hierarchy met in the optional module; hardware custody and the threat model by specification</w:t>
            </w:r>
          </w:p>
        </w:tc>
      </w:tr>
      <w:tr>
        <w:trPr>
          <w:cantSplit/>
        </w:trPr>
        <w:tc>
          <w:tcPr/>
          <w:p>
            <w:pPr>
              <w:pStyle w:val="Compact"/>
              <w:jc w:val="left"/>
            </w:pPr>
            <w:r>
              <w:rPr>
                <w:sz w:val="20"/>
                <w:szCs w:val="20"/>
              </w:rPr>
              <w:t xml:space="preserve">Audit message records the query segment</w:t>
            </w:r>
          </w:p>
        </w:tc>
        <w:tc>
          <w:tcPr/>
          <w:p>
            <w:pPr>
              <w:pStyle w:val="Compact"/>
              <w:jc w:val="left"/>
            </w:pPr>
            <w:r>
              <w:rPr>
                <w:sz w:val="20"/>
                <w:szCs w:val="20"/>
              </w:rPr>
              <w:t xml:space="preserve">IHE ITI-55, §3.55.5.1</w:t>
            </w:r>
          </w:p>
        </w:tc>
        <w:tc>
          <w:tcPr/>
          <w:p>
            <w:pPr>
              <w:pStyle w:val="Compact"/>
              <w:jc w:val="left"/>
            </w:pPr>
            <w:r>
              <w:rPr>
                <w:sz w:val="20"/>
                <w:szCs w:val="20"/>
              </w:rPr>
              <w:t xml:space="preserve">Treated as payload: committed, then invalidated on request</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 (cross-border payload models the query)</w:t>
            </w:r>
          </w:p>
        </w:tc>
      </w:tr>
      <w:tr>
        <w:trPr>
          <w:cantSplit/>
        </w:trPr>
        <w:tc>
          <w:tcPr/>
          <w:p>
            <w:pPr>
              <w:pStyle w:val="Compact"/>
              <w:jc w:val="left"/>
            </w:pPr>
            <w:r>
              <w:rPr>
                <w:sz w:val="20"/>
                <w:szCs w:val="20"/>
              </w:rPr>
              <w:t xml:space="preserve">Information-security management system (mandatory); ISO 27001 (recommended); eID login at defined assurance levels; personnel security</w:t>
            </w:r>
          </w:p>
        </w:tc>
        <w:tc>
          <w:tcPr/>
          <w:p>
            <w:pPr>
              <w:pStyle w:val="Compact"/>
              <w:jc w:val="left"/>
            </w:pPr>
            <w:r>
              <w:rPr>
                <w:sz w:val="20"/>
                <w:szCs w:val="20"/>
              </w:rPr>
              <w:t xml:space="preserve">SPUHiN (2025), hearing version</w:t>
            </w:r>
          </w:p>
        </w:tc>
        <w:tc>
          <w:tcPr/>
          <w:p>
            <w:pPr>
              <w:pStyle w:val="Compact"/>
              <w:jc w:val="left"/>
            </w:pPr>
            <w:r>
              <w:rPr>
                <w:sz w:val="20"/>
                <w:szCs w:val="20"/>
              </w:rPr>
              <w:t xml:space="preserve">Requires none of these to change; operates at the logging boundary</w:t>
            </w:r>
          </w:p>
        </w:tc>
        <w:tc>
          <w:tcPr/>
          <w:p>
            <w:pPr>
              <w:pStyle w:val="Compact"/>
              <w:jc w:val="left"/>
            </w:pPr>
            <w:hyperlink w:anchor="sec_4_11" w:history="1">
              <w:r>
                <w:rPr>
                  <w:rStyle w:val="Hyperlink"/>
                  <w:sz w:val="20"/>
                  <w:szCs w:val="20"/>
                </w:rPr>
                <w:t xml:space="preserve">§4.11</w:t>
              </w:r>
            </w:hyperlink>
          </w:p>
        </w:tc>
        <w:tc>
          <w:tcPr/>
          <w:p>
            <w:pPr>
              <w:pStyle w:val="Compact"/>
              <w:jc w:val="left"/>
            </w:pPr>
            <w:r>
              <w:rPr>
                <w:sz w:val="20"/>
                <w:szCs w:val="20"/>
              </w:rPr>
              <w:t xml:space="preserve">No conflict</w:t>
            </w:r>
          </w:p>
        </w:tc>
      </w:tr>
      <w:tr>
        <w:trPr>
          <w:cantSplit/>
        </w:trPr>
        <w:tc>
          <w:tcPr/>
          <w:p>
            <w:pPr>
              <w:pStyle w:val="Compact"/>
              <w:jc w:val="left"/>
            </w:pPr>
            <w:r>
              <w:rPr>
                <w:sz w:val="20"/>
                <w:szCs w:val="20"/>
              </w:rPr>
              <w:t xml:space="preserve">Tamper-proof, identifiable logs of access to the SPE, at least one year (mandatory); of file extraction, one year (mandatory); of activities (recommended)</w:t>
            </w:r>
          </w:p>
        </w:tc>
        <w:tc>
          <w:tcPr/>
          <w:p>
            <w:pPr>
              <w:pStyle w:val="Compact"/>
              <w:jc w:val="left"/>
            </w:pPr>
            <w:r>
              <w:rPr>
                <w:sz w:val="20"/>
                <w:szCs w:val="20"/>
              </w:rPr>
              <w:t xml:space="preserve">SPUHiN (2024), draft, P13, P24, P14</w:t>
            </w:r>
          </w:p>
        </w:tc>
        <w:tc>
          <w:tcPr/>
          <w:p>
            <w:pPr>
              <w:pStyle w:val="Compact"/>
              <w:jc w:val="left"/>
            </w:pPr>
            <w:r>
              <w:rPr>
                <w:sz w:val="20"/>
                <w:szCs w:val="20"/>
              </w:rPr>
              <w:t xml:space="preserve">Accessor fields kept identifiable for the floor; every access event in the append-only Merkle log</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8" w:history="1">
              <w:r>
                <w:rPr>
                  <w:rStyle w:val="Hyperlink"/>
                  <w:sz w:val="20"/>
                  <w:szCs w:val="20"/>
                </w:rPr>
                <w:t xml:space="preserve">§4.8</w:t>
              </w:r>
            </w:hyperlink>
            <w:r>
              <w:rPr>
                <w:sz w:val="20"/>
                <w:szCs w:val="20"/>
              </w:rPr>
              <w:t xml:space="preserve">; </w:t>
            </w:r>
            <w:r>
              <w:rPr>
                <w:rStyle w:val="VerbatimChar"/>
                <w:sz w:val="20"/>
                <w:szCs w:val="20"/>
              </w:rPr>
              <w:t xml:space="preserve">MerkleLog</w:t>
            </w:r>
          </w:p>
        </w:tc>
        <w:tc>
          <w:tcPr/>
          <w:p>
            <w:pPr>
              <w:pStyle w:val="Compact"/>
              <w:jc w:val="left"/>
            </w:pPr>
            <w:r>
              <w:rPr>
                <w:sz w:val="20"/>
                <w:szCs w:val="20"/>
              </w:rPr>
              <w:t xml:space="preserve">Access logs met in the artefact (</w:t>
            </w:r>
            <m:oMath>
              <m:r>
                <m:t>F</m:t>
              </m:r>
              <m:r>
                <m:rPr>
                  <m:sty m:val="p"/>
                </m:rPr>
                <m:t>=</m:t>
              </m:r>
              <m:r>
                <m:t>12</m:t>
              </m:r>
            </m:oMath>
            <w:r>
              <w:rPr>
                <w:sz w:val="20"/>
                <w:szCs w:val="20"/>
              </w:rPr>
              <w:t xml:space="preserve">; both tamper tests fail </w:t>
            </w:r>
            <m:oMath>
              <m:sSup>
                <m:e>
                  <m:r>
                    <m:t>V</m:t>
                  </m:r>
                </m:e>
                <m:sup>
                  <m:r>
                    <m:t>I</m:t>
                  </m:r>
                  <m:r>
                    <m:t>I</m:t>
                  </m:r>
                </m:sup>
              </m:sSup>
            </m:oMath>
            <w:r>
              <w:rPr>
                <w:sz w:val="20"/>
                <w:szCs w:val="20"/>
              </w:rPr>
              <w:t xml:space="preserve">); extraction and activity logs covered by the same mechanism, not modelled separately</w:t>
            </w:r>
          </w:p>
        </w:tc>
      </w:tr>
      <w:tr>
        <w:trPr>
          <w:cantSplit/>
        </w:trPr>
        <w:tc>
          <w:tcPr/>
          <w:p>
            <w:pPr>
              <w:pStyle w:val="Compact"/>
              <w:jc w:val="left"/>
            </w:pPr>
            <w:r>
              <w:rPr>
                <w:sz w:val="20"/>
                <w:szCs w:val="20"/>
              </w:rPr>
              <w:t xml:space="preserve">Defined termination procedure (mandatory); implementation examples include back-ups and log files</w:t>
            </w:r>
          </w:p>
        </w:tc>
        <w:tc>
          <w:tcPr/>
          <w:p>
            <w:pPr>
              <w:pStyle w:val="Compact"/>
              <w:jc w:val="left"/>
            </w:pPr>
            <w:r>
              <w:rPr>
                <w:sz w:val="20"/>
                <w:szCs w:val="20"/>
              </w:rPr>
              <w:t xml:space="preserve">SPUHiN (2024), draft, P31</w:t>
            </w:r>
          </w:p>
        </w:tc>
        <w:tc>
          <w:tcPr/>
          <w:p>
            <w:pPr>
              <w:pStyle w:val="Compact"/>
              <w:jc w:val="left"/>
            </w:pPr>
            <w:r>
              <w:rPr>
                <w:sz w:val="20"/>
                <w:szCs w:val="20"/>
              </w:rPr>
              <w:t xml:space="preserve">Supplies the rule for the log files: invalidation at the ceiling, terminal transition after the floor</w:t>
            </w:r>
          </w:p>
        </w:tc>
        <w:tc>
          <w:tcPr/>
          <w:p>
            <w:pPr>
              <w:pStyle w:val="Compact"/>
              <w:jc w:val="left"/>
            </w:pPr>
            <w:hyperlink w:anchor="sec_4_8" w:history="1">
              <w:r>
                <w:rPr>
                  <w:rStyle w:val="Hyperlink"/>
                  <w:sz w:val="20"/>
                  <w:szCs w:val="20"/>
                </w:rPr>
                <w:t xml:space="preserve">§4.8</w:t>
              </w:r>
            </w:hyperlink>
          </w:p>
        </w:tc>
        <w:tc>
          <w:tcPr/>
          <w:p>
            <w:pPr>
              <w:pStyle w:val="Compact"/>
              <w:jc w:val="left"/>
            </w:pPr>
            <w:r>
              <w:rPr>
                <w:sz w:val="20"/>
                <w:szCs w:val="20"/>
              </w:rPr>
              <w:t xml:space="preserve">Met by specification; the terminal transition is not implemented (</w:t>
            </w:r>
            <w:hyperlink w:anchor="sec_6_1" w:history="1">
              <w:r>
                <w:rPr>
                  <w:rStyle w:val="Hyperlink"/>
                  <w:sz w:val="20"/>
                  <w:szCs w:val="20"/>
                </w:rPr>
                <w:t xml:space="preserve">§6.1</w:t>
              </w:r>
            </w:hyperlink>
            <w:r>
              <w:rPr>
                <w:sz w:val="20"/>
                <w:szCs w:val="20"/>
              </w:rPr>
              <w:t xml:space="preserve">)</w:t>
            </w:r>
          </w:p>
        </w:tc>
      </w:tr>
      <w:tr>
        <w:trPr>
          <w:cantSplit/>
        </w:trPr>
        <w:tc>
          <w:tcPr/>
          <w:p>
            <w:pPr>
              <w:pStyle w:val="Compact"/>
              <w:jc w:val="left"/>
            </w:pPr>
            <w:r>
              <w:rPr>
                <w:sz w:val="20"/>
                <w:szCs w:val="20"/>
              </w:rPr>
              <w:t xml:space="preserve">Reconciliation of log retention with deletion</w:t>
            </w:r>
          </w:p>
        </w:tc>
        <w:tc>
          <w:tcPr/>
          <w:p>
            <w:pPr>
              <w:pStyle w:val="Compact"/>
              <w:jc w:val="left"/>
            </w:pPr>
            <w:r>
              <w:rPr>
                <w:sz w:val="20"/>
                <w:szCs w:val="20"/>
              </w:rPr>
              <w:t xml:space="preserve">SPUHiN (2025), hearing version</w:t>
            </w:r>
          </w:p>
        </w:tc>
        <w:tc>
          <w:tcPr/>
          <w:p>
            <w:pPr>
              <w:pStyle w:val="Compact"/>
              <w:jc w:val="left"/>
            </w:pPr>
            <w:r>
              <w:rPr>
                <w:sz w:val="20"/>
                <w:szCs w:val="20"/>
              </w:rPr>
              <w:t xml:space="preserve">Not addressed by the criteria at any grade; the mechanism supplies one</w:t>
            </w:r>
          </w:p>
        </w:tc>
        <w:tc>
          <w:tcPr/>
          <w:p>
            <w:pPr>
              <w:pStyle w:val="Compact"/>
              <w:jc w:val="left"/>
            </w:pPr>
            <w:hyperlink w:anchor="sec_2_6" w:history="1">
              <w:r>
                <w:rPr>
                  <w:rStyle w:val="Hyperlink"/>
                  <w:sz w:val="20"/>
                  <w:szCs w:val="20"/>
                </w:rPr>
                <w:t xml:space="preserve">§2.6</w:t>
              </w:r>
            </w:hyperlink>
            <w:r>
              <w:rPr>
                <w:sz w:val="20"/>
                <w:szCs w:val="20"/>
              </w:rPr>
              <w:t xml:space="preserve">, </w:t>
            </w:r>
            <w:hyperlink w:anchor="sec_4_11" w:history="1">
              <w:r>
                <w:rPr>
                  <w:rStyle w:val="Hyperlink"/>
                  <w:sz w:val="20"/>
                  <w:szCs w:val="20"/>
                </w:rPr>
                <w:t xml:space="preserve">§4.11</w:t>
              </w:r>
            </w:hyperlink>
          </w:p>
        </w:tc>
        <w:tc>
          <w:tcPr/>
          <w:p>
            <w:pPr>
              <w:pStyle w:val="Compact"/>
              <w:jc w:val="left"/>
            </w:pPr>
            <w:r>
              <w:rPr>
                <w:sz w:val="20"/>
                <w:szCs w:val="20"/>
              </w:rPr>
              <w:t xml:space="preserve">Gap the thesis addresses</w:t>
            </w:r>
          </w:p>
        </w:tc>
      </w:tr>
    </w:tbl>
    <w:p>
      <w:pPr>
        <w:pStyle w:val="BodyText"/>
        <w:spacing w:before="240" w:after="160" w:line="360" w:lineRule="auto"/>
      </w:pPr>
      <w: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w:t>
      </w:r>
      <w:hyperlink w:anchor="ch_3" w:history="1">
        <w:r>
          <w:rPr>
            <w:rStyle w:val="Hyperlink"/>
          </w:rPr>
          <w:t xml:space="preserve">Chapter 3</w:t>
        </w:r>
      </w:hyperlink>
      <w:r>
        <w:t xml:space="preserve">, </w:t>
      </w:r>
      <w:hyperlink w:anchor="sec_3_8" w:history="1">
        <w:r>
          <w:rPr>
            <w:rStyle w:val="Hyperlink"/>
          </w:rPr>
          <w:t xml:space="preserve">Section 3.8</w:t>
        </w:r>
      </w:hyperlink>
      <w:r>
        <w:t xml:space="preserve"> is designed to test with practitioners.</w:t>
      </w:r>
    </w:p>
    <w:bookmarkEnd w:id="74"/>
    <w:bookmarkStart w:id="75" w:name="summary"/>
    <w:p>
      <w:pPr>
        <w:pStyle w:val="Heading2"/>
      </w:pPr>
      <w:bookmarkStart w:id="1056" w:name="sec_4_12"/>
      <w:r>
        <w:t xml:space="preserve">4.12 Summary</w:t>
      </w:r>
      <w:bookmarkEnd w:id="1056"/>
    </w:p>
    <w:p>
      <w:pPr>
        <w:pStyle w:val="FirstParagraph"/>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plaintext-verifiability semantics the system is infeasible for any cross-border record whose erasure request arrives inside its window and, for Secure Processing Environment logs kept at patient-record granularity on the broad reading, without any erasure request at all,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It showed that a ceiling collides with a floor only when it is no longer than the floor, and that the ceiling’s anchor decides whether the collision can be read from the text (Proposition 3), and that relocating a record meets the ceiling but not the right (Proposition 4). That trajectory, specified as Crypto-Erasure by Invalidation, retains metadata and a hiding commitment, and destroys the payload key at the earlier of the erasure deadline and the deletion ceiling. It appends the invalidation to a tamper-evident audit log as a first-class, witnessed event, in a log built never to hold what erasure reaches. The salt and the payload ciphertext go with the key. At floor expiry it performs a terminal transition that destroys the identifying metadata, leaving a non-identifiable statistical residue, so that the record’s whole life cycle, not merely its retention window, is accounted for under the storage-limitation principle. </w:t>
      </w:r>
      <w:del w:id="90072" w:author="Claude" w:date="2026-10-05T19:00:00Z">
        <w:r>
          <w:delText xml:space="preserve">The terminal transition, the per-entry nonce, consistency proofs and the accumulator layer are specified but not implemented</w:delText>
        </w:r>
      </w:del>
      <w:ins w:id="90073" w:author="Claude" w:date="2026-10-05T19:00:00Z">
        <w:r>
          <w:t xml:space="preserve">The terminal transition, the per-entry nonce, the subject-field commitment, proactive invalidation, consistency proofs and the accumulator layer are specified but not implemented</w:t>
        </w:r>
      </w:ins>
      <w:r>
        <w:t xml:space="preserve"> in the artefact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 For Secure Processing Environment records the result assumes that auditing does not need the payload; Corollary 2.3 states what follows if it needs part of it.</w:t>
      </w:r>
    </w:p>
    <w:p>
      <w:pPr>
        <w:pStyle w:val="BodyText"/>
      </w:pPr>
      <w:r>
        <w:t xml:space="preserve">The mechanism’s residue is pseudonymised rather than anonymous by the strict Norwegian standard, it is defensible under the erasure test the European Data Protection Board has articulated and, on Aikebaier’s (2026) reading, provided the threat model is documented, and its long-horizon cryptographic risk is real and recorded. The limitations bearing on this chapter, the informal proof standard and the conditionality on honest key destruction among them, are those stated canonically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are not restated here. Six rival designs were considered: five were rejected on stated grounds and one, relocation, was accepted for the ceiling alone. The principal cost objection was acknowledged rather than dismissed. The integration analysis placed the mechanism at the two narrowest points of the Norwegian infrastructure at which it achieves its purpose, requiring nothing of the substrate that the national criteria do not already require.</w:t>
      </w:r>
    </w:p>
    <w:p>
      <w:pPr>
        <w:pStyle w:val="BodyText"/>
      </w:pPr>
      <w:hyperlink w:anchor="ch_5" w:history="1">
        <w:r>
          <w:rPr>
            <w:rStyle w:val="Hyperlink"/>
          </w:rPr>
          <w:t xml:space="preserve">Chapter 5</w:t>
        </w:r>
      </w:hyperlink>
      <w:r>
        <w:t xml:space="preserve"> demonstrates Propositions 1 and 2 executably, over synthetic records generated as described in Chapter 3.</w:t>
      </w:r>
    </w:p>
    <w:bookmarkEnd w:id="75"/>
    <w:bookmarkEnd w:id="76"/>
    <w:bookmarkStart w:id="88" w:name="chapter-5.-demonstration"/>
    <w:p>
      <w:pPr>
        <w:pStyle w:val="Heading1"/>
      </w:pPr>
      <w:bookmarkStart w:id="1057" w:name="ch_5"/>
      <w:r>
        <w:t xml:space="preserve">Chapter 5. Demonstration</w:t>
      </w:r>
      <w:bookmarkEnd w:id="1057"/>
    </w:p>
    <w:p>
      <w:pPr>
        <w:pStyle w:val="FirstParagraph"/>
      </w:pPr>
      <w:r>
        <w:rPr>
          <w:iCs/>
          <w:i/>
        </w:rPr>
        <w:t xml:space="preserve">Every figure reported in this chapter was produced by the code listed in Appendix A, executed under seed 20260915. The full-cohort comparison of </w:t>
      </w:r>
      <w:hyperlink w:anchor="tbl_5_7" w:history="1">
        <w:r>
          <w:rPr>
            <w:rStyle w:val="Hyperlink"/>
            <w:iCs/>
            <w:i/>
          </w:rPr>
          <w:t xml:space="preserve">Table 5.7</w:t>
        </w:r>
      </w:hyperlink>
      <w:commentRangeStart w:id="9"/>
      <w:r>
        <w:rPr>
          <w:iCs/>
          <w:i/>
        </w:rPr>
        <w:t xml:space="preserve"> was recorded on 28 September with the code of that date</w:t>
      </w:r>
      <w:commentRangeEnd w:id="9"/>
      <w:r>
        <w:rPr>
          <w:rStyle w:val="CommentReference"/>
        </w:rPr>
        <w:commentReference w:id="9"/>
      </w:r>
      <w:r>
        <w:rPr>
          <w:iCs/>
          <w:i/>
        </w:rPr>
        <w:t xml:space="preserve">; the committed-subset run (Appendix A, A.21) repeats it with the current code and gives the same figures.</w:t>
      </w:r>
    </w:p>
    <w:bookmarkStart w:id="77" w:name="purpose-and-claim"/>
    <w:p>
      <w:pPr>
        <w:pStyle w:val="Heading2"/>
      </w:pPr>
      <w:bookmarkStart w:id="1058" w:name="sec_5_1"/>
      <w:r>
        <w:t xml:space="preserve">5.1 Purpose and Claim</w:t>
      </w:r>
      <w:bookmarkEnd w:id="1058"/>
    </w:p>
    <w:p>
      <w:pPr>
        <w:pStyle w:val="FirstParagraph"/>
      </w:pPr>
      <w:r>
        <w:t xml:space="preserve">This chapter discharges Activity 4 of the design science cycle set out in </w:t>
      </w:r>
      <w:hyperlink w:anchor="ch_3" w:history="1">
        <w:r>
          <w:rPr>
            <w:rStyle w:val="Hyperlink"/>
          </w:rPr>
          <w:t xml:space="preserve">Chapter 3</w:t>
        </w:r>
      </w:hyperlink>
      <w:r>
        <w:t xml:space="preserve">, </w:t>
      </w:r>
      <w:hyperlink w:anchor="sec_3_2" w:history="1">
        <w:r>
          <w:rPr>
            <w:rStyle w:val="Hyperlink"/>
          </w:rPr>
          <w:t xml:space="preserve">Section 3.2</w:t>
        </w:r>
      </w:hyperlink>
      <w:r>
        <w:t xml:space="preserve">: demonstration. Its function is narrow.</w:t>
      </w:r>
    </w:p>
    <w:p>
      <w:pPr>
        <w:pStyle w:val="BodyText"/>
      </w:pPr>
      <w:r>
        <w:t xml:space="preserve">The chapter demonstrates that Propositions 1 and 2 of </w:t>
      </w:r>
      <w:hyperlink w:anchor="ch_4" w:history="1">
        <w:r>
          <w:rPr>
            <w:rStyle w:val="Hyperlink"/>
          </w:rPr>
          <w:t xml:space="preserve">Chapter 4</w:t>
        </w:r>
      </w:hyperlink>
      <w:r>
        <w:t xml:space="preserve"> hold on the instances examined; Proposition 4 is analytic and is not executed here; </w:t>
      </w:r>
      <w:hyperlink w:anchor="sec_5_4" w:history="1">
        <w:r>
          <w:rPr>
            <w:rStyle w:val="Hyperlink"/>
          </w:rPr>
          <w:t xml:space="preserve">Section 5.4</w:t>
        </w:r>
      </w:hyperlink>
      <w:r>
        <w:t xml:space="preserve"> computes the condition of Proposition 3 and </w:t>
      </w:r>
      <w:hyperlink w:anchor="sec_5_5" w:history="1">
        <w:r>
          <w:rPr>
            <w:rStyle w:val="Hyperlink"/>
          </w:rPr>
          <w:t xml:space="preserve">Section 5.5</w:t>
        </w:r>
      </w:hyperlink>
      <w:r>
        <w:t xml:space="preserve"> checks it. It does not verify them in the proof-assistant sense, it does not measure performance, and it does not deploy anything. Proposition 1 predicts that under plaintext-verifiability semantics the constraint system fails whenever an erasure deadline or a deletion-ceiling deadline falls inside a record’s retention window. Proposition 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1.2: that, on the broad reading of Article 68(12) and for logs kept at patient-record granularity, Secure Processing Environment access-log records become infeasible under plaintext semantics </w:t>
      </w:r>
      <w:r>
        <w:rPr>
          <w:iCs/>
          <w:i/>
        </w:rPr>
        <w:t xml:space="preserve">without any erasure request at all</w:t>
      </w:r>
      <w:r>
        <w:t xml:space="preserve">, through the collision of the Article 73(1)(e) one-year retention floor with the Article 68(12) six-month deletion ceiling. The demonstration produces thirty-nine such witnesses, a number the generator determines (</w:t>
      </w:r>
      <w:hyperlink w:anchor="sec_5_4" w:history="1">
        <w:r>
          <w:rPr>
            <w:rStyle w:val="Hyperlink"/>
          </w:rPr>
          <w:t xml:space="preserve">Section 5.4</w:t>
        </w:r>
      </w:hyperlink>
      <w:r>
        <w:t xml:space="preserve">).</w:t>
      </w:r>
    </w:p>
    <w:bookmarkEnd w:id="77"/>
    <w:bookmarkStart w:id="81" w:name="implementation"/>
    <w:p>
      <w:pPr>
        <w:pStyle w:val="Heading2"/>
      </w:pPr>
      <w:bookmarkStart w:id="1059" w:name="sec_5_2"/>
      <w:r>
        <w:t xml:space="preserve">5.2 Implementation</w:t>
      </w:r>
      <w:bookmarkEnd w:id="1059"/>
    </w:p>
    <w:p>
      <w:pPr>
        <w:pStyle w:val="FirstParagraph"/>
      </w:pPr>
      <w:r>
        <w:t xml:space="preserve">The checker is a single Python module of 534 lines including documentation, the independent cross-check and the audit-log integrity check, of which 414 are non-blank, non-comment lines and the constraint-evaluation logic proper occupies approximately one hundred. It depends only on the Python standard library: </w:t>
      </w:r>
      <w:r>
        <w:rPr>
          <w:rStyle w:val="VerbatimChar"/>
        </w:rPr>
        <w:t xml:space="preserve">hashlib</w:t>
      </w:r>
      <w:r>
        <w:t xml:space="preserve"> for commitments and the audit log, </w:t>
      </w:r>
      <w:r>
        <w:rPr>
          <w:rStyle w:val="VerbatimChar"/>
        </w:rPr>
        <w:t xml:space="preserve">json</w:t>
      </w:r>
      <w:r>
        <w:t xml:space="preserve"> for log entries, </w:t>
      </w:r>
      <w:r>
        <w:rPr>
          <w:rStyle w:val="VerbatimChar"/>
        </w:rPr>
        <w:t xml:space="preserve">random</w:t>
      </w:r>
      <w:r>
        <w:t xml:space="preserve"> for seeded generation, and </w:t>
      </w:r>
      <w:r>
        <w:rPr>
          <w:rStyle w:val="VerbatimChar"/>
        </w:rPr>
        <w:t xml:space="preserve">itertools</w:t>
      </w:r>
      <w:r>
        <w:t xml:space="preserve"> for the exhaustive cross-check. The checker uses no cryptographic library, no solver, and no zero-knowledge proof system, consistent with the scope commitments of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the optional envelope-encryption module below is the only component that imports a cryptographic library.</w:t>
      </w:r>
    </w:p>
    <w:p>
      <w:pPr>
        <w:pStyle w:val="BodyText"/>
      </w:pPr>
      <w:r>
        <w:t xml:space="preserve">Six further modules accompany it, none of which alters anything the checker reports. Their line counts, and the full source of each, are given in Appendix A. Figure 5.1 maps the modules and the path a record takes through them.</w:t>
      </w:r>
    </w:p>
    <w:p>
      <w:pPr>
        <w:pStyle w:val="CaptionedFigure"/>
      </w:pPr>
      <w:r>
        <w:drawing>
          <wp:inline>
            <wp:extent cx="5753100" cy="3515353"/>
            <wp:effectExtent b="0" l="0" r="0" t="0"/>
            <wp:docPr descr="Figure 5.1. The artefact’s modules and data path. Records enter from the generator or one of the optional layers, are invalidated on schedule, and are checked under both semantics; the optional cryptographic module and the bounded SMT check sit beside the checker and report separately." title="" id="79" name="Picture"/>
            <a:graphic>
              <a:graphicData uri="http://schemas.openxmlformats.org/drawingml/2006/picture">
                <pic:pic>
                  <pic:nvPicPr>
                    <pic:cNvPr descr="figures/fig5_1_trf_artefact.png" id="80" name="Picture"/>
                    <pic:cNvPicPr>
                      <a:picLocks noChangeArrowheads="1" noChangeAspect="1"/>
                    </pic:cNvPicPr>
                  </pic:nvPicPr>
                  <pic:blipFill>
                    <a:blip r:embed="rId78"/>
                    <a:stretch>
                      <a:fillRect/>
                    </a:stretch>
                  </pic:blipFill>
                  <pic:spPr bwMode="auto">
                    <a:xfrm>
                      <a:off x="0" y="0"/>
                      <a:ext cx="5753100" cy="3515353"/>
                    </a:xfrm>
                    <a:prstGeom prst="rect">
                      <a:avLst/>
                    </a:prstGeom>
                    <a:noFill/>
                    <a:ln w="9525">
                      <a:noFill/>
                      <a:headEnd/>
                      <a:tailEnd/>
                    </a:ln>
                  </pic:spPr>
                </pic:pic>
              </a:graphicData>
            </a:graphic>
          </wp:inline>
        </w:drawing>
      </w:r>
    </w:p>
    <w:p>
      <w:pPr>
        <w:pStyle w:val="ImageCaption"/>
      </w:pPr>
      <w:commentRangeStart w:id="8"/>
      <w:r>
        <w:t xml:space="preserve">Figure 5.1. The artefact’s modules and data path.</w:t>
      </w:r>
      <w:commentRangeEnd w:id="8"/>
      <w:r>
        <w:rPr>
          <w:rStyle w:val="CommentReference"/>
        </w:rPr>
        <w:commentReference w:id="8"/>
      </w:r>
      <w:r>
        <w:t xml:space="preserve"> Records enter from the generator or one of the optional layers, are invalidated on schedule, and are checked under both semantics; the optional cryptographic module and the bounded SMT check sit beside the checker and report separately.</w:t>
      </w:r>
    </w:p>
    <w:p>
      <w:pPr>
        <w:pStyle w:val="TableCaption"/>
      </w:pPr>
      <w:bookmarkStart w:id="1003" w:name="tbl_5_1"/>
      <w:r>
        <w:rPr>
          <w:b/>
          <w:color w:val="1F3864"/>
        </w:rPr>
        <w:t xml:space="preserve">Table 5.1.</w:t>
      </w:r>
      <w:r>
        <w:t xml:space="preserve"> The artefact as published</w:t>
      </w:r>
      <w:bookmarkEnd w:id="1003"/>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Module</w:t>
            </w:r>
          </w:p>
        </w:tc>
        <w:tc>
          <w:tcPr>
            <w:tcBorders>
              <w:bottom w:val="single" w:sz="8" w:space="0" w:color="333333"/>
            </w:tcBorders>
            <w:shd w:val="clear" w:color="auto" w:fill="E8EDF4"/>
          </w:tcPr>
          <w:p>
            <w:pPr>
              <w:pStyle w:val="Compact"/>
              <w:jc w:val="left"/>
            </w:pPr>
            <w:r>
              <w:rPr>
                <w:b/>
                <w:sz w:val="20"/>
                <w:szCs w:val="20"/>
              </w:rPr>
              <w:t xml:space="preserve">Lines</w:t>
            </w:r>
          </w:p>
        </w:tc>
        <w:tc>
          <w:tcPr>
            <w:tcBorders>
              <w:bottom w:val="single" w:sz="8" w:space="0" w:color="333333"/>
            </w:tcBorders>
            <w:shd w:val="clear" w:color="auto" w:fill="E8EDF4"/>
          </w:tcPr>
          <w:p>
            <w:pPr>
              <w:pStyle w:val="Compact"/>
              <w:jc w:val="left"/>
            </w:pPr>
            <w:r>
              <w:rPr>
                <w:b/>
                <w:sz w:val="20"/>
                <w:szCs w:val="20"/>
              </w:rPr>
              <w:t xml:space="preserve">What it does</w:t>
            </w:r>
          </w:p>
        </w:tc>
        <w:tc>
          <w:tcPr>
            <w:tcBorders>
              <w:bottom w:val="single" w:sz="8" w:space="0" w:color="333333"/>
            </w:tcBorders>
            <w:shd w:val="clear" w:color="auto" w:fill="E8EDF4"/>
          </w:tcPr>
          <w:p>
            <w:pPr>
              <w:pStyle w:val="Compact"/>
              <w:jc w:val="left"/>
            </w:pPr>
            <w:r>
              <w:rPr>
                <w:b/>
                <w:sz w:val="20"/>
                <w:szCs w:val="20"/>
              </w:rPr>
              <w:t xml:space="preserve">Reports a thesis figure?</w:t>
            </w:r>
          </w:p>
        </w:tc>
      </w:tr>
      <w:tr>
        <w:trPr>
          <w:cantSplit/>
        </w:trPr>
        <w:tc>
          <w:tcPr/>
          <w:p>
            <w:pPr>
              <w:pStyle w:val="Compact"/>
              <w:jc w:val="left"/>
            </w:pPr>
            <w:r>
              <w:rPr>
                <w:rStyle w:val="VerbatimChar"/>
                <w:sz w:val="20"/>
                <w:szCs w:val="20"/>
              </w:rPr>
              <w:t xml:space="preserve">trf_checker.py</w:t>
            </w:r>
          </w:p>
        </w:tc>
        <w:tc>
          <w:tcPr/>
          <w:p>
            <w:pPr>
              <w:pStyle w:val="Compact"/>
              <w:jc w:val="left"/>
            </w:pPr>
            <w:r>
              <w:rPr>
                <w:sz w:val="20"/>
                <w:szCs w:val="20"/>
              </w:rPr>
              <w:t xml:space="preserve">534</w:t>
            </w:r>
          </w:p>
        </w:tc>
        <w:tc>
          <w:tcPr/>
          <w:p>
            <w:pPr>
              <w:pStyle w:val="Compact"/>
              <w:jc w:val="left"/>
            </w:pPr>
            <w:r>
              <w:rPr>
                <w:sz w:val="20"/>
                <w:szCs w:val="20"/>
              </w:rPr>
              <w:t xml:space="preserve">Constraint evaluation under both semantics, plus the independent exhaustive cross-check and the audit-log integrity check</w:t>
            </w:r>
          </w:p>
        </w:tc>
        <w:tc>
          <w:tcPr/>
          <w:p>
            <w:pPr>
              <w:pStyle w:val="Compact"/>
              <w:jc w:val="left"/>
            </w:pPr>
            <w:r>
              <w:rPr>
                <w:sz w:val="20"/>
                <w:szCs w:val="20"/>
              </w:rPr>
              <w:t xml:space="preserve">Yes — </w:t>
            </w:r>
            <w:hyperlink w:anchor="tbl_5_3" w:history="1">
              <w:r>
                <w:rPr>
                  <w:rStyle w:val="Hyperlink"/>
                  <w:sz w:val="20"/>
                  <w:szCs w:val="20"/>
                </w:rPr>
                <w:t xml:space="preserve">Tables 5.3</w:t>
              </w:r>
            </w:hyperlink>
            <w:r>
              <w:rPr>
                <w:sz w:val="20"/>
                <w:szCs w:val="20"/>
              </w:rPr>
              <w:t xml:space="preserve">, 5.5, 5.6</w:t>
            </w:r>
          </w:p>
        </w:tc>
      </w:tr>
      <w:tr>
        <w:trPr>
          <w:cantSplit/>
        </w:trPr>
        <w:tc>
          <w:tcPr/>
          <w:p>
            <w:pPr>
              <w:pStyle w:val="Compact"/>
              <w:jc w:val="left"/>
            </w:pPr>
            <w:r>
              <w:rPr>
                <w:rStyle w:val="VerbatimChar"/>
                <w:sz w:val="20"/>
                <w:szCs w:val="20"/>
              </w:rPr>
              <w:t xml:space="preserve">synthea_layer.py</w:t>
            </w:r>
          </w:p>
        </w:tc>
        <w:tc>
          <w:tcPr/>
          <w:p>
            <w:pPr>
              <w:pStyle w:val="Compact"/>
              <w:jc w:val="left"/>
            </w:pPr>
            <w:r>
              <w:rPr>
                <w:sz w:val="20"/>
                <w:szCs w:val="20"/>
              </w:rPr>
              <w:t xml:space="preserve">152</w:t>
            </w:r>
          </w:p>
        </w:tc>
        <w:tc>
          <w:tcPr/>
          <w:p>
            <w:pPr>
              <w:pStyle w:val="Compact"/>
              <w:jc w:val="left"/>
            </w:pPr>
            <w:r>
              <w:rPr>
                <w:sz w:val="20"/>
                <w:szCs w:val="20"/>
              </w:rPr>
              <w:t xml:space="preserve">Substitutes real FHIR R4 payloads and compares every figure against the constructed-payload run</w:t>
            </w:r>
          </w:p>
        </w:tc>
        <w:tc>
          <w:tcPr/>
          <w:p>
            <w:pPr>
              <w:pStyle w:val="Compact"/>
              <w:jc w:val="left"/>
            </w:pPr>
            <w:r>
              <w:rPr>
                <w:sz w:val="20"/>
                <w:szCs w:val="20"/>
              </w:rPr>
              <w:t xml:space="preserve">Yes — </w:t>
            </w:r>
            <w:hyperlink w:anchor="tbl_5_7" w:history="1">
              <w:r>
                <w:rPr>
                  <w:rStyle w:val="Hyperlink"/>
                  <w:sz w:val="20"/>
                  <w:szCs w:val="20"/>
                </w:rPr>
                <w:t xml:space="preserve">Table 5.7</w:t>
              </w:r>
            </w:hyperlink>
          </w:p>
        </w:tc>
      </w:tr>
      <w:tr>
        <w:trPr>
          <w:cantSplit/>
        </w:trPr>
        <w:tc>
          <w:tcPr/>
          <w:p>
            <w:pPr>
              <w:pStyle w:val="Compact"/>
              <w:jc w:val="left"/>
            </w:pPr>
            <w:r>
              <w:rPr>
                <w:rStyle w:val="VerbatimChar"/>
                <w:sz w:val="20"/>
                <w:szCs w:val="20"/>
              </w:rPr>
              <w:t xml:space="preserve">norwegian_layer.py</w:t>
            </w:r>
          </w:p>
        </w:tc>
        <w:tc>
          <w:tcPr/>
          <w:p>
            <w:pPr>
              <w:pStyle w:val="Compact"/>
              <w:jc w:val="left"/>
            </w:pPr>
            <w:r>
              <w:rPr>
                <w:sz w:val="20"/>
                <w:szCs w:val="20"/>
              </w:rPr>
              <w:t xml:space="preserve">135</w:t>
            </w:r>
          </w:p>
        </w:tc>
        <w:tc>
          <w:tcPr/>
          <w:p>
            <w:pPr>
              <w:pStyle w:val="Compact"/>
              <w:jc w:val="left"/>
            </w:pPr>
            <w:r>
              <w:rPr>
                <w:sz w:val="20"/>
                <w:szCs w:val="20"/>
              </w:rPr>
              <w:t xml:space="preserve">Three Norwegian record classes, varying only the floor, the pathway and the arrival of requests</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cross_sector_check.py</w:t>
            </w:r>
          </w:p>
        </w:tc>
        <w:tc>
          <w:tcPr/>
          <w:p>
            <w:pPr>
              <w:pStyle w:val="Compact"/>
              <w:jc w:val="left"/>
            </w:pPr>
            <w:r>
              <w:rPr>
                <w:sz w:val="20"/>
                <w:szCs w:val="20"/>
              </w:rPr>
              <w:t xml:space="preserve">110</w:t>
            </w:r>
          </w:p>
        </w:tc>
        <w:tc>
          <w:tcPr/>
          <w:p>
            <w:pPr>
              <w:pStyle w:val="Compact"/>
              <w:jc w:val="left"/>
            </w:pPr>
            <w:r>
              <w:rPr>
                <w:sz w:val="20"/>
                <w:szCs w:val="20"/>
              </w:rPr>
              <w:t xml:space="preserve">The politiregisterloven § 17 instance discussed in </w:t>
            </w:r>
            <w:hyperlink w:anchor="ch_6" w:history="1">
              <w:r>
                <w:rPr>
                  <w:rStyle w:val="Hyperlink"/>
                  <w:sz w:val="20"/>
                  <w:szCs w:val="20"/>
                </w:rPr>
                <w:t xml:space="preserve">Chapter 6</w:t>
              </w:r>
            </w:hyperlink>
            <w:r>
              <w:rPr>
                <w:sz w:val="20"/>
                <w:szCs w:val="20"/>
              </w:rPr>
              <w:t xml:space="preserve">, </w:t>
            </w:r>
            <w:hyperlink w:anchor="sec_6_10" w:history="1">
              <w:r>
                <w:rPr>
                  <w:rStyle w:val="Hyperlink"/>
                  <w:sz w:val="20"/>
                  <w:szCs w:val="20"/>
                </w:rPr>
                <w:t xml:space="preserve">Section 6.10</w:t>
              </w:r>
            </w:hyperlink>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app.py</w:t>
            </w:r>
            <w:r>
              <w:rPr>
                <w:sz w:val="20"/>
                <w:szCs w:val="20"/>
              </w:rPr>
              <w:t xml:space="preserve">, </w:t>
            </w:r>
            <w:r>
              <w:rPr>
                <w:rStyle w:val="VerbatimChar"/>
                <w:sz w:val="20"/>
                <w:szCs w:val="20"/>
              </w:rPr>
              <w:t xml:space="preserve">ui.py</w:t>
            </w:r>
          </w:p>
        </w:tc>
        <w:tc>
          <w:tcPr/>
          <w:p>
            <w:pPr>
              <w:pStyle w:val="Compact"/>
              <w:jc w:val="left"/>
            </w:pPr>
            <w:r>
              <w:rPr>
                <w:sz w:val="20"/>
                <w:szCs w:val="20"/>
              </w:rPr>
              <w:t xml:space="preserve">804 + 133</w:t>
            </w:r>
          </w:p>
        </w:tc>
        <w:tc>
          <w:tcPr/>
          <w:p>
            <w:pPr>
              <w:pStyle w:val="Compact"/>
              <w:jc w:val="left"/>
            </w:pPr>
            <w:r>
              <w:rPr>
                <w:sz w:val="20"/>
                <w:szCs w:val="20"/>
              </w:rPr>
              <w:t xml:space="preserve">Eight-page viewer over the artefact, with the live architecture diagrams of Figures 4.1 and 5.1; never a source of results</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crypto_envelope.py</w:t>
            </w:r>
          </w:p>
        </w:tc>
        <w:tc>
          <w:tcPr/>
          <w:p>
            <w:pPr>
              <w:pStyle w:val="Compact"/>
              <w:jc w:val="left"/>
            </w:pPr>
            <w:r>
              <w:rPr>
                <w:sz w:val="20"/>
                <w:szCs w:val="20"/>
              </w:rPr>
              <w:t xml:space="preserve">118</w:t>
            </w:r>
          </w:p>
        </w:tc>
        <w:tc>
          <w:tcPr/>
          <w:p>
            <w:pPr>
              <w:pStyle w:val="Compact"/>
              <w:jc w:val="left"/>
            </w:pPr>
            <w:r>
              <w:rPr>
                <w:sz w:val="20"/>
                <w:szCs w:val="20"/>
              </w:rPr>
              <w:t xml:space="preserve">Optional: the same lifecycle with real AES-256-GCM envelope encryption (needs </w:t>
            </w:r>
            <w:r>
              <w:rPr>
                <w:rStyle w:val="VerbatimChar"/>
                <w:sz w:val="20"/>
                <w:szCs w:val="20"/>
              </w:rPr>
              <w:t xml:space="preserve">cryptography</w:t>
            </w:r>
            <w:r>
              <w:rPr>
                <w:sz w:val="20"/>
                <w:szCs w:val="20"/>
              </w:rPr>
              <w:t xml:space="preserve">)</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z3_check.py</w:t>
            </w:r>
          </w:p>
        </w:tc>
        <w:tc>
          <w:tcPr/>
          <w:p>
            <w:pPr>
              <w:pStyle w:val="Compact"/>
              <w:jc w:val="left"/>
            </w:pPr>
            <w:r>
              <w:rPr>
                <w:sz w:val="20"/>
                <w:szCs w:val="20"/>
              </w:rPr>
              <w:t xml:space="preserve">153</w:t>
            </w:r>
          </w:p>
        </w:tc>
        <w:tc>
          <w:tcPr/>
          <w:p>
            <w:pPr>
              <w:pStyle w:val="Compact"/>
              <w:jc w:val="left"/>
            </w:pPr>
            <w:r>
              <w:rPr>
                <w:sz w:val="20"/>
                <w:szCs w:val="20"/>
              </w:rPr>
              <w:t xml:space="preserve">Optional: bounded SMT check of Propositions 1–3 (needs </w:t>
            </w:r>
            <w:r>
              <w:rPr>
                <w:rStyle w:val="VerbatimChar"/>
                <w:sz w:val="20"/>
                <w:szCs w:val="20"/>
              </w:rPr>
              <w:t xml:space="preserve">z3-solver</w:t>
            </w:r>
            <w:r>
              <w:rPr>
                <w:sz w:val="20"/>
                <w:szCs w:val="20"/>
              </w:rPr>
              <w:t xml:space="preserve">)</w:t>
            </w:r>
          </w:p>
        </w:tc>
        <w:tc>
          <w:tcPr/>
          <w:p>
            <w:pPr>
              <w:pStyle w:val="Compact"/>
              <w:jc w:val="left"/>
            </w:pPr>
            <w:r>
              <w:rPr>
                <w:sz w:val="20"/>
                <w:szCs w:val="20"/>
              </w:rPr>
              <w:t xml:space="preserve">No</w:t>
            </w:r>
          </w:p>
        </w:tc>
      </w:tr>
    </w:tbl>
    <w:p>
      <w:pPr>
        <w:pStyle w:val="BodyText"/>
        <w:spacing w:before="240" w:after="160" w:line="360" w:lineRule="auto"/>
      </w:pPr>
      <w:r>
        <w:t xml:space="preserve">Every command has a recorded console run committed beside it in the repository, so that a reader who executes a command and diffs the output against its recorded file can tell a changed file from a changed result. The eight Synthea bundles the realism layer reads are committed with the code, so no regeneration is required to reproduce </w:t>
      </w:r>
      <w:hyperlink w:anchor="tbl_5_7" w:history="1">
        <w:r>
          <w:rPr>
            <w:rStyle w:val="Hyperlink"/>
          </w:rPr>
          <w:t xml:space="preserve">Table 5.7</w:t>
        </w:r>
      </w:hyperlink>
      <w:r>
        <w:t xml:space="preserve">.</w:t>
      </w:r>
    </w:p>
    <w:p>
      <w:pPr>
        <w:pStyle w:val="BodyText"/>
      </w:pPr>
      <w:r>
        <w:t xml:space="preserve">Records are represented exactly as the model specifies. Each carries metadata </w:t>
      </w:r>
      <w:r>
        <w:rPr>
          <w:rStyle w:val="VerbatimChar"/>
        </w:rPr>
        <w:t xml:space="preserve">m</w:t>
      </w:r>
      <w:r>
        <w:t xml:space="preserve"> split into accessor fields (the actor, the national contact point or the data permit, the document category, the legal basis, and the outcome) and subject fields (the patient pseudonym); a payload, which stands for the demographic query of the patient-discovery transaction in a cross-border record and for the logged activity in a Secure Processing Environment record; a hiding commitment </w:t>
      </w:r>
      <w:r>
        <w:rPr>
          <w:rStyle w:val="VerbatimChar"/>
        </w:rPr>
        <w:t xml:space="preserve">c = SHA-256(salt ‖ payload)</w:t>
      </w:r>
      <w:r>
        <w:t xml:space="preserve"> with a per-record sixteen-byte salt; a payload key </w:t>
      </w:r>
      <w:r>
        <w:rPr>
          <w:rStyle w:val="VerbatimChar"/>
        </w:rPr>
        <w:t xml:space="preserve">k</w:t>
      </w:r>
      <w:r>
        <w:t xml:space="preserve">; a creation month </w:t>
      </w:r>
      <w:r>
        <w:rPr>
          <w:rStyle w:val="VerbatimChar"/>
        </w:rPr>
        <w:t xml:space="preserve">t_a</w:t>
      </w:r>
      <w:r>
        <w:t xml:space="preserve">; a floor parameter </w:t>
      </w:r>
      <w:r>
        <w:rPr>
          <w:rStyle w:val="VerbatimChar"/>
        </w:rPr>
        <w:t xml:space="preserve">F</w:t>
      </w:r>
      <w:r>
        <w:t xml:space="preserve">; and a pathway marker. Key destruction is modelled as irreversible removal of the key reference from the record’s state, and deletion of the ciphertext as removal of the payload, 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w:t>
      </w:r>
      <w:hyperlink w:anchor="ch_4" w:history="1">
        <w:r>
          <w:rPr>
            <w:rStyle w:val="Hyperlink"/>
          </w:rPr>
          <w:t xml:space="preserve">Chapter 4</w:t>
        </w:r>
      </w:hyperlink>
      <w:r>
        <w:t xml:space="preserve"> absorbed into one parameterised constraint:</w:t>
      </w:r>
    </w:p>
    <w:p>
      <w:pPr>
        <w:pStyle w:val="Compact"/>
        <w:numPr>
          <w:ilvl w:val="0"/>
          <w:numId w:val="1004"/>
        </w:numPr>
      </w:pPr>
      <w:r>
        <w:rPr>
          <w:iCs/>
          <w:i/>
        </w:rPr>
        <w:t xml:space="preserve">Cross-border audit records</w:t>
      </w:r>
      <w:r>
        <w:t xml:space="preserve">, </w:t>
      </w:r>
      <w:r>
        <w:rPr>
          <w:rStyle w:val="VerbatimChar"/>
        </w:rPr>
        <w:t xml:space="preserve">F = 120</w:t>
      </w:r>
      <w:r>
        <w:t xml:space="preserve">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w:t>
      </w:r>
    </w:p>
    <w:p>
      <w:pPr>
        <w:pStyle w:val="Compact"/>
        <w:numPr>
          <w:ilvl w:val="0"/>
          <w:numId w:val="1004"/>
        </w:numPr>
      </w:pPr>
      <w:r>
        <w:rPr>
          <w:iCs/>
          <w:i/>
        </w:rPr>
        <w:t xml:space="preserve">Secure Processing Environment access-log records</w:t>
      </w:r>
      <w:r>
        <w:t xml:space="preserve">, </w:t>
      </w:r>
      <w:r>
        <w:rPr>
          <w:rStyle w:val="VerbatimChar"/>
        </w:rPr>
        <w:t xml:space="preserve">F = 12</w:t>
      </w:r>
      <w:r>
        <w:t xml:space="preserve"> months, secondary pathway. Each carries a permit expiry at a uniformly distributed one to twelve months after creation. Erasure requests arrive with probability 0.25.</w:t>
      </w:r>
    </w:p>
    <w:p>
      <w:pPr>
        <w:pStyle w:val="FirstParagraph"/>
      </w:pPr>
      <w:r>
        <w:t xml:space="preserve">One hundred records of each class are generated, matching the population scale fixed in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Seed 20260915 is fixed and reported; the run is deterministic and reproduces identically.</w:t>
      </w:r>
    </w:p>
    <w:p>
      <w:pPr>
        <w:pStyle w:val="TableCaption"/>
      </w:pPr>
      <w:bookmarkStart w:id="1004" w:name="tbl_5_2"/>
      <w:r>
        <w:rPr>
          <w:b/>
          <w:color w:val="1F3864"/>
        </w:rPr>
        <w:t xml:space="preserve">Table 5.2.</w:t>
      </w:r>
      <w:r>
        <w:t xml:space="preserve"> Generation parameters (complete)</w:t>
      </w:r>
      <w:bookmarkEnd w:id="1004"/>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Parameter</w:t>
            </w:r>
          </w:p>
        </w:tc>
        <w:tc>
          <w:tcPr>
            <w:tcBorders>
              <w:bottom w:val="single" w:sz="8" w:space="0" w:color="333333"/>
            </w:tcBorders>
            <w:shd w:val="clear" w:color="auto" w:fill="E8EDF4"/>
          </w:tcPr>
          <w:p>
            <w:pPr>
              <w:pStyle w:val="Compact"/>
              <w:jc w:val="left"/>
            </w:pPr>
            <w:r>
              <w:rPr>
                <w:b/>
                <w:sz w:val="20"/>
                <w:szCs w:val="20"/>
              </w:rPr>
              <w:t xml:space="preserve">Cross-border audit</w:t>
            </w:r>
          </w:p>
        </w:tc>
        <w:tc>
          <w:tcPr>
            <w:tcBorders>
              <w:bottom w:val="single" w:sz="8" w:space="0" w:color="333333"/>
            </w:tcBorders>
            <w:shd w:val="clear" w:color="auto" w:fill="E8EDF4"/>
          </w:tcPr>
          <w:p>
            <w:pPr>
              <w:pStyle w:val="Compact"/>
              <w:jc w:val="left"/>
            </w:pPr>
            <w:r>
              <w:rPr>
                <w:b/>
                <w:sz w:val="20"/>
                <w:szCs w:val="20"/>
              </w:rPr>
              <w:t xml:space="preserve">SPE access log</w:t>
            </w:r>
          </w:p>
        </w:tc>
      </w:tr>
      <w:tr>
        <w:trPr>
          <w:cantSplit/>
        </w:trPr>
        <w:tc>
          <w:tcPr/>
          <w:p>
            <w:pPr>
              <w:pStyle w:val="Compact"/>
              <w:jc w:val="left"/>
            </w:pPr>
            <w:r>
              <w:rPr>
                <w:sz w:val="20"/>
                <w:szCs w:val="20"/>
              </w:rPr>
              <w:t xml:space="preserve">Records generated</w:t>
            </w:r>
          </w:p>
        </w:tc>
        <w:tc>
          <w:tcPr/>
          <w:p>
            <w:pPr>
              <w:pStyle w:val="Compact"/>
              <w:jc w:val="left"/>
            </w:pPr>
            <w:r>
              <w:rPr>
                <w:sz w:val="20"/>
                <w:szCs w:val="20"/>
              </w:rPr>
              <w:t xml:space="preserve">100</w:t>
            </w:r>
          </w:p>
        </w:tc>
        <w:tc>
          <w:tcPr/>
          <w:p>
            <w:pPr>
              <w:pStyle w:val="Compact"/>
              <w:jc w:val="left"/>
            </w:pPr>
            <w:r>
              <w:rPr>
                <w:sz w:val="20"/>
                <w:szCs w:val="20"/>
              </w:rPr>
              <w:t xml:space="preserve">100</w:t>
            </w:r>
          </w:p>
        </w:tc>
      </w:tr>
      <w:tr>
        <w:trPr>
          <w:cantSplit/>
        </w:trPr>
        <w:tc>
          <w:tcPr/>
          <w:p>
            <w:pPr>
              <w:pStyle w:val="Compact"/>
              <w:jc w:val="left"/>
            </w:pPr>
            <w:r>
              <w:rPr>
                <w:sz w:val="20"/>
                <w:szCs w:val="20"/>
              </w:rPr>
              <w:t xml:space="preserve">Retention floor </w:t>
            </w:r>
            <w:r>
              <w:rPr>
                <w:iCs/>
                <w:i/>
                <w:sz w:val="20"/>
                <w:szCs w:val="20"/>
              </w:rPr>
              <w:t xml:space="preserve">F</w:t>
            </w:r>
          </w:p>
        </w:tc>
        <w:tc>
          <w:tcPr/>
          <w:p>
            <w:pPr>
              <w:pStyle w:val="Compact"/>
              <w:jc w:val="left"/>
            </w:pPr>
            <w:r>
              <w:rPr>
                <w:sz w:val="20"/>
                <w:szCs w:val="20"/>
              </w:rPr>
              <w:t xml:space="preserve">120 months (eHDSI baseline as reported; illustrative)</w:t>
            </w:r>
          </w:p>
        </w:tc>
        <w:tc>
          <w:tcPr/>
          <w:p>
            <w:pPr>
              <w:pStyle w:val="Compact"/>
              <w:jc w:val="left"/>
            </w:pPr>
            <w:r>
              <w:rPr>
                <w:sz w:val="20"/>
                <w:szCs w:val="20"/>
              </w:rPr>
              <w:t xml:space="preserve">12 months (Art 73(1)(e))</w:t>
            </w:r>
          </w:p>
        </w:tc>
      </w:tr>
      <w:tr>
        <w:trPr>
          <w:cantSplit/>
        </w:trPr>
        <w:tc>
          <w:tcPr/>
          <w:p>
            <w:pPr>
              <w:pStyle w:val="Compact"/>
              <w:jc w:val="left"/>
            </w:pPr>
            <w:r>
              <w:rPr>
                <w:sz w:val="20"/>
                <w:szCs w:val="20"/>
              </w:rPr>
              <w:t xml:space="preserve">Pathway </w:t>
            </w:r>
            <m:oMath>
              <m:r>
                <m:t>σ</m:t>
              </m:r>
            </m:oMath>
          </w:p>
        </w:tc>
        <w:tc>
          <w:tcPr/>
          <w:p>
            <w:pPr>
              <w:pStyle w:val="Compact"/>
              <w:jc w:val="left"/>
            </w:pPr>
            <w:r>
              <w:rPr>
                <w:sz w:val="20"/>
                <w:szCs w:val="20"/>
              </w:rPr>
              <w:t xml:space="preserve">primary</w:t>
            </w:r>
          </w:p>
        </w:tc>
        <w:tc>
          <w:tcPr/>
          <w:p>
            <w:pPr>
              <w:pStyle w:val="Compact"/>
              <w:jc w:val="left"/>
            </w:pPr>
            <w:r>
              <w:rPr>
                <w:sz w:val="20"/>
                <w:szCs w:val="20"/>
              </w:rPr>
              <w:t xml:space="preserve">secondary</w:t>
            </w:r>
          </w:p>
        </w:tc>
      </w:tr>
      <w:tr>
        <w:trPr>
          <w:cantSplit/>
        </w:trPr>
        <w:tc>
          <w:tcPr/>
          <w:p>
            <w:pPr>
              <w:pStyle w:val="Compact"/>
              <w:jc w:val="left"/>
            </w:pPr>
            <w:r>
              <w:rPr>
                <w:sz w:val="20"/>
                <w:szCs w:val="20"/>
              </w:rPr>
              <w:t xml:space="preserve">Creation month </w:t>
            </w:r>
            <w:r>
              <w:rPr>
                <w:iCs/>
                <w:i/>
                <w:sz w:val="20"/>
                <w:szCs w:val="20"/>
              </w:rPr>
              <w:t xml:space="preserve">t_a</w:t>
            </w:r>
          </w:p>
        </w:tc>
        <w:tc>
          <w:tcPr/>
          <w:p>
            <w:pPr>
              <w:pStyle w:val="Compact"/>
              <w:jc w:val="left"/>
            </w:pPr>
            <w:r>
              <w:rPr>
                <w:sz w:val="20"/>
                <w:szCs w:val="20"/>
              </w:rPr>
              <w:t xml:space="preserve">uniform [0, 11]</w:t>
            </w:r>
          </w:p>
        </w:tc>
        <w:tc>
          <w:tcPr/>
          <w:p>
            <w:pPr>
              <w:pStyle w:val="Compact"/>
              <w:jc w:val="left"/>
            </w:pPr>
            <w:r>
              <w:rPr>
                <w:sz w:val="20"/>
                <w:szCs w:val="20"/>
              </w:rPr>
              <w:t xml:space="preserve">uniform [0, 11]</w:t>
            </w:r>
          </w:p>
        </w:tc>
      </w:tr>
      <w:tr>
        <w:trPr>
          <w:cantSplit/>
        </w:trPr>
        <w:tc>
          <w:tcPr/>
          <w:p>
            <w:pPr>
              <w:pStyle w:val="Compact"/>
              <w:jc w:val="left"/>
            </w:pPr>
            <w:r>
              <w:rPr>
                <w:sz w:val="20"/>
                <w:szCs w:val="20"/>
              </w:rPr>
              <w:t xml:space="preserve">Erasure-request probability</w:t>
            </w:r>
          </w:p>
        </w:tc>
        <w:tc>
          <w:tcPr/>
          <w:p>
            <w:pPr>
              <w:pStyle w:val="Compact"/>
              <w:jc w:val="left"/>
            </w:pPr>
            <w:r>
              <w:rPr>
                <w:sz w:val="20"/>
                <w:szCs w:val="20"/>
              </w:rPr>
              <w:t xml:space="preserve">0.40</w:t>
            </w:r>
          </w:p>
        </w:tc>
        <w:tc>
          <w:tcPr/>
          <w:p>
            <w:pPr>
              <w:pStyle w:val="Compact"/>
              <w:jc w:val="left"/>
            </w:pPr>
            <w:r>
              <w:rPr>
                <w:sz w:val="20"/>
                <w:szCs w:val="20"/>
              </w:rPr>
              <w:t xml:space="preserve">0.25</w:t>
            </w:r>
          </w:p>
        </w:tc>
      </w:tr>
      <w:tr>
        <w:trPr>
          <w:cantSplit/>
        </w:trPr>
        <w:tc>
          <w:tcPr/>
          <w:p>
            <w:pPr>
              <w:pStyle w:val="Compact"/>
              <w:jc w:val="left"/>
            </w:pPr>
            <w:r>
              <w:rPr>
                <w:sz w:val="20"/>
                <w:szCs w:val="20"/>
              </w:rPr>
              <w:t xml:space="preserve">Erasure offset from </w:t>
            </w:r>
            <w:r>
              <w:rPr>
                <w:iCs/>
                <w:i/>
                <w:sz w:val="20"/>
                <w:szCs w:val="20"/>
              </w:rPr>
              <w:t xml:space="preserve">t_a</w:t>
            </w:r>
          </w:p>
        </w:tc>
        <w:tc>
          <w:tcPr/>
          <w:p>
            <w:pPr>
              <w:pStyle w:val="Compact"/>
              <w:jc w:val="left"/>
            </w:pPr>
            <w:r>
              <w:rPr>
                <w:sz w:val="20"/>
                <w:szCs w:val="20"/>
              </w:rPr>
              <w:t xml:space="preserve">uniform [1, 130] months</w:t>
            </w:r>
          </w:p>
        </w:tc>
        <w:tc>
          <w:tcPr/>
          <w:p>
            <w:pPr>
              <w:pStyle w:val="Compact"/>
              <w:jc w:val="left"/>
            </w:pPr>
            <w:r>
              <w:rPr>
                <w:sz w:val="20"/>
                <w:szCs w:val="20"/>
              </w:rPr>
              <w:t xml:space="preserve">uniform [1, 18] months</w:t>
            </w:r>
          </w:p>
        </w:tc>
      </w:tr>
      <w:tr>
        <w:trPr>
          <w:cantSplit/>
        </w:trPr>
        <w:tc>
          <w:tcPr/>
          <w:p>
            <w:pPr>
              <w:pStyle w:val="Compact"/>
              <w:jc w:val="left"/>
            </w:pPr>
            <w:r>
              <w:rPr>
                <w:sz w:val="20"/>
                <w:szCs w:val="20"/>
              </w:rPr>
              <w:t xml:space="preserve">Permit expiry </w:t>
            </w:r>
            <w:r>
              <w:rPr>
                <w:iCs/>
                <w:i/>
                <w:sz w:val="20"/>
                <w:szCs w:val="20"/>
              </w:rPr>
              <w:t xml:space="preserve">t_π</w:t>
            </w:r>
          </w:p>
        </w:tc>
        <w:tc>
          <w:tcPr/>
          <w:p>
            <w:pPr>
              <w:pStyle w:val="Compact"/>
              <w:jc w:val="left"/>
            </w:pPr>
            <w:r>
              <w:rPr>
                <w:sz w:val="20"/>
                <w:szCs w:val="20"/>
              </w:rPr>
              <w:t xml:space="preserve">not applicable</w:t>
            </w:r>
          </w:p>
        </w:tc>
        <w:tc>
          <w:tcPr/>
          <w:p>
            <w:pPr>
              <w:pStyle w:val="Compact"/>
              <w:jc w:val="left"/>
            </w:pPr>
            <w:r>
              <w:rPr>
                <w:iCs/>
                <w:i/>
                <w:sz w:val="20"/>
                <w:szCs w:val="20"/>
              </w:rPr>
              <w:t xml:space="preserve">t_a</w:t>
            </w:r>
            <w:r>
              <w:rPr>
                <w:sz w:val="20"/>
                <w:szCs w:val="20"/>
              </w:rPr>
              <w:t xml:space="preserve"> + uniform [1, 12] months</w:t>
            </w:r>
          </w:p>
        </w:tc>
      </w:tr>
      <w:tr>
        <w:trPr>
          <w:cantSplit/>
        </w:trPr>
        <w:tc>
          <w:tcPr/>
          <w:p>
            <w:pPr>
              <w:pStyle w:val="Compact"/>
              <w:jc w:val="left"/>
            </w:pPr>
            <w:r>
              <w:rPr>
                <w:sz w:val="20"/>
                <w:szCs w:val="20"/>
              </w:rPr>
              <w:t xml:space="preserve">Response period </w:t>
            </w:r>
            <m:oMath>
              <m:r>
                <m:t>δ</m:t>
              </m:r>
            </m:oMath>
          </w:p>
        </w:tc>
        <w:tc>
          <w:tcPr/>
          <w:p>
            <w:pPr>
              <w:pStyle w:val="Compact"/>
              <w:jc w:val="left"/>
            </w:pPr>
            <w:r>
              <w:rPr>
                <w:sz w:val="20"/>
                <w:szCs w:val="20"/>
              </w:rPr>
              <w:t xml:space="preserve">1 month (GDPR Art 12(3))</w:t>
            </w:r>
          </w:p>
        </w:tc>
        <w:tc>
          <w:tcPr/>
          <w:p>
            <w:pPr>
              <w:pStyle w:val="Compact"/>
              <w:jc w:val="left"/>
            </w:pPr>
            <w:r>
              <w:rPr>
                <w:sz w:val="20"/>
                <w:szCs w:val="20"/>
              </w:rPr>
              <w:t xml:space="preserve">1 month</w:t>
            </w:r>
          </w:p>
        </w:tc>
      </w:tr>
      <w:tr>
        <w:trPr>
          <w:cantSplit/>
        </w:trPr>
        <w:tc>
          <w:tcPr/>
          <w:p>
            <w:pPr>
              <w:pStyle w:val="Compact"/>
              <w:jc w:val="left"/>
            </w:pPr>
            <w:r>
              <w:rPr>
                <w:sz w:val="20"/>
                <w:szCs w:val="20"/>
              </w:rPr>
              <w:t xml:space="preserve">Deletion ceiling</w:t>
            </w:r>
          </w:p>
        </w:tc>
        <w:tc>
          <w:tcPr/>
          <w:p>
            <w:pPr>
              <w:pStyle w:val="Compact"/>
              <w:jc w:val="left"/>
            </w:pPr>
            <w:r>
              <w:rPr>
                <w:sz w:val="20"/>
                <w:szCs w:val="20"/>
              </w:rPr>
              <w:t xml:space="preserve">not applicable</w:t>
            </w:r>
          </w:p>
        </w:tc>
        <w:tc>
          <w:tcPr/>
          <w:p>
            <w:pPr>
              <w:pStyle w:val="Compact"/>
              <w:jc w:val="left"/>
            </w:pPr>
            <w:r>
              <w:rPr>
                <w:sz w:val="20"/>
                <w:szCs w:val="20"/>
              </w:rPr>
              <w:t xml:space="preserve">6 months (Art 68(12))</w:t>
            </w:r>
          </w:p>
        </w:tc>
      </w:tr>
    </w:tbl>
    <w:p>
      <w:pPr>
        <w:pStyle w:val="BodyText"/>
        <w:spacing w:before="240" w:after="160" w:line="360" w:lineRule="auto"/>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 </w:t>
      </w:r>
      <w:r>
        <w:rPr>
          <w:rStyle w:val="VerbatimChar"/>
        </w:rPr>
        <w:t xml:space="preserve">java -jar synthea.jar -s 20260915 -cs 20260915 -p 100</w:t>
      </w:r>
      <w:r>
        <w:t xml:space="preserve"> and yielding 98 usable bundles. The generator was run with </w:t>
      </w:r>
      <w:r>
        <w:rPr>
          <w:rStyle w:val="VerbatimChar"/>
        </w:rPr>
        <w:t xml:space="preserve">--generate.only_alive_patients=true</w:t>
      </w:r>
      <w:r>
        <w:t xml:space="preserv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These resources stand in for payload bytes of realistic size and structure; they are not what </w:t>
      </w:r>
      <m:oMath>
        <m:r>
          <m:t>p</m:t>
        </m:r>
        <m:d>
          <m:dPr>
            <m:begChr m:val="("/>
            <m:sepChr m:val=""/>
            <m:endChr m:val=")"/>
            <m:grow/>
          </m:dPr>
          <m:e>
            <m:r>
              <m:t>a</m:t>
            </m:r>
          </m:e>
        </m:d>
      </m:oMath>
      <w:r>
        <w:t xml:space="preserve"> is in either record class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and </w:t>
      </w:r>
      <w:hyperlink w:anchor="sec_5_8" w:history="1">
        <w:r>
          <w:rPr>
            <w:rStyle w:val="Hyperlink"/>
          </w:rPr>
          <w:t xml:space="preserve">Section 5.8</w:t>
        </w:r>
      </w:hyperlink>
      <w:r>
        <w:t xml:space="preserve"> uses them only to test that no figure depends on payload content.</w:t>
      </w:r>
    </w:p>
    <w:bookmarkEnd w:id="81"/>
    <w:bookmarkStart w:id="82" w:name="results-under-semantics-i"/>
    <w:p>
      <w:pPr>
        <w:pStyle w:val="Heading2"/>
      </w:pPr>
      <w:bookmarkStart w:id="1060" w:name="sec_5_3"/>
      <w:r>
        <w:t xml:space="preserve">5.3 Results under Semantics I</w:t>
      </w:r>
      <w:bookmarkEnd w:id="1060"/>
    </w:p>
    <w:p>
      <w:pPr>
        <w:pStyle w:val="FirstParagraph"/>
      </w:pPr>
      <w:r>
        <w:t xml:space="preserve">Under plaintext-verifiability semantics, </w:t>
      </w:r>
      <m:oMath>
        <m:r>
          <m:t>V</m:t>
        </m:r>
        <m:d>
          <m:dPr>
            <m:begChr m:val="("/>
            <m:sepChr m:val=""/>
            <m:endChr m:val=")"/>
            <m:grow/>
          </m:dPr>
          <m:e>
            <m:r>
              <m:t>a</m:t>
            </m:r>
            <m:r>
              <m:rPr>
                <m:sty m:val="p"/>
              </m:rPr>
              <m:t>,</m:t>
            </m:r>
            <m:r>
              <m:t>t</m:t>
            </m:r>
          </m:e>
        </m:d>
        <m:r>
          <m:rPr>
            <m:sty m:val="p"/>
          </m:rPr>
          <m:t>=</m:t>
        </m:r>
        <m:r>
          <m:t>α</m:t>
        </m:r>
        <m:d>
          <m:dPr>
            <m:begChr m:val="("/>
            <m:sepChr m:val=""/>
            <m:endChr m:val=")"/>
            <m:grow/>
          </m:dPr>
          <m:e>
            <m:r>
              <m:t>a</m:t>
            </m:r>
            <m:r>
              <m:rPr>
                <m:sty m:val="p"/>
              </m:rPr>
              <m:t>,</m:t>
            </m:r>
            <m:r>
              <m:t>t</m:t>
            </m:r>
          </m:e>
        </m:d>
      </m:oMath>
      <w:r>
        <w:t xml:space="preserve">, so constraint C1 requires the payload to remain accessible throughout the retention window while C2 and C3 require it to become inaccessible from their respective deadlines. The checker reports every month at which both are required at once.</w:t>
      </w:r>
    </w:p>
    <w:p>
      <w:pPr>
        <w:pStyle w:val="TableCaption"/>
      </w:pPr>
      <w:bookmarkStart w:id="1005" w:name="tbl_5_3"/>
      <w:r>
        <w:rPr>
          <w:b/>
          <w:color w:val="1F3864"/>
        </w:rPr>
        <w:t xml:space="preserve">Table 5.3.</w:t>
      </w:r>
      <w:r>
        <w:t xml:space="preserve"> Violations under Semantics I (seed 20260915, n = 200)</w:t>
      </w:r>
      <w:bookmarkEnd w:id="1005"/>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Record class</w:t>
            </w:r>
          </w:p>
        </w:tc>
        <w:tc>
          <w:tcPr>
            <w:tcBorders>
              <w:bottom w:val="single" w:sz="8" w:space="0" w:color="333333"/>
            </w:tcBorders>
            <w:shd w:val="clear" w:color="auto" w:fill="E8EDF4"/>
          </w:tcPr>
          <w:p>
            <w:pPr>
              <w:pStyle w:val="Compact"/>
              <w:jc w:val="left"/>
            </w:pPr>
            <w:r>
              <w:rPr>
                <w:b/>
                <w:sz w:val="20"/>
                <w:szCs w:val="20"/>
              </w:rPr>
              <w:t xml:space="preserve">Records</w:t>
            </w:r>
          </w:p>
        </w:tc>
        <w:tc>
          <w:tcPr>
            <w:tcBorders>
              <w:bottom w:val="single" w:sz="8" w:space="0" w:color="333333"/>
            </w:tcBorders>
            <w:shd w:val="clear" w:color="auto" w:fill="E8EDF4"/>
          </w:tcPr>
          <w:p>
            <w:pPr>
              <w:pStyle w:val="Compact"/>
              <w:jc w:val="left"/>
            </w:pPr>
            <w:r>
              <w:rPr>
                <w:b/>
                <w:sz w:val="20"/>
                <w:szCs w:val="20"/>
              </w:rPr>
              <w:t xml:space="preserve">With ≥1 violation</w:t>
            </w:r>
          </w:p>
        </w:tc>
        <w:tc>
          <w:tcPr>
            <w:tcBorders>
              <w:bottom w:val="single" w:sz="8" w:space="0" w:color="333333"/>
            </w:tcBorders>
            <w:shd w:val="clear" w:color="auto" w:fill="E8EDF4"/>
          </w:tcPr>
          <w:p>
            <w:pPr>
              <w:pStyle w:val="Compact"/>
              <w:jc w:val="left"/>
            </w:pPr>
            <w:r>
              <w:rPr>
                <w:b/>
                <w:sz w:val="20"/>
                <w:szCs w:val="20"/>
              </w:rPr>
              <w:t xml:space="preserve">Share</w:t>
            </w:r>
          </w:p>
        </w:tc>
      </w:tr>
      <w:tr>
        <w:trPr>
          <w:cantSplit/>
        </w:trPr>
        <w:tc>
          <w:tcPr/>
          <w:p>
            <w:pPr>
              <w:pStyle w:val="Compact"/>
              <w:jc w:val="left"/>
            </w:pPr>
            <w:r>
              <w:rPr>
                <w:sz w:val="20"/>
                <w:szCs w:val="20"/>
              </w:rPr>
              <w:t xml:space="preserve">Cross-border audit (F = 120)</w:t>
            </w:r>
          </w:p>
        </w:tc>
        <w:tc>
          <w:tcPr/>
          <w:p>
            <w:pPr>
              <w:pStyle w:val="Compact"/>
              <w:jc w:val="left"/>
            </w:pPr>
            <w:r>
              <w:rPr>
                <w:sz w:val="20"/>
                <w:szCs w:val="20"/>
              </w:rPr>
              <w:t xml:space="preserve">100</w:t>
            </w:r>
          </w:p>
        </w:tc>
        <w:tc>
          <w:tcPr/>
          <w:p>
            <w:pPr>
              <w:pStyle w:val="Compact"/>
              <w:jc w:val="left"/>
            </w:pPr>
            <w:r>
              <w:rPr>
                <w:sz w:val="20"/>
                <w:szCs w:val="20"/>
              </w:rPr>
              <w:t xml:space="preserve">37</w:t>
            </w:r>
          </w:p>
        </w:tc>
        <w:tc>
          <w:tcPr/>
          <w:p>
            <w:pPr>
              <w:pStyle w:val="Compact"/>
              <w:jc w:val="left"/>
            </w:pPr>
            <w:r>
              <w:rPr>
                <w:sz w:val="20"/>
                <w:szCs w:val="20"/>
              </w:rPr>
              <w:t xml:space="preserve">37%</w:t>
            </w:r>
          </w:p>
        </w:tc>
      </w:tr>
      <w:tr>
        <w:trPr>
          <w:cantSplit/>
        </w:trPr>
        <w:tc>
          <w:tcPr/>
          <w:p>
            <w:pPr>
              <w:pStyle w:val="Compact"/>
              <w:jc w:val="left"/>
            </w:pPr>
            <w:r>
              <w:rPr>
                <w:sz w:val="20"/>
                <w:szCs w:val="20"/>
              </w:rPr>
              <w:t xml:space="preserve">SPE access log (F = 12)</w:t>
            </w:r>
          </w:p>
        </w:tc>
        <w:tc>
          <w:tcPr/>
          <w:p>
            <w:pPr>
              <w:pStyle w:val="Compact"/>
              <w:jc w:val="left"/>
            </w:pPr>
            <w:r>
              <w:rPr>
                <w:sz w:val="20"/>
                <w:szCs w:val="20"/>
              </w:rPr>
              <w:t xml:space="preserve">100</w:t>
            </w:r>
          </w:p>
        </w:tc>
        <w:tc>
          <w:tcPr/>
          <w:p>
            <w:pPr>
              <w:pStyle w:val="Compact"/>
              <w:jc w:val="left"/>
            </w:pPr>
            <w:r>
              <w:rPr>
                <w:sz w:val="20"/>
                <w:szCs w:val="20"/>
              </w:rPr>
              <w:t xml:space="preserve">53</w:t>
            </w:r>
          </w:p>
        </w:tc>
        <w:tc>
          <w:tcPr/>
          <w:p>
            <w:pPr>
              <w:pStyle w:val="Compact"/>
              <w:jc w:val="left"/>
            </w:pPr>
            <w:r>
              <w:rPr>
                <w:sz w:val="20"/>
                <w:szCs w:val="20"/>
              </w:rPr>
              <w:t xml:space="preserve">53%</w:t>
            </w:r>
          </w:p>
        </w:tc>
      </w:tr>
      <w:tr>
        <w:trPr>
          <w:cantSplit/>
        </w:trPr>
        <w:tc>
          <w:tcPr/>
          <w:p>
            <w:pPr>
              <w:pStyle w:val="Compact"/>
              <w:jc w:val="left"/>
            </w:pPr>
            <w:r>
              <w:rPr>
                <w:bCs/>
                <w:b/>
                <w:sz w:val="20"/>
                <w:szCs w:val="20"/>
              </w:rPr>
              <w:t xml:space="preserve">Total</w:t>
            </w:r>
          </w:p>
        </w:tc>
        <w:tc>
          <w:tcPr/>
          <w:p>
            <w:pPr>
              <w:pStyle w:val="Compact"/>
              <w:jc w:val="left"/>
            </w:pPr>
            <w:r>
              <w:rPr>
                <w:bCs/>
                <w:b/>
                <w:sz w:val="20"/>
                <w:szCs w:val="20"/>
              </w:rPr>
              <w:t xml:space="preserve">200</w:t>
            </w:r>
          </w:p>
        </w:tc>
        <w:tc>
          <w:tcPr/>
          <w:p>
            <w:pPr>
              <w:pStyle w:val="Compact"/>
              <w:jc w:val="left"/>
            </w:pPr>
            <w:r>
              <w:rPr>
                <w:bCs/>
                <w:b/>
                <w:sz w:val="20"/>
                <w:szCs w:val="20"/>
              </w:rPr>
              <w:t xml:space="preserve">90</w:t>
            </w:r>
          </w:p>
        </w:tc>
        <w:tc>
          <w:tcPr/>
          <w:p>
            <w:pPr>
              <w:pStyle w:val="Compact"/>
              <w:jc w:val="left"/>
            </w:pPr>
            <w:r>
              <w:rPr>
                <w:bCs/>
                <w:b/>
                <w:sz w:val="20"/>
                <w:szCs w:val="20"/>
              </w:rPr>
              <w:t xml:space="preserve">45%</w:t>
            </w:r>
          </w:p>
        </w:tc>
      </w:tr>
    </w:tbl>
    <w:p>
      <w:pPr>
        <w:pStyle w:val="BodyText"/>
        <w:spacing w:before="240" w:after="160" w:line="360" w:lineRule="auto"/>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pPr>
      <w:r>
        <w:t xml:space="preserve">First, the violation rate is not one hundred per cent, and this is the correct behaviour. The rates in this chapter are functions of the generator parameters in </w:t>
      </w:r>
      <w:hyperlink w:anchor="tbl_5_2" w:history="1">
        <w:r>
          <w:rPr>
            <w:rStyle w:val="Hyperlink"/>
          </w:rPr>
          <w:t xml:space="preserve">Table 5.2</w:t>
        </w:r>
      </w:hyperlink>
      <w:r>
        <w:t xml:space="preserve"> and are not estimates of real frequency; in particular, the generator treats every erasure request as valid, whereas many would be lawfully refused under Article 17(3)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Proposition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proposition excludes. The checker therefore reproduces the proposition’s conditional structure exactly, including its boundary.</w:t>
      </w:r>
    </w:p>
    <w:p>
      <w:pPr>
        <w:pStyle w:val="BodyText"/>
      </w:pPr>
      <w:r>
        <w:t xml:space="preserve">Second, the witnesses are specific and inspectable, which is the property </w:t>
      </w:r>
      <w:hyperlink w:anchor="ch_3" w:history="1">
        <w:r>
          <w:rPr>
            <w:rStyle w:val="Hyperlink"/>
          </w:rPr>
          <w:t xml:space="preserve">Chapter 3</w:t>
        </w:r>
      </w:hyperlink>
      <w:r>
        <w:t xml:space="preserve"> required of this component. Three examples, verbatim from the run:</w:t>
      </w:r>
    </w:p>
    <w:p>
      <w:pPr>
        <w:pStyle w:val="SourceCode"/>
      </w:pPr>
      <w:r>
        <w:rPr>
          <w:rStyle w:val="VerbatimChar"/>
        </w:rPr>
        <w:t xml:space="preserve">C1 requires V=1 (=&gt; alpha=1) at t=116 within [11,131]; C2 requires alpha=0 from t=116</w:t>
      </w:r>
      <w:r>
        <w:br/>
      </w:r>
      <w:r>
        <w:rPr>
          <w:rStyle w:val="VerbatimChar"/>
        </w:rPr>
        <w:t xml:space="preserve">C1 requires V=1 (=&gt; alpha=1) at t=120 within [4,124]; C2 requires alpha=0 from t=120</w:t>
      </w:r>
      <w:r>
        <w:br/>
      </w:r>
      <w:r>
        <w:rPr>
          <w:rStyle w:val="VerbatimChar"/>
        </w:rPr>
        <w:t xml:space="preserve">C1 requires V=1 (=&gt; alpha=1) at t=41 within [0,120]; C2 requires alpha=0 from t=41</w:t>
      </w:r>
    </w:p>
    <w:p>
      <w:pPr>
        <w:pStyle w:val="FirstParagraph"/>
      </w:pPr>
      <w:r>
        <w:t xml:space="preserve">Each names the collision month, the two constraints in conflict, and the window within which the conflict arises. A reader who doubts Proposition 1 can take any of these lines and check the arithmetic by hand.</w:t>
      </w:r>
    </w:p>
    <w:p>
      <w:pPr>
        <w:pStyle w:val="BodyText"/>
      </w:pPr>
      <w:r>
        <w:t xml:space="preserve">Third, the Secure Processing Environment class violates at a higher rate than the cross-border class, fifty-three per cent against thirty-seven, although it receives erasure requests at a </w:t>
      </w:r>
      <w:r>
        <w:rPr>
          <w:iCs/>
          <w:i/>
        </w:rPr>
        <w:t xml:space="preserve">lower</w:t>
      </w:r>
      <w:r>
        <w:t xml:space="preserve"> probability. The reason is the constraint structure, not frequency: every SPE record faces the Article 68(12) ceiling by construction, while only forty per cent of cross-border records face any second constraint; 49 of the SPE violations are structural and 4 request-driven, against 37 request-driven cross-border violations. </w:t>
      </w:r>
      <w:hyperlink w:anchor="sec_5_4" w:history="1">
        <w:r>
          <w:rPr>
            <w:rStyle w:val="Hyperlink"/>
          </w:rPr>
          <w:t xml:space="preserve">Section 5.4</w:t>
        </w:r>
      </w:hyperlink>
      <w:r>
        <w:t xml:space="preserve"> isolates the structural ones.</w:t>
      </w:r>
    </w:p>
    <w:bookmarkEnd w:id="82"/>
    <w:bookmarkStart w:id="83" w:name="Xa78c7cc063bc28a699e62b8492f8426c0d63645"/>
    <w:p>
      <w:pPr>
        <w:pStyle w:val="Heading2"/>
      </w:pPr>
      <w:bookmarkStart w:id="1061" w:name="sec_5_4"/>
      <w:r>
        <w:t xml:space="preserve">5.4 Corollary 1.2: Infeasibility Without an Erasure Request</w:t>
      </w:r>
      <w:bookmarkEnd w:id="1061"/>
    </w:p>
    <w:p>
      <w:pPr>
        <w:pStyle w:val="FirstParagraph"/>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rPr>
          <w:iCs/>
          <w:i/>
        </w:rPr>
        <w:t xml:space="preserve">Thirty-nine of them are infeasible under Semantics I. That is exactly half of the records with no erasure request.</w:t>
      </w:r>
    </w:p>
    <w:p>
      <w:pPr>
        <w:pStyle w:val="BodyText"/>
      </w:pPr>
      <w:r>
        <w:t xml:space="preserve">The witnesses, verbatim:</w:t>
      </w:r>
    </w:p>
    <w:p>
      <w:pPr>
        <w:pStyle w:val="SourceCode"/>
      </w:pPr>
      <w:r>
        <w:rPr>
          <w:rStyle w:val="VerbatimChar"/>
        </w:rPr>
        <w:t xml:space="preserve">rid=100: t_a=7 permit expires t_pi=10 -&gt; C3 from t=16, C1 to t=19  | collision at t=16</w:t>
      </w:r>
      <w:r>
        <w:br/>
      </w:r>
      <w:r>
        <w:rPr>
          <w:rStyle w:val="VerbatimChar"/>
        </w:rPr>
        <w:t xml:space="preserve">rid=103: t_a=7 permit expires t_pi=10 -&gt; C3 from t=16, C1 to t=19  | collision at t=16</w:t>
      </w:r>
      <w:r>
        <w:br/>
      </w:r>
      <w:r>
        <w:rPr>
          <w:rStyle w:val="VerbatimChar"/>
        </w:rPr>
        <w:t xml:space="preserve">rid=104: t_a=3 permit expires t_pi=4 -&gt; C3 from t=10, C1 to t=15  | collision at t=10</w:t>
      </w:r>
    </w:p>
    <w:p>
      <w:pPr>
        <w:pStyle w:val="FirstParagraph"/>
      </w:pPr>
      <w:r>
        <w:t xml:space="preserve">Take the first. The access-log record is created in month seven. Article 73(1)(e) requires the identifiable log to remain verifiable until month nineteen. The data permit expires in month ten, so Article 68(12) requires the electronic health data to be gone from the environment by month sixteen. Months sixteen through nineteen are therefore months in which the same regulation requires the same environment both to retain an identifiable access log and, if that log’s entries are themselves electronic health data, to hold none of them. No data subject has exercised any right. No deployment baseline is involved. No synthesis across instruments of differing legal weight has occurred. On the broad reading of Article 68(12), and for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the conflict is internal to Regulation (EU) 2025/327. Under the narrower reading, these thirty-nine witnesses lapse and the secondary-use collisions reduce to the nine records in this population whose erasure requests fall inside the retention window (four that collide with C2 only and five that also collide with C3; twenty-two records received requests in all); Proposition 1, Corollary 1.1, and every Semantics II result are unaffected. Moving the logs out of the environment at permit closure would also remove these thirty-nine collisions, at the cost set out in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it would not remove the erasure-driven ones.</w:t>
      </w:r>
    </w:p>
    <w:p>
      <w:pPr>
        <w:pStyle w:val="BodyText"/>
      </w:pPr>
      <w:r>
        <w:t xml:space="preserve">The fifty per cent figure follows from the generator. The collision occurs when </w:t>
      </w:r>
      <m:oMath>
        <m:sSub>
          <m:e>
            <m:r>
              <m:t>t</m:t>
            </m:r>
          </m:e>
          <m:sub>
            <m:r>
              <m:t>π</m:t>
            </m:r>
          </m:sub>
        </m:sSub>
        <m:r>
          <m:rPr>
            <m:sty m:val="p"/>
          </m:rPr>
          <m:t>+</m:t>
        </m:r>
        <m:r>
          <m:t>6</m:t>
        </m:r>
        <m:r>
          <m:rPr>
            <m:sty m:val="p"/>
          </m:rPr>
          <m:t>≤</m:t>
        </m:r>
        <m:sSub>
          <m:e>
            <m:r>
              <m:t>t</m:t>
            </m:r>
          </m:e>
          <m:sub>
            <m:r>
              <m:t>a</m:t>
            </m:r>
          </m:sub>
        </m:sSub>
        <m:r>
          <m:rPr>
            <m:sty m:val="p"/>
          </m:rPr>
          <m:t>+</m:t>
        </m:r>
        <m:r>
          <m:t>12</m:t>
        </m:r>
      </m:oMath>
      <w:r>
        <w:t xml:space="preserve">, the condition of Proposition 3(ii) with </w:t>
      </w:r>
      <m:oMath>
        <m:r>
          <m:t>F</m:t>
        </m:r>
        <m:r>
          <m:rPr>
            <m:sty m:val="p"/>
          </m:rPr>
          <m:t>=</m:t>
        </m:r>
        <m:r>
          <m:t>12</m:t>
        </m:r>
      </m:oMath>
      <w:r>
        <w:t xml:space="preserve">, </w:t>
      </w:r>
      <m:oMath>
        <m:r>
          <m:t>L</m:t>
        </m:r>
        <m:r>
          <m:rPr>
            <m:sty m:val="p"/>
          </m:rPr>
          <m:t>=</m:t>
        </m:r>
        <m:r>
          <m:t>6</m:t>
        </m:r>
      </m:oMath>
      <w:r>
        <w:t xml:space="preserve"> and the ceiling anchored to permit expiry, and permit lengths were drawn uniformly from one to twelve months, so half fall at or below six. Article 68(12) allows permits of up to ten years; with the remaining duration drawn uniformly over a five-year permit, about one log in ten would fall in the window.</w:t>
      </w:r>
      <w:ins w:id="90077" w:author="Claude" w:date="2026-10-05T19:00:00Z">
        <w:r>
          <w:t xml:space="preserve"> The frequency is in any case secondary to a structural fact: an entry written in the last six months of a permit always has a floor that outlasts the ceiling, so every permit used in its final six months produces colliding entries, whatever the distribution of permit lengths.</w:t>
        </w:r>
      </w:ins>
      <w:r>
        <w:t xml:space="preserve"> A longer horizon lowers the rate as </w:t>
      </w:r>
      <m:oMath>
        <m:r>
          <m:t>6</m:t>
        </m:r>
        <m:r>
          <m:rPr>
            <m:sty m:val="p"/>
          </m:rPr>
          <m:t>/</m:t>
        </m:r>
        <m:sSub>
          <m:e>
            <m:r>
              <m:t>π</m:t>
            </m:r>
          </m:e>
          <m:sub>
            <m:r>
              <m:rPr>
                <m:sty m:val="p"/>
              </m:rPr>
              <m:t>max</m:t>
            </m:r>
          </m:sub>
        </m:sSub>
      </m:oMath>
      <w:r>
        <w:t xml:space="preserve"> without removing the collision, which Proposition 1 establishes independently of any distribution.</w:t>
      </w:r>
    </w:p>
    <w:bookmarkEnd w:id="83"/>
    <w:bookmarkStart w:id="84" w:name="independent-cross-check"/>
    <w:p>
      <w:pPr>
        <w:pStyle w:val="Heading2"/>
      </w:pPr>
      <w:bookmarkStart w:id="1062" w:name="sec_5_5"/>
      <w:r>
        <w:t xml:space="preserve">5.5 Independent Cross-Check</w:t>
      </w:r>
      <w:bookmarkEnd w:id="1062"/>
    </w:p>
    <w:p>
      <w:pPr>
        <w:pStyle w:val="FirstParagraph"/>
      </w:pPr>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w:t>
      </w:r>
      <w:r>
        <w:rPr>
          <w:iCs/>
          <w:i/>
        </w:rPr>
        <w:t xml:space="preserve">any</w:t>
      </w:r>
      <w:r>
        <w:t xml:space="preserve"> assignment satisfies C1 under Semantics I together with C2 and C3.</w:t>
      </w:r>
    </w:p>
    <w:p>
      <w:pPr>
        <w:pStyle w:val="TableCaption"/>
      </w:pPr>
      <w:bookmarkStart w:id="1006" w:name="tbl_5_4"/>
      <w:r>
        <w:rPr>
          <w:b/>
          <w:color w:val="1F3864"/>
        </w:rPr>
        <w:t xml:space="preserve">Table 5.4.</w:t>
      </w:r>
      <w:r>
        <w:t xml:space="preserve"> Exhaustive search over </w:t>
      </w:r>
      <m:oMath>
        <m:r>
          <m:t>α</m:t>
        </m:r>
      </m:oMath>
      <w:r>
        <w:t xml:space="preserve"> assignments (horizon = 14 months)</w:t>
      </w:r>
      <w:bookmarkEnd w:id="1006"/>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Case</w:t>
            </w:r>
          </w:p>
        </w:tc>
        <w:tc>
          <w:tcPr>
            <w:tcBorders>
              <w:bottom w:val="single" w:sz="8" w:space="0" w:color="333333"/>
            </w:tcBorders>
            <w:shd w:val="clear" w:color="auto" w:fill="E8EDF4"/>
          </w:tcPr>
          <w:p>
            <w:pPr>
              <w:pStyle w:val="Compact"/>
              <w:jc w:val="left"/>
            </w:pPr>
            <w:r>
              <w:rPr>
                <w:b/>
                <w:sz w:val="20"/>
                <w:szCs w:val="20"/>
              </w:rPr>
              <w:t xml:space="preserve">Feasible assignment exists?</w:t>
            </w:r>
          </w:p>
        </w:tc>
      </w:tr>
      <w:tr>
        <w:trPr>
          <w:cantSplit/>
        </w:trPr>
        <w:tc>
          <w:tcPr/>
          <w:p>
            <w:pPr>
              <w:pStyle w:val="Compact"/>
              <w:jc w:val="left"/>
            </w:pPr>
            <w:r>
              <w:rPr>
                <w:sz w:val="20"/>
                <w:szCs w:val="20"/>
              </w:rPr>
              <w:t xml:space="preserve">SPE, no erasure request, permit 3 months</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SPE, erasure request at t = 2</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Cross-border (floor scaled to 12 for tractability), erasure at t = 4</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Control: no erasure request, no permit expiry</w:t>
            </w:r>
          </w:p>
        </w:tc>
        <w:tc>
          <w:tcPr/>
          <w:p>
            <w:pPr>
              <w:pStyle w:val="Compact"/>
              <w:jc w:val="left"/>
            </w:pPr>
            <w:r>
              <w:rPr>
                <w:bCs/>
                <w:b/>
                <w:sz w:val="20"/>
                <w:szCs w:val="20"/>
              </w:rPr>
              <w:t xml:space="preserve">True</w:t>
            </w:r>
          </w:p>
        </w:tc>
      </w:tr>
    </w:tbl>
    <w:p>
      <w:pPr>
        <w:pStyle w:val="BodyText"/>
        <w:spacing w:before="240" w:after="160" w:line="360" w:lineRule="auto"/>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w:t>
      </w:r>
      <w:hyperlink w:anchor="sec_4_4" w:history="1">
        <w:r>
          <w:rPr>
            <w:rStyle w:val="Hyperlink"/>
          </w:rPr>
          <w:t xml:space="preserve">Section 4.4</w:t>
        </w:r>
      </w:hyperlink>
      <w:r>
        <w:t xml:space="preserve">, so it guards against implementation error in the checker and not against error in the model.</w:t>
      </w:r>
    </w:p>
    <w:p>
      <w:pPr>
        <w:pStyle w:val="BodyText"/>
      </w:pPr>
      <w:r>
        <w:t xml:space="preserve">The cross-border floor is scaled from one hundred and twenty months to twelve for this check, because exhaustive search over 2¹²⁰ assignments is not computable. The scaling does not affect the logic: Proposition 1’s argument depends on the deadline falling inside the window, not on the window’s length, and the scaled case preserves that relation. It is the one place in the checker’s demonstration where a parameter was altered for tractability.</w:t>
      </w:r>
    </w:p>
    <w:p>
      <w:pPr>
        <w:pStyle w:val="BodyText"/>
      </w:pPr>
      <w:r>
        <w:t xml:space="preserve">A bounded check in a different formalism guards against error in the proofs. An optional module poses the propositions to the Z3 SMT solver as requests for a counterexample: a record with any parameter values inside stated bounds (creation month 0–12, floor 1–120 months, so the cross-border floor is covered, response period 1–3 months, request month and ceiling anchor anywhere up to a 140-month horizon, ceiling 1–120 months). It checks Proposition 1 and the converse </w:t>
      </w:r>
      <w:hyperlink w:anchor="ch_5" w:history="1">
        <w:r>
          <w:rPr>
            <w:rStyle w:val="Hyperlink"/>
          </w:rPr>
          <w:t xml:space="preserve">Chapter 5</w:t>
        </w:r>
      </w:hyperlink>
      <w:r>
        <w:t xml:space="preserve"> relies on (a record with no deadline inside its window is feasible), the constructive trajectory of Proposition 2 with the accountability state of Semantics II encoded (accessor fields, commitment, invalidation entry, subject link and its removal entry), and both directions of Proposition 3 with its two cases. The solver finds no counterexample in any of the nine checks. It does find counterexamples to deliberately broken versions: the Proposition 2 construction without its invalidation entry, without its commitment, or without the subject-link entry, and Proposition 3 shifted by one month, which shows the checks can fail (Appendix A, A.23 and A.24). The check covers every parameter combination within the bounds rather than a sample and shares no code with the checker. It was written in the same AI-assisted process and takes the constraint definitions from </w:t>
      </w:r>
      <w:hyperlink w:anchor="sec_4_4" w:history="1">
        <w:r>
          <w:rPr>
            <w:rStyle w:val="Hyperlink"/>
          </w:rPr>
          <w:t xml:space="preserve">Section 4.4</w:t>
        </w:r>
      </w:hyperlink>
      <w:r>
        <w:t xml:space="preserve">, so it checks that the propositions follow from the constraints as encoded, not that the constraints translate the law, and it is bounded rather than general.</w:t>
      </w:r>
    </w:p>
    <w:bookmarkEnd w:id="84"/>
    <w:bookmarkStart w:id="85" w:name="witness-at-the-extended-response-period"/>
    <w:p>
      <w:pPr>
        <w:pStyle w:val="Heading2"/>
      </w:pPr>
      <w:bookmarkStart w:id="1063" w:name="sec_5_6"/>
      <w:r>
        <w:t xml:space="preserve">5.6 Witness at the Extended Response Period</w:t>
      </w:r>
      <w:bookmarkEnd w:id="1063"/>
    </w:p>
    <w:p>
      <w:pPr>
        <w:pStyle w:val="FirstParagraph"/>
      </w:pPr>
      <w:hyperlink w:anchor="ch_4" w:history="1">
        <w:r>
          <w:rPr>
            <w:rStyle w:val="Hyperlink"/>
          </w:rPr>
          <w:t xml:space="preserve">Chapter 4</w:t>
        </w:r>
      </w:hyperlink>
      <w:r>
        <w:t xml:space="preserve">, </w:t>
      </w:r>
      <w:hyperlink w:anchor="sec_4_4" w:history="1">
        <w:r>
          <w:rPr>
            <w:rStyle w:val="Hyperlink"/>
          </w:rPr>
          <w:t xml:space="preserve">Section 4.4</w:t>
        </w:r>
      </w:hyperlink>
      <w:r>
        <w:t xml:space="preserve"> sets the erasure response period </w:t>
      </w:r>
      <m:oMath>
        <m:r>
          <m:t>δ</m:t>
        </m:r>
      </m:oMath>
      <w:r>
        <w:t xml:space="preserve"> from Article 12(3) GDPR, which allows the controller one month from receipt and permits extension by a further two months for complex or numerous requests. The propositions are stated for arbitrary finite </w:t>
      </w:r>
      <m:oMath>
        <m:r>
          <m:t>δ</m:t>
        </m:r>
      </m:oMath>
      <w:r>
        <w:t xml:space="preserve">, and the model admits </w:t>
      </w:r>
      <m:oMath>
        <m:r>
          <m:t>δ</m:t>
        </m:r>
        <m:r>
          <m:rPr>
            <m:sty m:val="p"/>
          </m:rPr>
          <m:t>=</m:t>
        </m:r>
        <m:r>
          <m:t>3</m:t>
        </m:r>
      </m:oMath>
      <w:r>
        <w:t xml:space="preserve">. That claim is witnessed here at </w:t>
      </w:r>
      <m:oMath>
        <m:r>
          <m:t>δ</m:t>
        </m:r>
        <m:r>
          <m:rPr>
            <m:sty m:val="p"/>
          </m:rPr>
          <m:t>=</m:t>
        </m:r>
        <m:r>
          <m:t>3</m:t>
        </m:r>
      </m:oMath>
      <w:r>
        <w:t xml:space="preserve">.</w:t>
      </w:r>
    </w:p>
    <w:p>
      <w:pPr>
        <w:pStyle w:val="TableCaption"/>
      </w:pPr>
      <w:bookmarkStart w:id="1007" w:name="tbl_5_5"/>
      <w:r>
        <w:rPr>
          <w:b/>
          <w:color w:val="1F3864"/>
        </w:rPr>
        <w:t xml:space="preserve">Table 5.5.</w:t>
      </w:r>
      <w:r>
        <w:t xml:space="preserve"> Results at </w:t>
      </w:r>
      <m:oMath>
        <m:r>
          <m:t>δ</m:t>
        </m:r>
        <m:r>
          <m:rPr>
            <m:sty m:val="p"/>
          </m:rPr>
          <m:t>=</m:t>
        </m:r>
        <m:r>
          <m:t>1</m:t>
        </m:r>
      </m:oMath>
      <w:r>
        <w:t xml:space="preserve"> and </w:t>
      </w:r>
      <m:oMath>
        <m:r>
          <m:t>δ</m:t>
        </m:r>
        <m:r>
          <m:rPr>
            <m:sty m:val="p"/>
          </m:rPr>
          <m:t>=</m:t>
        </m:r>
        <m:r>
          <m:t>3</m:t>
        </m:r>
      </m:oMath>
      <w:r>
        <w:t xml:space="preserve"> (seed 20260915, n = 200)</w:t>
      </w:r>
      <w:bookmarkEnd w:id="1007"/>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m:oMath>
              <m:r>
                <m:t>δ</m:t>
              </m:r>
              <m:r>
                <m:rPr>
                  <m:sty m:val="p"/>
                </m:rPr>
                <m:t>=</m:t>
              </m:r>
              <m:r>
                <m:t>1</m:t>
              </m:r>
            </m:oMath>
          </w:p>
        </w:tc>
        <w:tc>
          <w:tcPr>
            <w:tcBorders>
              <w:bottom w:val="single" w:sz="8" w:space="0" w:color="333333"/>
            </w:tcBorders>
            <w:shd w:val="clear" w:color="auto" w:fill="E8EDF4"/>
          </w:tcPr>
          <w:p>
            <w:pPr>
              <w:pStyle w:val="Compact"/>
              <w:jc w:val="left"/>
            </w:pPr>
            <m:oMath>
              <m:r>
                <m:t>δ</m:t>
              </m:r>
              <m:r>
                <m:rPr>
                  <m:sty m:val="p"/>
                </m:rPr>
                <m:t>=</m:t>
              </m:r>
              <m:r>
                <m:t>3</m:t>
              </m:r>
            </m:oMath>
          </w:p>
        </w:tc>
      </w:tr>
      <w:tr>
        <w:trPr>
          <w:cantSplit/>
        </w:trPr>
        <w:tc>
          <w:tcPr/>
          <w:p>
            <w:pPr>
              <w:pStyle w:val="Compact"/>
              <w:jc w:val="left"/>
            </w:pPr>
            <w:r>
              <w:rPr>
                <w:sz w:val="20"/>
                <w:szCs w:val="20"/>
              </w:rPr>
              <w:t xml:space="preserve">Semantics I: records with violation</w:t>
            </w:r>
          </w:p>
        </w:tc>
        <w:tc>
          <w:tcPr/>
          <w:p>
            <w:pPr>
              <w:pStyle w:val="Compact"/>
              <w:jc w:val="left"/>
            </w:pPr>
            <w:r>
              <w:rPr>
                <w:sz w:val="20"/>
                <w:szCs w:val="20"/>
              </w:rPr>
              <w:t xml:space="preserve">90</w:t>
            </w:r>
          </w:p>
        </w:tc>
        <w:tc>
          <w:tcPr/>
          <w:p>
            <w:pPr>
              <w:pStyle w:val="Compact"/>
              <w:jc w:val="left"/>
            </w:pPr>
            <w:r>
              <w:rPr>
                <w:sz w:val="20"/>
                <w:szCs w:val="20"/>
              </w:rPr>
              <w:t xml:space="preserve">89</w:t>
            </w:r>
          </w:p>
        </w:tc>
      </w:tr>
      <w:tr>
        <w:trPr>
          <w:cantSplit/>
        </w:trPr>
        <w:tc>
          <w:tcPr/>
          <w:p>
            <w:pPr>
              <w:pStyle w:val="Compact"/>
              <w:jc w:val="left"/>
            </w:pPr>
            <w:r>
              <w:rPr>
                <w:sz w:val="20"/>
                <w:szCs w:val="20"/>
              </w:rPr>
              <w:t xml:space="preserve">Semantics I: total violations</w:t>
            </w:r>
          </w:p>
        </w:tc>
        <w:tc>
          <w:tcPr/>
          <w:p>
            <w:pPr>
              <w:pStyle w:val="Compact"/>
              <w:jc w:val="left"/>
            </w:pPr>
            <w:r>
              <w:rPr>
                <w:sz w:val="20"/>
                <w:szCs w:val="20"/>
              </w:rPr>
              <w:t xml:space="preserve">95</w:t>
            </w:r>
          </w:p>
        </w:tc>
        <w:tc>
          <w:tcPr/>
          <w:p>
            <w:pPr>
              <w:pStyle w:val="Compact"/>
              <w:jc w:val="left"/>
            </w:pPr>
            <w:r>
              <w:rPr>
                <w:sz w:val="20"/>
                <w:szCs w:val="20"/>
              </w:rPr>
              <w:t xml:space="preserve">94</w:t>
            </w:r>
          </w:p>
        </w:tc>
      </w:tr>
      <w:tr>
        <w:trPr>
          <w:cantSplit/>
        </w:trPr>
        <w:tc>
          <w:tcPr/>
          <w:p>
            <w:pPr>
              <w:pStyle w:val="Compact"/>
              <w:jc w:val="left"/>
            </w:pPr>
            <w:r>
              <w:rPr>
                <w:sz w:val="20"/>
                <w:szCs w:val="20"/>
              </w:rPr>
              <w:t xml:space="preserve">Corollary 1.2 witnesses</w:t>
            </w:r>
          </w:p>
        </w:tc>
        <w:tc>
          <w:tcPr/>
          <w:p>
            <w:pPr>
              <w:pStyle w:val="Compact"/>
              <w:jc w:val="left"/>
            </w:pPr>
            <w:r>
              <w:rPr>
                <w:sz w:val="20"/>
                <w:szCs w:val="20"/>
              </w:rPr>
              <w:t xml:space="preserve">39</w:t>
            </w:r>
          </w:p>
        </w:tc>
        <w:tc>
          <w:tcPr/>
          <w:p>
            <w:pPr>
              <w:pStyle w:val="Compact"/>
              <w:jc w:val="left"/>
            </w:pPr>
            <w:r>
              <w:rPr>
                <w:sz w:val="20"/>
                <w:szCs w:val="20"/>
              </w:rPr>
              <w:t xml:space="preserve">39</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w:t>
            </w:r>
          </w:p>
        </w:tc>
        <w:tc>
          <w:tcPr/>
          <w:p>
            <w:pPr>
              <w:pStyle w:val="Compact"/>
              <w:jc w:val="left"/>
            </w:pPr>
            <w:r>
              <w:rPr>
                <w:sz w:val="20"/>
                <w:szCs w:val="20"/>
              </w:rPr>
              <w:t xml:space="preserve">138</w:t>
            </w:r>
          </w:p>
        </w:tc>
      </w:tr>
      <w:tr>
        <w:trPr>
          <w:cantSplit/>
        </w:trPr>
        <w:tc>
          <w:tcPr/>
          <w:p>
            <w:pPr>
              <w:pStyle w:val="Compact"/>
              <w:jc w:val="left"/>
            </w:pPr>
            <w:r>
              <w:rPr>
                <w:sz w:val="20"/>
                <w:szCs w:val="20"/>
              </w:rPr>
              <w:t xml:space="preserve">Semantics II: records with violation</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Semantics II: total violations</w:t>
            </w:r>
          </w:p>
        </w:tc>
        <w:tc>
          <w:tcPr/>
          <w:p>
            <w:pPr>
              <w:pStyle w:val="Compact"/>
              <w:jc w:val="left"/>
            </w:pPr>
            <w:r>
              <w:rPr>
                <w:sz w:val="20"/>
                <w:szCs w:val="20"/>
              </w:rPr>
              <w:t xml:space="preserve">0</w:t>
            </w:r>
          </w:p>
        </w:tc>
        <w:tc>
          <w:tcPr/>
          <w:p>
            <w:pPr>
              <w:pStyle w:val="Compact"/>
              <w:jc w:val="left"/>
            </w:pPr>
            <w:r>
              <w:rPr>
                <w:sz w:val="20"/>
                <w:szCs w:val="20"/>
              </w:rPr>
              <w:t xml:space="preserve">0</w:t>
            </w:r>
          </w:p>
        </w:tc>
      </w:tr>
    </w:tbl>
    <w:p>
      <w:pPr>
        <w:pStyle w:val="BodyText"/>
        <w:spacing w:before="240" w:after="160" w:line="360" w:lineRule="auto"/>
      </w:pPr>
      <w: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w:t>
      </w:r>
      <m:oMath>
        <m:r>
          <m:t>δ</m:t>
        </m:r>
      </m:oMath>
      <w:r>
        <w:t xml:space="preserve"> at all. Semantics II yields zero violations at both settings, as Proposition 2 requires for any finite </w:t>
      </w:r>
      <m:oMath>
        <m:r>
          <m:t>δ</m:t>
        </m:r>
      </m:oMath>
      <w:r>
        <w:t xml:space="preserve">.</w:t>
      </w:r>
    </w:p>
    <w:p>
      <w:pPr>
        <w:pStyle w:val="BodyText"/>
      </w:pPr>
      <w:r>
        <w:t xml:space="preserve">The run is reproduced with </w:t>
      </w:r>
      <w:r>
        <w:rPr>
          <w:rStyle w:val="VerbatimChar"/>
        </w:rPr>
        <w:t xml:space="preserve">python3 trf_checker.py --delta-witness</w:t>
      </w:r>
      <w:r>
        <w:t xml:space="preserve">.</w:t>
      </w:r>
    </w:p>
    <w:bookmarkEnd w:id="85"/>
    <w:bookmarkStart w:id="86" w:name="results-under-semantics-ii"/>
    <w:p>
      <w:pPr>
        <w:pStyle w:val="Heading2"/>
      </w:pPr>
      <w:bookmarkStart w:id="1064" w:name="sec_5_7"/>
      <w:r>
        <w:t xml:space="preserve">5.7 Results under Semantics II</w:t>
      </w:r>
      <w:bookmarkEnd w:id="1064"/>
    </w:p>
    <w:p>
      <w:pPr>
        <w:pStyle w:val="FirstParagraph"/>
      </w:pPr>
      <w:r>
        <w:t xml:space="preserve">The invalidation trajectory from the constructive proof of Proposition 2 was then applied to every record: destroy the payload key at </w:t>
      </w:r>
      <m:oMath>
        <m:sSup>
          <m:e>
            <m:r>
              <m:t>t</m:t>
            </m:r>
          </m:e>
          <m:sup>
            <m:r>
              <m:t>I</m:t>
            </m:r>
          </m:sup>
        </m:sSup>
        <m:r>
          <m:rPr>
            <m:sty m:val="p"/>
          </m:rPr>
          <m:t>=</m:t>
        </m:r>
        <m:r>
          <m:rPr>
            <m:sty m:val="p"/>
          </m:rPr>
          <m:t>min</m:t>
        </m:r>
        <m:d>
          <m:dPr>
            <m:begChr m:val="("/>
            <m:sepChr m:val=""/>
            <m:endChr m:val=")"/>
            <m:grow/>
          </m:dPr>
          <m:e>
            <m:sSub>
              <m:e>
                <m:r>
                  <m:t>t</m:t>
                </m:r>
              </m:e>
              <m:sub>
                <m:r>
                  <m:t>r</m:t>
                </m:r>
              </m:sub>
            </m:sSub>
            <m:r>
              <m:rPr>
                <m:sty m:val="p"/>
              </m:rPr>
              <m:t>+</m:t>
            </m:r>
            <m:r>
              <m:t>δ</m:t>
            </m:r>
            <m:r>
              <m:rPr>
                <m:sty m:val="p"/>
              </m:rPr>
              <m:t>,</m:t>
            </m:r>
            <m:r>
              <m:t> </m:t>
            </m:r>
            <m:sSub>
              <m:e>
                <m:r>
                  <m:t>t</m:t>
                </m:r>
              </m:e>
              <m:sub>
                <m:r>
                  <m:t>π</m:t>
                </m:r>
              </m:sub>
            </m:sSub>
            <m:r>
              <m:rPr>
                <m:sty m:val="p"/>
              </m:rPr>
              <m:t>+</m:t>
            </m:r>
            <m:r>
              <m:t>6</m:t>
            </m:r>
          </m:e>
        </m:d>
      </m:oMath>
      <w:r>
        <w:t xml:space="preserve">, destroy the salt with it, append an invalidation entry recording the month, the legal ground, and the authorising actor, and retain metadata and commitment unchanged.</w:t>
      </w:r>
    </w:p>
    <w:p>
      <w:pPr>
        <w:pStyle w:val="TableCaption"/>
      </w:pPr>
      <w:bookmarkStart w:id="1008" w:name="tbl_5_6"/>
      <w:r>
        <w:rPr>
          <w:b/>
          <w:color w:val="1F3864"/>
        </w:rPr>
        <w:t xml:space="preserve">Table 5.6.</w:t>
      </w:r>
      <w:r>
        <w:t xml:space="preserve"> Results under Semantics II (same 200 records, same seed)</w:t>
      </w:r>
      <w:bookmarkEnd w:id="1008"/>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w:r>
              <w:rPr>
                <w:b/>
                <w:sz w:val="20"/>
                <w:szCs w:val="20"/>
              </w:rPr>
              <w:t xml:space="preserve">Value</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 / 200</w:t>
            </w:r>
          </w:p>
        </w:tc>
      </w:tr>
      <w:tr>
        <w:trPr>
          <w:cantSplit/>
        </w:trPr>
        <w:tc>
          <w:tcPr/>
          <w:p>
            <w:pPr>
              <w:pStyle w:val="Compact"/>
              <w:jc w:val="left"/>
            </w:pPr>
            <w:r>
              <w:rPr>
                <w:sz w:val="20"/>
                <w:szCs w:val="20"/>
              </w:rPr>
              <w:t xml:space="preserve">— on ground GDPR Article 17(1)</w:t>
            </w:r>
          </w:p>
        </w:tc>
        <w:tc>
          <w:tcPr/>
          <w:p>
            <w:pPr>
              <w:pStyle w:val="Compact"/>
              <w:jc w:val="left"/>
            </w:pPr>
            <w:r>
              <w:rPr>
                <w:sz w:val="20"/>
                <w:szCs w:val="20"/>
              </w:rPr>
              <w:t xml:space="preserve">52</w:t>
            </w:r>
          </w:p>
        </w:tc>
      </w:tr>
      <w:tr>
        <w:trPr>
          <w:cantSplit/>
        </w:trPr>
        <w:tc>
          <w:tcPr/>
          <w:p>
            <w:pPr>
              <w:pStyle w:val="Compact"/>
              <w:jc w:val="left"/>
            </w:pPr>
            <w:r>
              <w:rPr>
                <w:sz w:val="20"/>
                <w:szCs w:val="20"/>
              </w:rPr>
              <w:t xml:space="preserve">— on ground EHDS Article 68(12)</w:t>
            </w:r>
          </w:p>
        </w:tc>
        <w:tc>
          <w:tcPr/>
          <w:p>
            <w:pPr>
              <w:pStyle w:val="Compact"/>
              <w:jc w:val="left"/>
            </w:pPr>
            <w:r>
              <w:rPr>
                <w:sz w:val="20"/>
                <w:szCs w:val="20"/>
              </w:rPr>
              <w:t xml:space="preserve">86</w:t>
            </w:r>
          </w:p>
        </w:tc>
      </w:tr>
      <w:tr>
        <w:trPr>
          <w:cantSplit/>
        </w:trPr>
        <w:tc>
          <w:tcPr/>
          <w:p>
            <w:pPr>
              <w:pStyle w:val="Compact"/>
              <w:jc w:val="left"/>
            </w:pPr>
            <w:r>
              <w:rPr>
                <w:sz w:val="20"/>
                <w:szCs w:val="20"/>
              </w:rPr>
              <w:t xml:space="preserve">Records with ≥1 constraint violation</w:t>
            </w:r>
          </w:p>
        </w:tc>
        <w:tc>
          <w:tcPr/>
          <w:p>
            <w:pPr>
              <w:pStyle w:val="Compact"/>
              <w:jc w:val="left"/>
            </w:pPr>
            <w:r>
              <w:rPr>
                <w:bCs/>
                <w:b/>
                <w:sz w:val="20"/>
                <w:szCs w:val="20"/>
              </w:rPr>
              <w:t xml:space="preserve">0 / 200</w:t>
            </w:r>
          </w:p>
        </w:tc>
      </w:tr>
      <w:tr>
        <w:trPr>
          <w:cantSplit/>
        </w:trPr>
        <w:tc>
          <w:tcPr/>
          <w:p>
            <w:pPr>
              <w:pStyle w:val="Compact"/>
              <w:jc w:val="left"/>
            </w:pPr>
            <w:r>
              <w:rPr>
                <w:sz w:val="20"/>
                <w:szCs w:val="20"/>
              </w:rPr>
              <w:t xml:space="preserve">Total constraint violations</w:t>
            </w:r>
          </w:p>
        </w:tc>
        <w:tc>
          <w:tcPr/>
          <w:p>
            <w:pPr>
              <w:pStyle w:val="Compact"/>
              <w:jc w:val="left"/>
            </w:pPr>
            <w:r>
              <w:rPr>
                <w:bCs/>
                <w:b/>
                <w:sz w:val="20"/>
                <w:szCs w:val="20"/>
              </w:rPr>
              <w:t xml:space="preserve">0</w:t>
            </w:r>
          </w:p>
        </w:tc>
      </w:tr>
    </w:tbl>
    <w:p>
      <w:pPr>
        <w:pStyle w:val="BodyText"/>
        <w:spacing w:before="240" w:after="160" w:line="360" w:lineRule="auto"/>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w:t>
      </w:r>
      <w:hyperlink w:anchor="sec_5_4" w:history="1">
        <w:r>
          <w:rPr>
            <w:rStyle w:val="Hyperlink"/>
          </w:rPr>
          <w:t xml:space="preserve">Section 5.4</w:t>
        </w:r>
      </w:hyperlink>
      <w:r>
        <w:t xml:space="preserve">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SourceCode"/>
      </w:pPr>
      <w:r>
        <w:rPr>
          <w:rStyle w:val="VerbatimChar"/>
        </w:rPr>
        <w:t xml:space="preserve">accessor fields      : True  actor=R-008 permit=DP-015 outcome=success</w:t>
      </w:r>
      <w:r>
        <w:br/>
      </w:r>
      <w:r>
        <w:rPr>
          <w:rStyle w:val="VerbatimChar"/>
        </w:rPr>
        <w:t xml:space="preserve">subject link         : removed month 16</w:t>
      </w:r>
      <w:r>
        <w:br/>
      </w:r>
      <w:r>
        <w:rPr>
          <w:rStyle w:val="VerbatimChar"/>
        </w:rPr>
        <w:t xml:space="preserve">commitment c(a)      : 678ade47c1e6dc03296175e056fd8116...</w:t>
      </w:r>
      <w:r>
        <w:br/>
      </w:r>
      <w:r>
        <w:rPr>
          <w:rStyle w:val="VerbatimChar"/>
        </w:rPr>
        <w:t xml:space="preserve">payload key k(a)     : None   &lt;- destroyed</w:t>
      </w:r>
      <w:r>
        <w:br/>
      </w:r>
      <w:r>
        <w:rPr>
          <w:rStyle w:val="VerbatimChar"/>
        </w:rPr>
        <w:t xml:space="preserve">salt, ciphertext     : None, None   &lt;- destroyed, deleted</w:t>
      </w:r>
      <w:r>
        <w:br/>
      </w:r>
      <w:r>
        <w:rPr>
          <w:rStyle w:val="VerbatimChar"/>
        </w:rPr>
        <w:t xml:space="preserve">invalidation iota(a) : month=16 ground=EHDS Art 68(12)</w:t>
      </w:r>
      <w:r>
        <w:br/>
      </w:r>
      <w:r>
        <w:rPr>
          <w:rStyle w:val="VerbatimChar"/>
        </w:rPr>
        <w:t xml:space="preserve">payload readable?    : False</w:t>
      </w:r>
    </w:p>
    <w:p>
      <w:pPr>
        <w:pStyle w:val="FirstParagraph"/>
      </w:pPr>
      <w:r>
        <w:t xml:space="preserve">This is the state the mechanism is designed to produce, and it is worth reading against what Semantics I would have demanded. The access event is fully established: which researcher, under which permit, with what outcome. The link to the patient was removed at the ceiling, and its removal is itself a logged entry; a cross-border record keeps the link through the floor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w:t>
      </w:r>
      <w:del w:id="90074" w:author="Claude" w:date="2026-10-05T19:00:00Z">
        <w:r>
          <w:delText xml:space="preserve">The binding to a specific payload survives in the commitment.</w:delText>
        </w:r>
      </w:del>
      <w:ins w:id="90075" w:author="Claude" w:date="2026-10-05T19:00:00Z">
        <w:r>
          <w:t xml:space="preserve">The commitment survives, fixing that some payload was bound at write time, though after invalidation no one without a retained opening can check which.</w:t>
        </w:r>
      </w:ins>
      <w:r>
        <w:t xml:space="preserve"> The invalidation is itself a logged, grounded, attributed event rather than a silent absence. And the payload is unreadable, at month nineteen as at month sixteen. An auditor examining this record learns what the accountability purpose is argued to require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while the payload is unreadable.</w:t>
      </w:r>
    </w:p>
    <w:p>
      <w:pPr>
        <w:pStyle w:val="BodyText"/>
      </w:pPr>
      <w: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w:t>
      </w:r>
      <m:oMath>
        <m:sSup>
          <m:e>
            <m:r>
              <m:t>V</m:t>
            </m:r>
          </m:e>
          <m:sup>
            <m:r>
              <m:t>I</m:t>
            </m:r>
            <m:r>
              <m:t>I</m:t>
            </m:r>
          </m:sup>
        </m:sSup>
      </m:oMath>
      <w:r>
        <w:t xml:space="preserve"> fail; restoring them makes it hold again (Appendix A, A.16).</w:t>
      </w:r>
      <w:ins w:id="90076" w:author="Claude" w:date="2026-10-05T19:00:00Z">
        <w:r>
          <w:t xml:space="preserve"> Altering the record’s subject link is not detected by the artefact as published, because its leaves do not yet carry the subject-field commitment that Chapter 4, Section 4.8 specifies.</w:t>
        </w:r>
      </w:ins>
      <w:r>
        <w:t xml:space="preserve"> The Semantics II result of </w:t>
      </w:r>
      <w:hyperlink w:anchor="tbl_5_6" w:history="1">
        <w:r>
          <w:rPr>
            <w:rStyle w:val="Hyperlink"/>
          </w:rPr>
          <w:t xml:space="preserve">Table 5.6</w:t>
        </w:r>
      </w:hyperlink>
      <w:r>
        <w:t xml:space="preserve"> therefore rests on a check that can fail, which a test of the fields’ presence alone could not.</w:t>
      </w:r>
    </w:p>
    <w:bookmarkEnd w:id="86"/>
    <w:bookmarkStart w:id="87" w:name="X118c29104845627cee32a0e9a3002454d83401c"/>
    <w:p>
      <w:pPr>
        <w:pStyle w:val="Heading2"/>
      </w:pPr>
      <w:bookmarkStart w:id="1065" w:name="sec_5_8"/>
      <w:r>
        <w:t xml:space="preserve">5.8 What the Demonstration Establishes, and What It Does Not</w:t>
      </w:r>
      <w:bookmarkEnd w:id="1065"/>
    </w:p>
    <w:p>
      <w:pPr>
        <w:pStyle w:val="FirstParagraph"/>
      </w:pPr>
      <w:r>
        <w:rPr>
          <w:iCs/>
          <w:i/>
        </w:rPr>
        <w:t xml:space="preserve">Established.</w:t>
      </w:r>
      <w:r>
        <w:t xml:space="preserve"> Both propositions hold on all two hundred generated instances. Proposition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examines, and Propositions 1–3 survive a bounded SMT check over every parameter combination within its bounds. The invalidation trajectory eliminates every violation without introducing any.</w:t>
      </w:r>
    </w:p>
    <w:p>
      <w:pPr>
        <w:pStyle w:val="BodyText"/>
      </w:pPr>
      <w:r>
        <w:rPr>
          <w:iCs/>
          <w:i/>
        </w:rPr>
        <w:t xml:space="preserve">Not established, and not claimed.</w:t>
      </w:r>
      <w:r>
        <w:t xml:space="preserve"> The demonstration does not prove the propositions for all instances; it checks them on the instances generated under one seed, and the exhaustive cross-check covers four small cases rather than the general result. The proofs in </w:t>
      </w:r>
      <w:hyperlink w:anchor="ch_4" w:history="1">
        <w:r>
          <w:rPr>
            <w:rStyle w:val="Hyperlink"/>
          </w:rPr>
          <w:t xml:space="preserve">Chapter 4</w:t>
        </w:r>
      </w:hyperlink>
      <w:r>
        <w:t xml:space="preserve">,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the limitation that </w:t>
      </w:r>
      <w:hyperlink w:anchor="ch_2" w:history="1">
        <w:r>
          <w:rPr>
            <w:rStyle w:val="Hyperlink"/>
          </w:rPr>
          <w:t xml:space="preserve">Chapter 2</w:t>
        </w:r>
      </w:hyperlink>
      <w:r>
        <w:t xml:space="preserve"> drew from the secure-deletion literature and that </w:t>
      </w:r>
      <w:hyperlink w:anchor="ch_6" w:history="1">
        <w:r>
          <w:rPr>
            <w:rStyle w:val="Hyperlink"/>
          </w:rPr>
          <w:t xml:space="preserve">Chapter 6</w:t>
        </w:r>
      </w:hyperlink>
      <w:r>
        <w:t xml:space="preserve"> engages.</w:t>
      </w:r>
    </w:p>
    <w:p>
      <w:pPr>
        <w:pStyle w:val="BodyText"/>
      </w:pPr>
      <w:r>
        <w:rPr>
          <w:iCs/>
          <w:i/>
        </w:rPr>
        <w:t xml:space="preserve">How the tables should be read.</w:t>
      </w:r>
      <w:r>
        <w:t xml:space="preserve"> The Semantics II result of </w:t>
      </w:r>
      <w:hyperlink w:anchor="tbl_5_6" w:history="1">
        <w:r>
          <w:rPr>
            <w:rStyle w:val="Hyperlink"/>
          </w:rPr>
          <w:t xml:space="preserve">Table 5.6</w:t>
        </w:r>
      </w:hyperlink>
      <w:r>
        <w:t xml:space="preserve"> holds by construction: the checker derives payload accessibility from the same invalidation month that the trajectory of Proposition 2 prescribes, so zero violations is the expected outcome, and a failure would expose an implementation error and not a modelling error. The rates of </w:t>
      </w:r>
      <w:hyperlink w:anchor="tbl_5_3" w:history="1">
        <w:r>
          <w:rPr>
            <w:rStyle w:val="Hyperlink"/>
          </w:rPr>
          <w:t xml:space="preserve">Table 5.3</w:t>
        </w:r>
      </w:hyperlink>
      <w:r>
        <w:t xml:space="preserve"> are read as </w:t>
      </w:r>
      <w:hyperlink w:anchor="sec_5_3" w:history="1">
        <w:r>
          <w:rPr>
            <w:rStyle w:val="Hyperlink"/>
          </w:rPr>
          <w:t xml:space="preserve">Section 5.3</w:t>
        </w:r>
      </w:hyperlink>
      <w:r>
        <w:t xml:space="preserve"> states.</w:t>
      </w:r>
    </w:p>
    <w:p>
      <w:pPr>
        <w:pStyle w:val="BodyText"/>
      </w:pPr>
      <w:r>
        <w:rPr>
          <w:iCs/>
          <w:i/>
        </w:rPr>
        <w:t xml:space="preserve">Payload provenance.</w:t>
      </w:r>
      <w:r>
        <w:t xml:space="preserve"> The realism layer specified in </w:t>
      </w:r>
      <w:hyperlink w:anchor="ch_3" w:history="1">
        <w:r>
          <w:rPr>
            <w:rStyle w:val="Hyperlink"/>
          </w:rPr>
          <w:t xml:space="preserve">Chapter 3</w:t>
        </w:r>
      </w:hyperlink>
      <w:r>
        <w:t xml:space="preserve">, </w:t>
      </w:r>
      <w:hyperlink w:anchor="sec_3_6" w:history="1">
        <w:r>
          <w:rPr>
            <w:rStyle w:val="Hyperlink"/>
          </w:rPr>
          <w:t xml:space="preserve">Section 3.6</w:t>
        </w:r>
      </w:hyperlink>
      <w:r>
        <w:t xml:space="preserve"> was built and executed; its result bears on how much the 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43 bytes to 891 with the committed subset and to 1,006 with the full cohort, whose run was recorded before the constructed payloads were revised on 3 October 2026 and shows 35 bytes on the constructed side (Appendix A, A.17). All two hundred commitments change, confirming that the payloads genuinely differ.</w:t>
      </w:r>
    </w:p>
    <w:p>
      <w:pPr>
        <w:pStyle w:val="TableCaption"/>
      </w:pPr>
      <w:bookmarkStart w:id="1009" w:name="tbl_5_7"/>
      <w:r>
        <w:rPr>
          <w:b/>
          <w:color w:val="1F3864"/>
        </w:rPr>
        <w:t xml:space="preserve">Table 5.7.</w:t>
      </w:r>
      <w:r>
        <w:t xml:space="preserve"> Constructed against Synthea-generated payloads (same seed, same timings)</w:t>
      </w:r>
      <w:bookmarkEnd w:id="1009"/>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w:r>
              <w:rPr>
                <w:b/>
                <w:sz w:val="20"/>
                <w:szCs w:val="20"/>
              </w:rPr>
              <w:t xml:space="preserve">Constructed</w:t>
            </w:r>
          </w:p>
        </w:tc>
        <w:tc>
          <w:tcPr>
            <w:tcBorders>
              <w:bottom w:val="single" w:sz="8" w:space="0" w:color="333333"/>
            </w:tcBorders>
            <w:shd w:val="clear" w:color="auto" w:fill="E8EDF4"/>
          </w:tcPr>
          <w:p>
            <w:pPr>
              <w:pStyle w:val="Compact"/>
              <w:jc w:val="left"/>
            </w:pPr>
            <w:r>
              <w:rPr>
                <w:b/>
                <w:sz w:val="20"/>
                <w:szCs w:val="20"/>
              </w:rPr>
              <w:t xml:space="preserve">Synthea</w:t>
            </w:r>
          </w:p>
        </w:tc>
      </w:tr>
      <w:tr>
        <w:trPr>
          <w:cantSplit/>
        </w:trPr>
        <w:tc>
          <w:tcPr/>
          <w:p>
            <w:pPr>
              <w:pStyle w:val="Compact"/>
              <w:jc w:val="left"/>
            </w:pPr>
            <w:r>
              <w:rPr>
                <w:sz w:val="20"/>
                <w:szCs w:val="20"/>
              </w:rPr>
              <w:t xml:space="preserve">Semantics I: records with violation</w:t>
            </w:r>
          </w:p>
        </w:tc>
        <w:tc>
          <w:tcPr/>
          <w:p>
            <w:pPr>
              <w:pStyle w:val="Compact"/>
              <w:jc w:val="left"/>
            </w:pPr>
            <w:r>
              <w:rPr>
                <w:sz w:val="20"/>
                <w:szCs w:val="20"/>
              </w:rPr>
              <w:t xml:space="preserve">90</w:t>
            </w:r>
          </w:p>
        </w:tc>
        <w:tc>
          <w:tcPr/>
          <w:p>
            <w:pPr>
              <w:pStyle w:val="Compact"/>
              <w:jc w:val="left"/>
            </w:pPr>
            <w:r>
              <w:rPr>
                <w:sz w:val="20"/>
                <w:szCs w:val="20"/>
              </w:rPr>
              <w:t xml:space="preserve">90</w:t>
            </w:r>
          </w:p>
        </w:tc>
      </w:tr>
      <w:tr>
        <w:trPr>
          <w:cantSplit/>
        </w:trPr>
        <w:tc>
          <w:tcPr/>
          <w:p>
            <w:pPr>
              <w:pStyle w:val="Compact"/>
              <w:jc w:val="left"/>
            </w:pPr>
            <w:r>
              <w:rPr>
                <w:sz w:val="20"/>
                <w:szCs w:val="20"/>
              </w:rPr>
              <w:t xml:space="preserve">Semantics I: total violations</w:t>
            </w:r>
          </w:p>
        </w:tc>
        <w:tc>
          <w:tcPr/>
          <w:p>
            <w:pPr>
              <w:pStyle w:val="Compact"/>
              <w:jc w:val="left"/>
            </w:pPr>
            <w:r>
              <w:rPr>
                <w:sz w:val="20"/>
                <w:szCs w:val="20"/>
              </w:rPr>
              <w:t xml:space="preserve">95</w:t>
            </w:r>
          </w:p>
        </w:tc>
        <w:tc>
          <w:tcPr/>
          <w:p>
            <w:pPr>
              <w:pStyle w:val="Compact"/>
              <w:jc w:val="left"/>
            </w:pPr>
            <w:r>
              <w:rPr>
                <w:sz w:val="20"/>
                <w:szCs w:val="20"/>
              </w:rPr>
              <w:t xml:space="preserve">95</w:t>
            </w:r>
          </w:p>
        </w:tc>
      </w:tr>
      <w:tr>
        <w:trPr>
          <w:cantSplit/>
        </w:trPr>
        <w:tc>
          <w:tcPr/>
          <w:p>
            <w:pPr>
              <w:pStyle w:val="Compact"/>
              <w:jc w:val="left"/>
            </w:pPr>
            <w:r>
              <w:rPr>
                <w:sz w:val="20"/>
                <w:szCs w:val="20"/>
              </w:rPr>
              <w:t xml:space="preserve">Corollary 1.2 witnesses (no erasure request)</w:t>
            </w:r>
          </w:p>
        </w:tc>
        <w:tc>
          <w:tcPr/>
          <w:p>
            <w:pPr>
              <w:pStyle w:val="Compact"/>
              <w:jc w:val="left"/>
            </w:pPr>
            <w:r>
              <w:rPr>
                <w:sz w:val="20"/>
                <w:szCs w:val="20"/>
              </w:rPr>
              <w:t xml:space="preserve">39</w:t>
            </w:r>
          </w:p>
        </w:tc>
        <w:tc>
          <w:tcPr/>
          <w:p>
            <w:pPr>
              <w:pStyle w:val="Compact"/>
              <w:jc w:val="left"/>
            </w:pPr>
            <w:r>
              <w:rPr>
                <w:sz w:val="20"/>
                <w:szCs w:val="20"/>
              </w:rPr>
              <w:t xml:space="preserve">39</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w:t>
            </w:r>
          </w:p>
        </w:tc>
        <w:tc>
          <w:tcPr/>
          <w:p>
            <w:pPr>
              <w:pStyle w:val="Compact"/>
              <w:jc w:val="left"/>
            </w:pPr>
            <w:r>
              <w:rPr>
                <w:sz w:val="20"/>
                <w:szCs w:val="20"/>
              </w:rPr>
              <w:t xml:space="preserve">138</w:t>
            </w:r>
          </w:p>
        </w:tc>
      </w:tr>
      <w:tr>
        <w:trPr>
          <w:cantSplit/>
        </w:trPr>
        <w:tc>
          <w:tcPr/>
          <w:p>
            <w:pPr>
              <w:pStyle w:val="Compact"/>
              <w:jc w:val="left"/>
            </w:pPr>
            <w:r>
              <w:rPr>
                <w:sz w:val="20"/>
                <w:szCs w:val="20"/>
              </w:rPr>
              <w:t xml:space="preserve">Semantics II: records with violation</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Semantics II: total violations</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Commitments differing between runs</w:t>
            </w:r>
          </w:p>
        </w:tc>
        <w:tc>
          <w:tcPr/>
          <w:p>
            <w:pPr>
              <w:pStyle w:val="Compact"/>
              <w:jc w:val="left"/>
            </w:pPr>
            <w:r>
              <w:rPr>
                <w:sz w:val="20"/>
                <w:szCs w:val="20"/>
              </w:rPr>
              <w:t xml:space="preserve">—</w:t>
            </w:r>
          </w:p>
        </w:tc>
        <w:tc>
          <w:tcPr/>
          <w:p>
            <w:pPr>
              <w:pStyle w:val="Compact"/>
              <w:jc w:val="left"/>
            </w:pPr>
            <w:r>
              <w:rPr>
                <w:sz w:val="20"/>
                <w:szCs w:val="20"/>
              </w:rPr>
              <w:t xml:space="preserve">200 / 200</w:t>
            </w:r>
          </w:p>
        </w:tc>
      </w:tr>
    </w:tbl>
    <w:p>
      <w:pPr>
        <w:pStyle w:val="BodyText"/>
        <w:spacing w:before="240" w:after="160" w:line="360" w:lineRule="auto"/>
      </w:pPr>
      <w: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p>
    <w:p>
      <w:pPr>
        <w:pStyle w:val="BodyText"/>
      </w:pPr>
      <w:r>
        <w:t xml:space="preserve">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p>
    <w:p>
      <w:pPr>
        <w:pStyle w:val="BodyText"/>
      </w:pPr>
      <w:r>
        <w:t xml:space="preserve">The generated records carry US Core profiles, not the Norwegian basisprofiler;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states why that cannot affect any figure here, and the invariance above confirms it.</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r>
        <w:t xml:space="preserve">The source repository and a hosted demonstration are listed in Appendix A. The hosted application executes the same unmodified source, checks at execution that its run reproduces the figures in this chapter, and shows a failure notice rather than results if it does not. No claim depends on the hosting remaining available; the repository is the artefact. The demonstration thus supports the claim </w:t>
      </w:r>
      <w:hyperlink w:anchor="ch_1" w:history="1">
        <w:r>
          <w:rPr>
            <w:rStyle w:val="Hyperlink"/>
          </w:rPr>
          <w:t xml:space="preserve">Chapter 1</w:t>
        </w:r>
      </w:hyperlink>
      <w:r>
        <w:t xml:space="preserve"> made for it: the artefact behaves as specified, and Propositions 1 and 2 are checkable by a reader who declines to take the proofs on trust. </w:t>
      </w:r>
      <w:hyperlink w:anchor="ch_6" w:history="1">
        <w:r>
          <w:rPr>
            <w:rStyle w:val="Hyperlink"/>
          </w:rPr>
          <w:t xml:space="preserve">Chapter 6</w:t>
        </w:r>
      </w:hyperlink>
      <w:r>
        <w:t xml:space="preserve"> takes up what follows from them.</w:t>
      </w:r>
    </w:p>
    <w:bookmarkEnd w:id="87"/>
    <w:bookmarkEnd w:id="88"/>
    <w:bookmarkStart w:id="101" w:name="chapter-6.-discussion"/>
    <w:p>
      <w:pPr>
        <w:pStyle w:val="Heading1"/>
      </w:pPr>
      <w:bookmarkStart w:id="1066" w:name="ch_6"/>
      <w:r>
        <w:t xml:space="preserve">Chapter 6. Discussion</w:t>
      </w:r>
      <w:bookmarkEnd w:id="1066"/>
    </w:p>
    <w:bookmarkStart w:id="89" w:name="what-the-thesis-establishes"/>
    <w:p>
      <w:pPr>
        <w:pStyle w:val="Heading2"/>
      </w:pPr>
      <w:bookmarkStart w:id="1067" w:name="sec_6_1"/>
      <w:r>
        <w:t xml:space="preserve">6.1 What the Thesis Establishes</w:t>
      </w:r>
      <w:bookmarkEnd w:id="1067"/>
    </w:p>
    <w:p>
      <w:pPr>
        <w:pStyle w:val="FirstParagraph"/>
      </w:pPr>
      <w:r>
        <w:t xml:space="preserve">Read one way, three obligations cannot be met together. Read another, they can. The thesis establishes that the conflict between audit-retention floors and the obligations to erase is not a property of the obligations but of an assumption about what satisfies them. Under plaintext-verifiability semantics,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w:t>
      </w:r>
      <w:hyperlink w:anchor="ch_4" w:history="1">
        <w:r>
          <w:rPr>
            <w:rStyle w:val="Hyperlink"/>
          </w:rPr>
          <w:t xml:space="preserve">Chapter 4</w:t>
        </w:r>
      </w:hyperlink>
      <w:r>
        <w:t xml:space="preserve"> proves both results; </w:t>
      </w:r>
      <w:hyperlink w:anchor="ch_5" w:history="1">
        <w:r>
          <w:rPr>
            <w:rStyle w:val="Hyperlink"/>
          </w:rPr>
          <w:t xml:space="preserve">Chapter 5</w:t>
        </w:r>
      </w:hyperlink>
      <w:r>
        <w:t xml:space="preserve"> witnesses them executably, and a separately written exhaustive search confirms that under the first semantics no assignment of payload accessibility whatsoever could succeed.</w:t>
      </w:r>
    </w:p>
    <w:p>
      <w:pPr>
        <w:pStyle w:val="BodyText"/>
      </w:pPr>
      <w:r>
        <w:t xml:space="preserve">The request-driven form of the conflict cannot be escaped by moving the record. A deletion ceiling anchored to a location yields to relocation, but the right to erasure attaches to whichever controller holds the data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Proposition 4). Cryptographic invalidation is therefore necessary where a data subject’s request meets a retention floor, and in the cross-border pathway that is every request arriving inside the floor, because the IHE patient-discovery profile requires the patient’s identifying query to be recorded in the audit message.</w:t>
      </w:r>
    </w:p>
    <w:p>
      <w:pPr>
        <w:pStyle w:val="BodyText"/>
      </w:pPr>
      <w:r>
        <w:t xml:space="preserve">A conditional extension 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sets out the grounds on both sides. </w:t>
      </w:r>
      <w:hyperlink w:anchor="ch_5" w:history="1">
        <w:r>
          <w:rPr>
            <w:rStyle w:val="Hyperlink"/>
          </w:rPr>
          <w:t xml:space="preserve">Chapter 5</w:t>
        </w:r>
      </w:hyperlink>
      <w:r>
        <w:t xml:space="preserve"> produced witnesses of this collision in the model; how many depends on the permit lengths the generator draws, and the count is not an estimate of real frequency (</w:t>
      </w:r>
      <w:hyperlink w:anchor="ch_5" w:history="1">
        <w:r>
          <w:rPr>
            <w:rStyle w:val="Hyperlink"/>
          </w:rPr>
          <w:t xml:space="preserve">Chapter 5</w:t>
        </w:r>
      </w:hyperlink>
      <w:r>
        <w:t xml:space="preserve">, </w:t>
      </w:r>
      <w:hyperlink w:anchor="sec_5_4" w:history="1">
        <w:r>
          <w:rPr>
            <w:rStyle w:val="Hyperlink"/>
          </w:rPr>
          <w:t xml:space="preserve">Section 5.4</w:t>
        </w:r>
      </w:hyperlink>
      <w:r>
        <w:t xml:space="preserve">). 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pPr>
        <w:pStyle w:val="BodyText"/>
      </w:pPr>
      <w:r>
        <w:t xml:space="preserve">Finally, the thesis specifies the mechanism that the feasibility proof exhibits: per-record keys under a key-encrypting key, hiding commitments, deletion of the ciphertext with the key, removal of the subject link at the ceiling, invalidation entries carrying month, legal ground, and authorising actor, a tamper-evident log built never to hold what erasure reaches, and a terminal transition at floor expiry that discharges the storage-limitation obligation on the metadata itself. The artefact executes all of these but the terminal transition, which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specifies and the checker does not implement; </w:t>
      </w:r>
      <w:del w:id="90083" w:author="Claude" w:date="2026-10-05T19:00:00Z">
        <w:r>
          <w:delText xml:space="preserve">nor does it implement the per-entry nonce that keeps surviving leaf hashes from confirming guesses,</w:delText>
        </w:r>
      </w:del>
      <w:ins w:id="90084" w:author="Claude" w:date="2026-10-05T19:00:00Z">
        <w:r>
          <w:t xml:space="preserve">nor does it implement the per-entry nonce that keeps surviving leaf hashes from confirming guesses, the subject-field commitment that makes the patient link tamper-evident, proactive invalidation,</w:t>
        </w:r>
      </w:ins>
      <w:r>
        <w:t xml:space="preserve"> or the consistency proofs between successive log roots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The specification also provides for accumulator-based validity witnesses, which are an efficiency and verifiability layer rather than a component of either proposition, since Proposition 2 holds if validity is established by linear scan. They are specified but not implemented: the demonstration of </w:t>
      </w:r>
      <w:hyperlink w:anchor="ch_5" w:history="1">
        <w:r>
          <w:rPr>
            <w:rStyle w:val="Hyperlink"/>
          </w:rPr>
          <w:t xml:space="preserve">Chapter 5</w:t>
        </w:r>
      </w:hyperlink>
      <w:r>
        <w:t xml:space="preserve"> exercises keys, commitments, and invalidation entries, and no accumulator was built or run.</w:t>
      </w:r>
    </w:p>
    <w:p>
      <w:pPr>
        <w:pStyle w:val="BodyText"/>
      </w:pPr>
      <w:r>
        <w:t xml:space="preserve">What follows engages the objections to all of this in the order of their seriousness.</w:t>
      </w:r>
    </w:p>
    <w:bookmarkEnd w:id="89"/>
    <w:bookmarkStart w:id="90" w:name="the-authority-problem"/>
    <w:p>
      <w:pPr>
        <w:pStyle w:val="Heading2"/>
      </w:pPr>
      <w:bookmarkStart w:id="1068" w:name="sec_6_2"/>
      <w:r>
        <w:t xml:space="preserve">6.2 The Authority Problem</w:t>
      </w:r>
      <w:bookmarkEnd w:id="1068"/>
    </w:p>
    <w:p>
      <w:pPr>
        <w:pStyle w:val="FirstParagraph"/>
      </w:pPr>
      <w:r>
        <w:t xml:space="preserve">The most serious objection to this thesis is not technical. 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does. Article 17(3)(b) protects only processing that is </w:t>
      </w:r>
      <w:r>
        <w:rPr>
          <w:iCs/>
          <w:i/>
        </w:rPr>
        <w:t xml:space="preserve">necessary</w:t>
      </w:r>
      <w:r>
        <w:t xml:space="preserve">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r>
        <w:t xml:space="preserve">If a supervisory authority takes the view that Article 73(1)(e)’s requirement of “identifiable logs” entails logs whose subject matter remains readable, then Proposition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w:t>
      </w:r>
      <w:r>
        <w:rPr>
          <w:iCs/>
          <w:i/>
        </w:rPr>
        <w:t xml:space="preserve">dissolvable in principle</w:t>
      </w:r>
      <w:r>
        <w:t xml:space="preserve"> 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on the broad reading the only way to honour both Article 73(1)(e) and Article 68(12) is to move the logs out of the environment at permit closure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Rival 6): the subject fields then sit with a second controller for the rest of the floor, and the erasure right is untouched (Proposition 4). For cross-border records there is no such route at all. A supervisory authority is unlikely to prefer that outcome to a reading under which every obligation is honoured where the data are.</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w:t>
      </w:r>
      <w:r>
        <w:rPr>
          <w:iCs/>
          <w:i/>
        </w:rPr>
        <w:t xml:space="preserve">documented threat model</w:t>
      </w:r>
      <w:r>
        <w:t xml:space="preserve">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2026, Table 5.2, OPR-6, p. 43), and it records that further guidance is needed on how accountability and anonymisation obligations intersect (Annex 7, p. 96). A specification that asks for a balance it does not define has not adopted plaintext verifiability; </w:t>
      </w:r>
      <w:hyperlink w:anchor="tbl_4_1" w:history="1">
        <w:r>
          <w:rPr>
            <w:rStyle w:val="Hyperlink"/>
          </w:rPr>
          <w:t xml:space="preserve">Table 4.1</w:t>
        </w:r>
      </w:hyperlink>
      <w:r>
        <w:t xml:space="preserve"> sets out one balance requirement by requirement.</w:t>
      </w:r>
    </w:p>
    <w:p>
      <w:pPr>
        <w:pStyle w:val="BodyText"/>
      </w:pPr>
      <w:r>
        <w:t xml:space="preserve">Third, the question is decidable by asking. </w:t>
      </w:r>
      <w:hyperlink w:anchor="ch_7" w:history="1">
        <w:r>
          <w:rPr>
            <w:rStyle w:val="Hyperlink"/>
          </w:rPr>
          <w:t xml:space="preserve">Chapter 7</w:t>
        </w:r>
      </w:hyperlink>
      <w:r>
        <w:t xml:space="preserve">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the broad reading or the narrow one, on the grounds set out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What makes this tolerable rather than fatal is that the dependency is confined: Corollary 1.2 stands or falls with it, as does the conditional branch of Corollary 2.3, and nothing else in the thesis does. The same request, addressed to the authorities responsible for EHDS incorporation, could reasonably carry this one alongside it.</w:t>
      </w:r>
    </w:p>
    <w:bookmarkEnd w:id="90"/>
    <w:bookmarkStart w:id="91" w:name="Xded207afce20f277dc3fb975fe95ea550887e42"/>
    <w:p>
      <w:pPr>
        <w:pStyle w:val="Heading2"/>
      </w:pPr>
      <w:bookmarkStart w:id="1069" w:name="sec_6_3"/>
      <w:r>
        <w:t xml:space="preserve">6.3 Key Destruction and the Limits of Assurance</w:t>
      </w:r>
      <w:bookmarkEnd w:id="1069"/>
    </w:p>
    <w:p>
      <w:pPr>
        <w:pStyle w:val="FirstParagraph"/>
      </w:pPr>
      <w:r>
        <w:t xml:space="preserve">Nobody can watch a key being destroyed. That is the second objection, the one the thesis has carried since </w:t>
      </w:r>
      <w:hyperlink w:anchor="ch_2" w:history="1">
        <w:r>
          <w:rPr>
            <w:rStyle w:val="Hyperlink"/>
          </w:rPr>
          <w:t xml:space="preserve">Chapter 2</w:t>
        </w:r>
      </w:hyperlink>
      <w:r>
        <w:t xml:space="preserve">, and it is the 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pPr>
      <w:r>
        <w:t xml:space="preserve">The thesis’s response is to be precise about what the invalidation entry is. It is an </w:t>
      </w:r>
      <w:r>
        <w:rPr>
          <w:iCs/>
          <w:i/>
        </w:rPr>
        <w:t xml:space="preserve">attested</w:t>
      </w:r>
      <w:r>
        <w:t xml:space="preserve"> record of destruction, not a </w:t>
      </w:r>
      <w:r>
        <w:rPr>
          <w:iCs/>
          <w:i/>
        </w:rPr>
        <w:t xml:space="preserve">proof</w:t>
      </w:r>
      <w:r>
        <w:t xml:space="preserve"> of it. The entry records that a named actor destroyed a named key at a named month on a named legal ground, and binds that claim into an append-only Merkle log </w:t>
      </w:r>
      <w:del w:id="90081" w:author="Claude" w:date="2026-10-05T19:00:00Z">
        <w:r>
          <w:delText xml:space="preserve">alongside a commitment to the destroyed key’s identifier</w:delText>
        </w:r>
      </w:del>
      <w:ins w:id="90082" w:author="Claude" w:date="2026-10-05T19:00:00Z">
        <w:r>
          <w:t xml:space="preserve">alongside a hash of the destroyed key’s identifier</w:t>
        </w:r>
      </w:ins>
      <w:r>
        <w:t xml:space="preserve">, so that the claim, once made, cannot be altered or withdrawn without detection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which shows that unreadability follows from the destruction, not that the destruction took place.</w:t>
      </w:r>
    </w:p>
    <w:p>
      <w:pPr>
        <w:pStyle w:val="BodyText"/>
      </w:pPr>
      <w:r>
        <w:t xml:space="preserve">That boundary is where an active research programme sits.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w:t>
      </w:r>
      <w:r>
        <w:rPr>
          <w:iCs/>
          <w:i/>
        </w:rPr>
        <w:t xml:space="preserve">public verifiability</w:t>
      </w:r>
      <w:r>
        <w:t xml:space="preserve">, enabling parties other than the originator to verify such a certificate, as an open problem (Broadbent &amp; Islam, 2020). Were public verifiability of deletion certificates achieved, the invalidation entry specified in </w:t>
      </w:r>
      <w:hyperlink w:anchor="ch_4" w:history="1">
        <w:r>
          <w:rPr>
            <w:rStyle w:val="Hyperlink"/>
          </w:rPr>
          <w:t xml:space="preserve">Chapter 4</w:t>
        </w:r>
      </w:hyperlink>
      <w:r>
        <w:t xml:space="preserve">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w:t>
      </w:r>
      <w:del w:id="90078" w:author="Claude" w:date="2026-10-05T19:00:00Z">
        <w:r>
          <w:delText xml:space="preserve">there is no surviving commitment, so an auditor cannot even establish </w:delText>
        </w:r>
      </w:del>
      <w:ins w:id="90079" w:author="Claude" w:date="2026-10-05T19:00:00Z">
        <w:r>
          <w:t xml:space="preserve">there is no surviving commitment and no tamper-evident binding of the deleted record, so an auditor cannot establish </w:t>
        </w:r>
      </w:ins>
      <w:r>
        <w:rPr>
          <w:iCs/>
          <w:i/>
        </w:rPr>
        <w:t xml:space="preserve">what</w:t>
      </w:r>
      <w:r>
        <w:t xml:space="preserve"> was destroyed.</w:t>
      </w:r>
      <w:ins w:id="90080" w:author="Claude" w:date="2026-10-05T19:00:00Z">
        <w:r>
          <w:t xml:space="preserve"> Under this mechanism too an auditor cannot read what was destroyed; what the commitment and the log add is that the record of the access and of its invalidation cannot be rewritten without detection.</w:t>
        </w:r>
      </w:ins>
      <w:r>
        <w:t xml:space="preserve"> The mechanism does not solve the assurance problem. It does improve on every available alternative with respect to it.</w:t>
      </w:r>
    </w:p>
    <w:bookmarkEnd w:id="91"/>
    <w:bookmarkStart w:id="92" w:name="the-cost-objection"/>
    <w:p>
      <w:pPr>
        <w:pStyle w:val="Heading2"/>
      </w:pPr>
      <w:bookmarkStart w:id="1070" w:name="sec_6_4"/>
      <w:r>
        <w:t xml:space="preserve">6.4 The Cost Objection</w:t>
      </w:r>
      <w:bookmarkEnd w:id="1070"/>
    </w:p>
    <w:p>
      <w:pPr>
        <w:pStyle w:val="FirstParagraph"/>
      </w:pPr>
      <w:r>
        <w:t xml:space="preserve">Per-record keys cost something, and the question is whether the cost is worth paying. 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w:t>
      </w:r>
      <w:hyperlink w:anchor="ch_4" w:history="1">
        <w:r>
          <w:rPr>
            <w:rStyle w:val="Hyperlink"/>
          </w:rPr>
          <w:t xml:space="preserve">Chapter 4</w:t>
        </w:r>
      </w:hyperlink>
      <w:r>
        <w:t xml:space="preserve"> requires per-record key granularity, and </w:t>
      </w:r>
      <w:hyperlink w:anchor="sec_4_8" w:history="1">
        <w:r>
          <w:rPr>
            <w:rStyle w:val="Hyperlink"/>
          </w:rPr>
          <w:t xml:space="preserve">Section 4.8</w:t>
        </w:r>
      </w:hyperlink>
      <w:r>
        <w:t xml:space="preserve">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 </w:t>
      </w:r>
      <w:r>
        <w:rPr>
          <w:iCs/>
          <w:i/>
        </w:rPr>
        <w:t xml:space="preserve">who may read</w:t>
      </w:r>
      <w:r>
        <w:t xml:space="preserve"> data; they do not cause data to cease to be readable. Against Article 68(12), which requires that electronic health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bookmarkEnd w:id="92"/>
    <w:bookmarkStart w:id="93" w:name="scalability"/>
    <w:p>
      <w:pPr>
        <w:pStyle w:val="Heading2"/>
      </w:pPr>
      <w:bookmarkStart w:id="1071" w:name="sec_6_5"/>
      <w:r>
        <w:t xml:space="preserve">6.5 Scalability</w:t>
      </w:r>
      <w:bookmarkEnd w:id="1071"/>
    </w:p>
    <w:p>
      <w:pPr>
        <w:pStyle w:val="FirstParagraph"/>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volumes, and the audit log adds a fourth whose verification grows only logarithmically: an inclusion proof for one entry in a log of </w:t>
      </w:r>
      <m:oMath>
        <m:r>
          <m:t>n</m:t>
        </m:r>
      </m:oMath>
      <w:r>
        <w:t xml:space="preserve"> entries needs about </w:t>
      </w:r>
      <m:oMath>
        <m:sSub>
          <m:e>
            <m:r>
              <m:rPr>
                <m:sty m:val="p"/>
              </m:rPr>
              <m:t>log</m:t>
            </m:r>
          </m:e>
          <m:sub>
            <m:r>
              <m:t>2</m:t>
            </m:r>
          </m:sub>
        </m:sSub>
        <m:r>
          <m:t>n</m:t>
        </m:r>
      </m:oMath>
      <w:r>
        <w:t xml:space="preserve"> hashes, some thirty for a billion entries, which is why the same construction carries the web’s certificate logs (Laurie, Langley, &amp; Kasper, 2013).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w:t>
      </w:r>
      <w:hyperlink w:anchor="sec_6_4" w:history="1">
        <w:r>
          <w:rPr>
            <w:rStyle w:val="Hyperlink"/>
          </w:rPr>
          <w:t xml:space="preserve">Section 6.4</w:t>
        </w:r>
      </w:hyperlink>
      <w:r>
        <w:t xml:space="preserve">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specifies the accumulator as a verifiability and efficiency layer rather than a component of either proposition: an implementation that finds witness maintenance too costly at its volume can establish validity by scanning the invalidation registry, losing succinctness and retaining correctness. The Merkle log already makes the presence of an invalidation entry succinct to check; what the accumulator would add is a succinct proof that a record has </w:t>
      </w:r>
      <w:r>
        <w:rPr>
          <w:iCs/>
          <w:i/>
        </w:rPr>
        <w:t xml:space="preserve">not</w:t>
      </w:r>
      <w:r>
        <w:t xml:space="preserve"> been invalidated.</w:t>
      </w:r>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bookmarkEnd w:id="93"/>
    <w:bookmarkStart w:id="94" w:name="X44fba077a1d6c8b053ceb66fb0b4946e89febc8"/>
    <w:p>
      <w:pPr>
        <w:pStyle w:val="Heading2"/>
      </w:pPr>
      <w:bookmarkStart w:id="1072" w:name="sec_6_6"/>
      <w:r>
        <w:t xml:space="preserve">6.6 Evaluation Design and the Role of Stakeholder Assessment</w:t>
      </w:r>
      <w:bookmarkEnd w:id="1072"/>
    </w:p>
    <w:p>
      <w:pPr>
        <w:pStyle w:val="FirstParagraph"/>
      </w:pPr>
      <w:r>
        <w:t xml:space="preserve">A model can be right and still be refused by the people who would have to run it. The evaluation reported in this thesis is analytical, and </w:t>
      </w:r>
      <w:hyperlink w:anchor="sec_3_7" w:history="1">
        <w:r>
          <w:rPr>
            <w:rStyle w:val="Hyperlink"/>
          </w:rPr>
          <w:t xml:space="preserve">Section 3.7</w:t>
        </w:r>
      </w:hyperlink>
      <w:r>
        <w:t xml:space="preserve">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w:t>
      </w:r>
      <w:hyperlink w:anchor="sec_6_2" w:history="1">
        <w:r>
          <w:rPr>
            <w:rStyle w:val="Hyperlink"/>
          </w:rPr>
          <w:t xml:space="preserve">Section 6.2</w:t>
        </w:r>
      </w:hyperlink>
      <w:r>
        <w:t xml:space="preserve"> identifies as carrying Corollary 1.2. Questionnaire item A2 asks whether attested key destruction is sufficient without hardware-backed proof, which is the boundary </w:t>
      </w:r>
      <w:hyperlink w:anchor="sec_6_3" w:history="1">
        <w:r>
          <w:rPr>
            <w:rStyle w:val="Hyperlink"/>
          </w:rPr>
          <w:t xml:space="preserve">Section 6.3</w:t>
        </w:r>
      </w:hyperlink>
      <w:r>
        <w:t xml:space="preserve"> describes. And items O1 to O4 address the operational burden that </w:t>
      </w:r>
      <w:hyperlink w:anchor="sec_6_4" w:history="1">
        <w:r>
          <w:rPr>
            <w:rStyle w:val="Hyperlink"/>
          </w:rPr>
          <w:t xml:space="preserve">Section 6.4</w:t>
        </w:r>
      </w:hyperlink>
      <w:r>
        <w:t xml:space="preserve">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w:t>
      </w:r>
      <w:hyperlink w:anchor="ch_3" w:history="1">
        <w:r>
          <w:rPr>
            <w:rStyle w:val="Hyperlink"/>
          </w:rPr>
          <w:t xml:space="preserve">Chapter 3</w:t>
        </w:r>
      </w:hyperlink>
      <w:r>
        <w:t xml:space="preserve">, </w:t>
      </w:r>
      <w:hyperlink w:anchor="sec_3_8" w:history="1">
        <w:r>
          <w:rPr>
            <w:rStyle w:val="Hyperlink"/>
          </w:rPr>
          <w:t xml:space="preserve">Section 3.8</w:t>
        </w:r>
      </w:hyperlink>
      <w:r>
        <w:t xml:space="preserve">: doing so would process personal data about identifiable professionals, require notification to Sikt, and require revision of the scope and ethics statements that are accurate for the thesis as submitted. Its execution is the immediate next step identified in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and the findings would feed back into the design cycle rather than being appended to it, revising the trust model of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the residue analysis, and the direction of the next iteration.</w:t>
      </w:r>
    </w:p>
    <w:bookmarkEnd w:id="94"/>
    <w:bookmarkStart w:id="95" w:name="Xb09e9d760b9049b450198be4ab64b306a64bdc7"/>
    <w:p>
      <w:pPr>
        <w:pStyle w:val="Heading2"/>
      </w:pPr>
      <w:bookmarkStart w:id="1073" w:name="sec_6_7"/>
      <w:r>
        <w:t xml:space="preserve">6.7 Synthetic Data and the Limits of the Demonstration</w:t>
      </w:r>
      <w:bookmarkEnd w:id="1073"/>
    </w:p>
    <w:p>
      <w:pPr>
        <w:pStyle w:val="FirstParagraph"/>
      </w:pPr>
      <w:r>
        <w:t xml:space="preserve">The patients in this thesis do not exist, and no result depends on who they are. Substituting real FHIR R4 resources for constructed payload strings changed all two hundred commitments and no reported figure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w:t>
      </w:r>
      <w:hyperlink w:anchor="tbl_5_7" w:history="1">
        <w:r>
          <w:rPr>
            <w:rStyle w:val="Hyperlink"/>
          </w:rPr>
          <w:t xml:space="preserve">Table 5.7</w:t>
        </w:r>
      </w:hyperlink>
      <w:r>
        <w:t xml:space="preserve">), as it must, since no constraint in the TRF Model reads payload content.</w:t>
      </w:r>
    </w:p>
    <w:p>
      <w:pPr>
        <w:pStyle w:val="BodyText"/>
      </w:pPr>
      <w:r>
        <w:t xml:space="preserve">The two limitations of the generated cohort, US Core rather than Norwegian profiles and the validity bounds found by Chen, Chun, Patel, Chiang and James (2019), are stated in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both lie in dimensions the thesis does not use, because its claims concern the behaviour of audit records under constraint, not clinical content.</w:t>
      </w:r>
    </w:p>
    <w:p>
      <w:pPr>
        <w:pStyle w:val="BodyText"/>
      </w:pPr>
      <w:r>
        <w:t xml:space="preserve">The deeper limitation is that a demonstration over generated instances is not a proof over all instances. The general claims rest on the arguments in </w:t>
      </w:r>
      <w:hyperlink w:anchor="ch_4" w:history="1">
        <w:r>
          <w:rPr>
            <w:rStyle w:val="Hyperlink"/>
          </w:rPr>
          <w:t xml:space="preserve">Chapter 4</w:t>
        </w:r>
      </w:hyperlink>
      <w:r>
        <w:t xml:space="preserve">, and those arguments are informal rather than machine-checked. The executable check, the exhaustive cross-check and the bounded SMT check reduce the probability that an error in the proofs has gone unnoticed; they do not eliminate it, and none of them can show that the constraints translate the law.</w:t>
      </w:r>
    </w:p>
    <w:bookmarkEnd w:id="95"/>
    <w:bookmarkStart w:id="96" w:name="implications-for-practice-and-policy"/>
    <w:p>
      <w:pPr>
        <w:pStyle w:val="Heading2"/>
      </w:pPr>
      <w:bookmarkStart w:id="1074" w:name="sec_6_8"/>
      <w:r>
        <w:t xml:space="preserve">6.8 Implications for Practice and Policy</w:t>
      </w:r>
      <w:bookmarkEnd w:id="1074"/>
    </w:p>
    <w:p>
      <w:pPr>
        <w:pStyle w:val="FirstParagraph"/>
      </w:pPr>
      <w:r>
        <w:t xml:space="preserve">The EHDS provisions that create the collision in Secure Processing Environments do not apply until 26 March 2029, and that is the opportunity. The timing argument is the strongest claim to practical relevance this thesis makes.</w:t>
      </w:r>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in Secure Processing Environments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went through a public hearing in the SPUHiN process from July to October 2025, and are positioned explicitly as a national reference basis pending the Union implementing act (SPUHiN, 2025). The compliance checklists, in the hearing version inspected, address information-security management, identity assurance, and access governance, and the 2024 draft makes identifiable access logs mandatory for at least one year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 They grade an information-security management system as mandatory and ISO 27001 certification as recommended, and require eID-based authentication at defined assurance levels. No requirement addressing the reconciliation of retention with erasure and deletion appears among them. The absence is observed in the hearing version of the checklists, not established against the deliverable as submitted.</w:t>
      </w:r>
    </w:p>
    <w:p>
      <w:pPr>
        <w:pStyle w:val="BodyText"/>
      </w:pPr>
      <w:r>
        <w:t xml:space="preserve">The state of Norwegian cross-border operations reinforces this. Norway’s National Contact Point is in live pilot operation, but no relevant patients had yet presented when the Directorate last reported (Helsedirektoratet, 2026), as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sets out. 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Proposition 3 also gives the acts a drafting test: any further ceiling no longer than a floor and anchored to a different event will collide for some records, and only the records’ histories will show which. 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 </w:t>
      </w:r>
      <w:r>
        <w:rPr>
          <w:iCs/>
          <w:i/>
        </w:rPr>
        <w:t xml:space="preserve">what was invalidated, when, on what legal ground, and by whom</w:t>
      </w:r>
      <w:r>
        <w:t xml:space="preserve"> as a first-class audit event costs little and converts an unexplained absence into an accountable one.</w:t>
      </w:r>
    </w:p>
    <w:p>
      <w:pPr>
        <w:pStyle w:val="BodyText"/>
      </w:pPr>
      <w:r>
        <w:t xml:space="preserve">For TEHDAS2 and its successors, whose Secure Processing Environment specification of 2026 defines minimum capabilities and the interoperability baseline for federating environments, the collision is named but not resolved: the specification asks for a balance between deletion and traceability and flags the intersection of accountability and anonymisation as needing guidance (</w:t>
      </w:r>
      <w:hyperlink w:anchor="sec_6_2" w:history="1">
        <w:r>
          <w:rPr>
            <w:rStyle w:val="Hyperlink"/>
          </w:rPr>
          <w:t xml:space="preserve">Section 6.2</w:t>
        </w:r>
      </w:hyperlink>
      <w:r>
        <w:t xml:space="preserve">). </w:t>
      </w:r>
      <w:hyperlink w:anchor="tbl_4_1" w:history="1">
        <w:r>
          <w:rPr>
            <w:rStyle w:val="Hyperlink"/>
          </w:rPr>
          <w:t xml:space="preserve">Table 4.1</w:t>
        </w:r>
      </w:hyperlink>
      <w:r>
        <w:t xml:space="preserve"> is written in the specification’s own requirement identifiers so that it can be read as a proposal against them.</w:t>
      </w:r>
    </w:p>
    <w:p>
      <w:pPr>
        <w:pStyle w:val="BodyText"/>
      </w:pPr>
      <w:r>
        <w:t xml:space="preserve">This thesis is a Master’s dissertation proposing a design, not a regulatory impact assessment. The policy implications above are offered as an argument to the bodies concerned, not as advice they are obliged to weigh, and their force depends entirely on the authority question of </w:t>
      </w:r>
      <w:hyperlink w:anchor="sec_6_2" w:history="1">
        <w:r>
          <w:rPr>
            <w:rStyle w:val="Hyperlink"/>
          </w:rPr>
          <w:t xml:space="preserve">Section 6.2</w:t>
        </w:r>
      </w:hyperlink>
      <w:r>
        <w:t xml:space="preserve"> being resolved favourably.</w:t>
      </w:r>
    </w:p>
    <w:bookmarkEnd w:id="96"/>
    <w:bookmarkStart w:id="97" w:name="theoretical-implications"/>
    <w:p>
      <w:pPr>
        <w:pStyle w:val="Heading2"/>
      </w:pPr>
      <w:bookmarkStart w:id="1075" w:name="sec_6_9"/>
      <w:r>
        <w:t xml:space="preserve">6.9 Theoretical Implications</w:t>
      </w:r>
      <w:bookmarkEnd w:id="1075"/>
    </w:p>
    <w:p>
      <w:pPr>
        <w:pStyle w:val="FirstParagraph"/>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2023); its application here is what is new, and the applicability of the formulation beyond health data is an open question the thesis does not settle. The structure (one or more floors, a subject-triggered right, a ceiling) is not obviously specific to health. </w:t>
      </w:r>
      <w:hyperlink w:anchor="sec_6_10" w:history="1">
        <w:r>
          <w:rPr>
            <w:rStyle w:val="Hyperlink"/>
          </w:rPr>
          <w:t xml:space="preserve">Section 6.10</w:t>
        </w:r>
      </w:hyperlink>
      <w:r>
        <w:t xml:space="preserve"> tests that expectation against a statute outside health and returns a negative result which revises it: what matters is not that a floor and a ceiling coexist but where the ceiling is anchored.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w:t>
      </w:r>
      <w:hyperlink w:anchor="sec_6_2" w:history="1">
        <w:r>
          <w:rPr>
            <w:rStyle w:val="Hyperlink"/>
          </w:rPr>
          <w:t xml:space="preserve">Sections 6.2</w:t>
        </w:r>
      </w:hyperlink>
      <w:r>
        <w:t xml:space="preserve"> and 6.3 attached. The fourth open problem on the same list, composition with zero-knowledge selective disclosure, is a problem this thesis creates rather than solves, and </w:t>
      </w:r>
      <w:hyperlink w:anchor="ch_7" w:history="1">
        <w:r>
          <w:rPr>
            <w:rStyle w:val="Hyperlink"/>
          </w:rPr>
          <w:t xml:space="preserve">Chapter 7</w:t>
        </w:r>
      </w:hyperlink>
      <w:r>
        <w:t xml:space="preserve"> treats it accordingly.</w:t>
      </w:r>
    </w:p>
    <w:p>
      <w:pPr>
        <w:pStyle w:val="BodyText"/>
        <w:rPr>
          <w:ins w:id="90085" w:author="Claude" w:date="2026-10-05T19:00:00Z"/>
        </w:rPr>
      </w:pPr>
      <w:ins w:id="90086" w:author="Claude" w:date="2026-10-05T19:00:00Z">
        <w:r>
          <w:t xml:space="preserve">For the logistics discipline in which this thesis sits, the result carries over in a specific form. Any regulated consignment record held against a retention floor while a destruction or deletion duty runs from an external event, such as a release, a recall or the end of a contract, is a two-clock object of the kind Proposition 3 describes, and the diagnostic question of Section 6.10 applies to it unchanged. The customs case of Chapter 2, Section 2.7 keeps the two clocks apart by letting them act on different objects; the audit trail is the case in which they must be separated inside a single record.</w:t>
        </w:r>
      </w:ins>
    </w:p>
    <w:bookmarkEnd w:id="97"/>
    <w:bookmarkStart w:id="98" w:name="Xf98bccb8ca371ce0fd1679988a5911c6b05ad19"/>
    <w:p>
      <w:pPr>
        <w:pStyle w:val="Heading2"/>
      </w:pPr>
      <w:bookmarkStart w:id="1076" w:name="sec_6_10"/>
      <w:r>
        <w:t xml:space="preserve">6.10 Where the Ceiling Is Anchored: a Cross-Sector Test</w:t>
      </w:r>
      <w:bookmarkEnd w:id="1076"/>
    </w:p>
    <w:p>
      <w:pPr>
        <w:pStyle w:val="FirstParagraph"/>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 </w:t>
      </w:r>
      <w:r>
        <w:rPr>
          <w:iCs/>
          <w:i/>
        </w:rPr>
        <w:t xml:space="preserve">Opplysninger om bruk av systemet skal registreres og lagres i minst 1 år og slettes senest etter 3 år</w:t>
      </w:r>
      <w:r>
        <w:t xml:space="preserve">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w:t>
      </w:r>
      <w:r>
        <w:rPr>
          <w:bCs/>
          <w:b/>
        </w:rPr>
        <w:t xml:space="preserve">none</w:t>
      </w:r>
      <w:r>
        <w:t xml:space="preserve"> arose without an erasure request. Under Semantics II there were no violations at all, and every record was invalidated at its scheduled month. The module that produces this is listed in full at Appendix A, Section A.13, and its console output at Section A.20.</w:t>
      </w:r>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the later longer than the earlier,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pPr>
      <w: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states the general condition as Proposition 3: floor and ceiling collide for a record exactly when the ceiling’s end falls inside the floor, which needs a ceiling no longer than the floor and, under an external anchor, depends on each record’s history.</w:t>
      </w:r>
    </w:p>
    <w:p>
      <w:pPr>
        <w:pStyle w:val="BodyText"/>
      </w:pPr>
      <w:r>
        <w:t xml:space="preserve">This sharpens the contribution and narrows it at the same time. It suggests that the diagnostic question for any candidate instance is not whether a floor and a ceiling both exist, which is common, but whether a ceiling no longer than the floor is anchored to a different event, which is not (</w:t>
      </w:r>
      <w:hyperlink w:anchor="ch_4" w:history="1">
        <w:r>
          <w:rPr>
            <w:rStyle w:val="Hyperlink"/>
          </w:rPr>
          <w:t xml:space="preserve">Chapter 4</w:t>
        </w:r>
      </w:hyperlink>
      <w:r>
        <w:t xml:space="preserve">, Proposition 3).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w:t>
      </w:r>
      <w:hyperlink w:anchor="ch_4" w:history="1">
        <w:r>
          <w:rPr>
            <w:rStyle w:val="Hyperlink"/>
          </w:rPr>
          <w:t xml:space="preserve">Chapter 4</w:t>
        </w:r>
      </w:hyperlink>
      <w:r>
        <w:t xml:space="preserve">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longer ceiling from a single origin does not produce it.</w:t>
      </w:r>
    </w:p>
    <w:bookmarkEnd w:id="98"/>
    <w:bookmarkStart w:id="99" w:name="boundaries-as-contribution"/>
    <w:p>
      <w:pPr>
        <w:pStyle w:val="Heading2"/>
      </w:pPr>
      <w:bookmarkStart w:id="1077" w:name="sec_6_11"/>
      <w:r>
        <w:t xml:space="preserve">6.11 </w:t>
      </w:r>
      <w:commentRangeStart w:id="16"/>
      <w:r>
        <w:t xml:space="preserve">Boundaries as Contribution</w:t>
      </w:r>
      <w:commentRangeEnd w:id="16"/>
      <w:r>
        <w:rPr>
          <w:rStyle w:val="CommentReference"/>
        </w:rPr>
        <w:commentReference w:id="16"/>
      </w:r>
      <w:bookmarkEnd w:id="1077"/>
    </w:p>
    <w:p>
      <w:pPr>
        <w:pStyle w:val="FirstParagraph"/>
      </w:pPr>
      <w:r>
        <w:t xml:space="preserve">The limitations that bound the claim are stated once,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engaged where they bite. None of them was claimed, so none of them reduces what was: a contribution that states its boundaries can be checked at them.</w:t>
      </w:r>
    </w:p>
    <w:bookmarkEnd w:id="99"/>
    <w:bookmarkStart w:id="100" w:name="summary-1"/>
    <w:p>
      <w:pPr>
        <w:pStyle w:val="Heading2"/>
      </w:pPr>
      <w:bookmarkStart w:id="1078" w:name="sec_6_12"/>
      <w:r>
        <w:t xml:space="preserve">6.12 Summary</w:t>
      </w:r>
      <w:bookmarkEnd w:id="1078"/>
    </w:p>
    <w:p>
      <w:pPr>
        <w:pStyle w:val="FirstParagraph"/>
      </w:pPr>
      <w:r>
        <w:t xml:space="preserve">The thesis establishes four things. Audit-retention floors, the right to erasure and the deletion ceiling conflict only under an assumption about verifiability, and not because of the obligations themselves. On the broad reading of Article 68(12) and for logs kept at patient-record granularity, the conflict arises inside the European Health Data Space Regulation with no data subject acting. A ceiling collides with a floor exactly when Proposition 3 says. And relocation escapes the ceiling but not the right (Proposition 4). It exhibits the mechanism that dissolves the conflict and checks Propositions 1 and 2 executably, with a separately written cross-check and a bounded SMT check.</w:t>
      </w:r>
    </w:p>
    <w:p>
      <w:pPr>
        <w:pStyle w:val="BodyText"/>
      </w:pPr>
      <w:r>
        <w:t xml:space="preserve">Its principal vulnerability is that the interpretive move at its centre has no regulatory authority behind it, and resolving that is the most valuable next step available. Its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w:t>
      </w:r>
      <w:hyperlink w:anchor="ch_7" w:history="1">
        <w:r>
          <w:rPr>
            <w:rStyle w:val="Hyperlink"/>
          </w:rPr>
          <w:t xml:space="preserve">Chapter 7</w:t>
        </w:r>
      </w:hyperlink>
      <w:r>
        <w:t xml:space="preserve"> draws the conclusions and states the work that follows.</w:t>
      </w:r>
    </w:p>
    <w:bookmarkEnd w:id="100"/>
    <w:bookmarkEnd w:id="101"/>
    <w:bookmarkStart w:id="108" w:name="chapter-7.-conclusion"/>
    <w:p>
      <w:pPr>
        <w:pStyle w:val="Heading1"/>
      </w:pPr>
      <w:bookmarkStart w:id="1079" w:name="ch_7"/>
      <w:r>
        <w:t xml:space="preserve">Chapter 7. Conclusion</w:t>
      </w:r>
      <w:bookmarkEnd w:id="1079"/>
    </w:p>
    <w:bookmarkStart w:id="102" w:name="the-problem-and-the-answer"/>
    <w:p>
      <w:pPr>
        <w:pStyle w:val="Heading2"/>
      </w:pPr>
      <w:bookmarkStart w:id="1080" w:name="sec_7_1"/>
      <w:r>
        <w:t xml:space="preserve">7.1 The Problem and the Answer</w:t>
      </w:r>
      <w:bookmarkEnd w:id="1080"/>
    </w:p>
    <w:p>
      <w:pPr>
        <w:pStyle w:val="FirstParagraph"/>
      </w:pPr>
      <w:r>
        <w:t xml:space="preserve">This thesis began from a conflict that the European Health Data Space Regulation does not resolve. Cross-border health data exchange generates audit records subject to retention floors: ten years as reported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the Joint Action’s specification names their interaction as needing further guidance (TEHDAS2, 2026, Annex 7, p. 96), and the implementing acts 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payload. The model has three constraint types, being a parameterised retention floor, an erasure deadline, and a deletion ceiling, and it makes the semantics of </w:t>
      </w:r>
      <w:r>
        <w:rPr>
          <w:iCs/>
          <w:i/>
        </w:rPr>
        <w:t xml:space="preserve">verifiability</w:t>
      </w:r>
      <w:r>
        <w:t xml:space="preserve"> an explicit parameter rather than an unexamined assumption.</w:t>
      </w:r>
    </w:p>
    <w:p>
      <w:pPr>
        <w:pStyle w:val="BodyText"/>
      </w:pPr>
      <w:r>
        <w:t xml:space="preserve">It proved four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 A deletion ceiling can collide with a retention floor only if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p>
    <w:p>
      <w:pPr>
        <w:pStyle w:val="BodyText"/>
      </w:pPr>
      <w:r>
        <w:t xml:space="preserve">It specified the mechanism that the second proof exhibits. Crypto-Erasure by Invalidation retains the accessor fields of each record and a hiding commitment, and destroys the per-record payload key, with the salt and the ciphertext, at the earlier of the erasure deadline and the deletion ceiling; for logs kept at patient-record granularity it removes the subject link at the ceiling, while cross-border records keep it, for at least the period the person’s right to learn who accessed their data requires and, on the deployment binding, for the rest of the floor. It appends each invalidation to a tamper-evident audit log as a first-class event carrying its month, legal ground, and authorising actor, in a log whose entries never hold what erasure reaches. At floor expiry it performs a terminal transition that destroys the identifying metadata and leaves a non-identifiable statistical residue; </w:t>
      </w:r>
      <w:del w:id="90087" w:author="Claude" w:date="2026-10-05T19:00:00Z">
        <w:r>
          <w:delText xml:space="preserve">that transition, the per-entry nonce, consistency proofs and the accumulator layer are specified, not implemented.</w:delText>
        </w:r>
      </w:del>
      <w:ins w:id="90088" w:author="Claude" w:date="2026-10-05T19:00:00Z">
        <w:r>
          <w:t xml:space="preserve">that transition, the per-entry nonce, the subject-field commitment, proactive invalidation, consistency proofs and the accumulator layer are specified, not implemented.</w:t>
        </w:r>
      </w:ins>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w:t>
      </w:r>
    </w:p>
    <w:bookmarkEnd w:id="102"/>
    <w:bookmarkStart w:id="103" w:name="contributions"/>
    <w:p>
      <w:pPr>
        <w:pStyle w:val="Heading2"/>
      </w:pPr>
      <w:bookmarkStart w:id="1081" w:name="sec_7_2"/>
      <w:r>
        <w:t xml:space="preserve">7.2 Contributions</w:t>
      </w:r>
      <w:bookmarkEnd w:id="1081"/>
    </w:p>
    <w:p>
      <w:pPr>
        <w:pStyle w:val="FirstParagraph"/>
      </w:pPr>
      <w:r>
        <w:t xml:space="preserve">Four contributions are claimed, each bounded.</w:t>
      </w:r>
    </w:p>
    <w:p>
      <w:pPr>
        <w:pStyle w:val="BodyText"/>
      </w:pPr>
      <w:r>
        <w:rPr>
          <w:iCs/>
          <w:i/>
        </w:rPr>
        <w:t xml:space="preserve">A formal characterisation of the tri-lateral retention conflict.</w:t>
      </w:r>
      <w:r>
        <w:t xml:space="preserve"> The general method of treating legal compliance as a satisfiability problem is established (Feng, Marsso, Sabetzadeh, &amp; Chechik, 2023)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r>
        <w:rPr>
          <w:iCs/>
          <w:i/>
        </w:rPr>
        <w:t xml:space="preserve">Feasibility results with an executable witness.</w:t>
      </w:r>
      <w:r>
        <w:t xml:space="preserve"> Proposition 1 establishes infeasibility under plaintext-verifiability semantics; Proposition 2 establishes satisfiability under the alternative and exhibits the trajectory that achieves it. Proposition 3 gives the condition under which a ceiling and a floor collide, which the cross-sector test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illustrated on a statute outside health (an instance generated by the thesis’s own code, which checks the code rather than independently confirming the proposition); Proposition 4 shows why relocation answers the ceiling and not the right. Both were checked over two hundred generated records, with violations under the first semantics and none under the second (their number is set by the generator), a separately written exhaustive search confirmed that under the first semantics no assignment of payload accessibility succeeds in the cases it covers, and a bounded SMT check found no counterexample to Propositions 1–3 within its bounds. The proofs are informal and the demonstration covers generated instances; neither is presented as more.</w:t>
      </w:r>
    </w:p>
    <w:p>
      <w:pPr>
        <w:pStyle w:val="BodyText"/>
      </w:pPr>
      <w:r>
        <w:rPr>
          <w:iCs/>
          <w:i/>
        </w:rPr>
        <w:t xml:space="preserve">A mechanism specification with its residue analysed.</w:t>
      </w:r>
      <w:r>
        <w:t xml:space="preserve">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and can check each of those entries against the root of a Merkle log (</w:t>
      </w:r>
      <w:hyperlink w:anchor="ch_5" w:history="1">
        <w:r>
          <w:rPr>
            <w:rStyle w:val="Hyperlink"/>
          </w:rPr>
          <w:t xml:space="preserve">Chapter 5</w:t>
        </w:r>
      </w:hyperlink>
      <w:r>
        <w:t xml:space="preserve">, </w:t>
      </w:r>
      <w:hyperlink w:anchor="sec_5_7" w:history="1">
        <w:r>
          <w:rPr>
            <w:rStyle w:val="Hyperlink"/>
          </w:rPr>
          <w:t xml:space="preserve">Section 5.7</w:t>
        </w:r>
      </w:hyperlink>
      <w:r>
        <w:t xml:space="preserve">). The key hierarchy is executed with real AES-256-GCM in an optional module of the artefact. The residue it leaves is characterised as pseudonymised rather than anonymous by the Norwegian threshold, and designed to the corridor that the European Data Protection Board’s finalised Guidelines 02/2025 establish.</w:t>
      </w:r>
    </w:p>
    <w:p>
      <w:pPr>
        <w:pStyle w:val="BodyText"/>
      </w:pPr>
      <w:r>
        <w:rPr>
          <w:iCs/>
          <w:i/>
        </w:rPr>
        <w:t xml:space="preserve">An integration analysis against verified Norwegian infrastructure.</w:t>
      </w:r>
      <w:r>
        <w:t xml:space="preserv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w:t>
      </w:r>
      <w:hyperlink w:anchor="tbl_4_1" w:history="1">
        <w:r>
          <w:rPr>
            <w:rStyle w:val="Hyperlink"/>
          </w:rPr>
          <w:t xml:space="preserve">Table 4.1</w:t>
        </w:r>
      </w:hyperlink>
      <w:r>
        <w:t xml:space="preserve"> traces the mechanism to each requirement of the regulation and of the Joint Action’s specification it touches, and places it in the activity-monitoring component of the specification’s reference architecture.</w:t>
      </w:r>
    </w:p>
    <w:bookmarkEnd w:id="103"/>
    <w:bookmarkStart w:id="104" w:name="what-the-thesis-does-not-establish"/>
    <w:p>
      <w:pPr>
        <w:pStyle w:val="Heading2"/>
      </w:pPr>
      <w:bookmarkStart w:id="1082" w:name="sec_7_3"/>
      <w:r>
        <w:t xml:space="preserve">7.3 What the Thesis Does Not Establish</w:t>
      </w:r>
      <w:bookmarkEnd w:id="1082"/>
    </w:p>
    <w:p>
      <w:pPr>
        <w:pStyle w:val="FirstParagraph"/>
      </w:pPr>
      <w:r>
        <w:t xml:space="preserve">The limitations bounding this contribution are stated canonically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states where this thesis is weakest.</w:t>
      </w:r>
    </w:p>
    <w:bookmarkEnd w:id="104"/>
    <w:bookmarkStart w:id="105" w:name="the-two-open-questions-of-authority"/>
    <w:p>
      <w:pPr>
        <w:pStyle w:val="Heading2"/>
      </w:pPr>
      <w:bookmarkStart w:id="1083" w:name="sec_7_4"/>
      <w:r>
        <w:t xml:space="preserve">7.4 The Two Open Questions of Authority</w:t>
      </w:r>
      <w:bookmarkEnd w:id="1083"/>
    </w:p>
    <w:p>
      <w:pPr>
        <w:pStyle w:val="FirstParagraph"/>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Proposition 2 remains true of the model and inert in practice.</w:t>
      </w:r>
    </w:p>
    <w:p>
      <w:pPr>
        <w:pStyle w:val="BodyText"/>
      </w:pPr>
      <w:r>
        <w:t xml:space="preserve">The second concerns scope: whether Article 68(12), which requires “the electronic health data within the secure processing environment” to be deleted within six months of permit expiry, reaches, on the broad reading, access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Corollary 1.2 stands or falls with this question, as does the conditional branch of Corollary 2.3; nothing else in the thesis does. A related question remains open on either reading: whether auditing “all processing operations” after the ceiling needs the subject link, or only the accessor fields that the Joint Action’s specification requires every log to carry.</w:t>
      </w:r>
    </w:p>
    <w:p>
      <w:pPr>
        <w:pStyle w:val="BodyText"/>
      </w:pPr>
      <w:commentRangeStart w:id="11"/>
      <w:r>
        <w:t xml:space="preserve">Both questions are decidable by asking</w:t>
      </w:r>
      <w:commentRangeEnd w:id="11"/>
      <w:r>
        <w:rPr>
          <w:rStyle w:val="CommentReference"/>
        </w:rPr>
        <w:commentReference w:id="11"/>
      </w:r>
      <w:r>
        <w:t xml:space="preserve">,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bookmarkEnd w:id="105"/>
    <w:bookmarkStart w:id="106" w:name="future-work"/>
    <w:p>
      <w:pPr>
        <w:pStyle w:val="Heading2"/>
      </w:pPr>
      <w:bookmarkStart w:id="1084" w:name="sec_7_5"/>
      <w:r>
        <w:t xml:space="preserve">7.5 Future Work</w:t>
      </w:r>
      <w:bookmarkEnd w:id="1084"/>
    </w:p>
    <w:p>
      <w:pPr>
        <w:pStyle w:val="FirstParagraph"/>
      </w:pPr>
      <w:r>
        <w:t xml:space="preserve">Four lines follow, the first immediate and the remainder in ascending order of difficulty.</w:t>
      </w:r>
    </w:p>
    <w:p>
      <w:pPr>
        <w:pStyle w:val="BodyText"/>
      </w:pPr>
      <w:r>
        <w:rPr>
          <w:iCs/>
          <w:i/>
        </w:rPr>
        <w:t xml:space="preserve">Execution of the expert evaluation.</w:t>
      </w:r>
      <w:r>
        <w:t xml:space="preserve">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w:t>
      </w:r>
      <w:hyperlink w:anchor="sec_7_4" w:history="1">
        <w:r>
          <w:rPr>
            <w:rStyle w:val="Hyperlink"/>
          </w:rPr>
          <w:t xml:space="preserve">Section 7.4</w:t>
        </w:r>
      </w:hyperlink>
      <w:r>
        <w:t xml:space="preserve">, this is the shortest route from the present contribution to a validated one.</w:t>
      </w:r>
    </w:p>
    <w:p>
      <w:pPr>
        <w:pStyle w:val="BodyText"/>
      </w:pPr>
      <w:r>
        <w:rPr>
          <w:iCs/>
          <w:i/>
        </w:rPr>
        <w:t xml:space="preserve">Selective disclosure of invalidation completeness.</w:t>
      </w:r>
      <w:r>
        <w:t xml:space="preserve"> The mechanism creates a problem it does not solve. When a data subject exercises Article 17, every record relating to them is invalidated, and an auditor should be able to confirm that </w:t>
      </w:r>
      <w:r>
        <w:rPr>
          <w:iCs/>
          <w:i/>
        </w:rPr>
        <w:t xml:space="preserve">all</w:t>
      </w:r>
      <w:r>
        <w:t xml:space="preserve"> of them were. But identifying which records those are would show the auditor the subject’s cross-border care history. The controller keeps the link to those records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the problem is disclosing it to a third party in order to prove completeness. Proving completeness of invalidation without revealing the invalidated set is a zero-knowledge problem, and it corresponds to the fourth of the five open problems identified by Aikebaier (2026), composition with zero-knowledge selective disclosure. This is where succinct arguments may become necessary rather than decorative, and the audit log of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The project name carried by this work originates in an earlier design that assumed zero-knowledge machinery would enforce the retention conflict; the analysis showed it unnecessary there, and suggests it may be necessary here, though alternatives are not excluded.</w:t>
      </w:r>
    </w:p>
    <w:p>
      <w:pPr>
        <w:pStyle w:val="BodyText"/>
      </w:pPr>
      <w:r>
        <w:rPr>
          <w:iCs/>
          <w:i/>
        </w:rPr>
        <w:t xml:space="preserve">Public verifiability of deletion certificates.</w:t>
      </w:r>
      <w:r>
        <w:t xml:space="preserve"> The boundary identified in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rPr>
          <w:iCs/>
          <w:i/>
        </w:rPr>
        <w:t xml:space="preserve">Generalisation beyond health data.</w:t>
      </w:r>
      <w:r>
        <w:t xml:space="preserve"> The structure the model captures (one or more retention floors, a subject-triggered erasure right, and a deletion ceiling) is not obviously specific to health, and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ran one test outside it: Norwegian police register law pairs a floor with a longer ceiling from the 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financial record-keeping first, would determine whether the contribution is a result about one regulation or a method for a class of them.</w:t>
      </w:r>
    </w:p>
    <w:bookmarkEnd w:id="106"/>
    <w:bookmarkStart w:id="107" w:name="closing"/>
    <w:p>
      <w:pPr>
        <w:pStyle w:val="Heading2"/>
      </w:pPr>
      <w:bookmarkStart w:id="1085" w:name="sec_7_6"/>
      <w:r>
        <w:t xml:space="preserve">7.6 Closing</w:t>
      </w:r>
      <w:bookmarkEnd w:id="1085"/>
    </w:p>
    <w:p>
      <w:pPr>
        <w:pStyle w:val="FirstParagraph"/>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put to public hearing in 2025, 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The two places where the argument outruns its authority are named, and the means of settling them is a letter rather than a research programme. What remains is to ask the questions the thesis cannot answer itself.</w:t>
      </w:r>
    </w:p>
    <w:bookmarkEnd w:id="107"/>
    <w:bookmarkEnd w:id="108"/>
    <w:bookmarkStart w:id="109" w:name="references"/>
    <w:p>
      <w:pPr>
        <w:pStyle w:val="Heading1"/>
      </w:pPr>
      <w:bookmarkStart w:id="1086" w:name="h_References"/>
      <w:r>
        <w:t xml:space="preserve">References</w:t>
      </w:r>
      <w:bookmarkEnd w:id="1086"/>
    </w:p>
    <w:p>
      <w:pPr>
        <w:pStyle w:val="Bibliography"/>
      </w:pPr>
      <w:r>
        <w:t xml:space="preserve">Aikebaier, Y. (2026). </w:t>
      </w:r>
      <w:r>
        <w:rPr>
          <w:iCs/>
          <w:i/>
        </w:rPr>
        <w:t xml:space="preserve">SoK: Cryptographic erasure on public ledgers: Application-layer architectures, key-lifecycle adversaries, and GDPR Art. 17 equivalence</w:t>
      </w:r>
      <w:r>
        <w:t xml:space="preserve"> (Cryptology ePrint Archive, Paper 2026/1109). Nexum Ledger Ltd. https://eprint.iacr.org/2026/1109 [Preprint; not peer-reviewed]</w:t>
      </w:r>
    </w:p>
    <w:p>
      <w:pPr>
        <w:pStyle w:val="Bibliography"/>
      </w:pPr>
      <w:r>
        <w:t xml:space="preserve">Albalwy, F. (2026). Zero-knowledge-based policy enforcement for privacy-preserving cross-institutional health data sharing on blockchain. </w:t>
      </w:r>
      <w:r>
        <w:rPr>
          <w:iCs/>
          <w:i/>
        </w:rPr>
        <w:t xml:space="preserve">Systems</w:t>
      </w:r>
      <w:r>
        <w:t xml:space="preserve">, </w:t>
      </w:r>
      <w:r>
        <w:rPr>
          <w:iCs/>
          <w:i/>
        </w:rPr>
        <w:t xml:space="preserve">14</w:t>
      </w:r>
      <w:r>
        <w:t xml:space="preserve">(4), 385. https://doi.org/10.3390/systems14040385</w:t>
      </w:r>
    </w:p>
    <w:p>
      <w:pPr>
        <w:pStyle w:val="Bibliography"/>
      </w:pPr>
      <w:r>
        <w:t xml:space="preserve">Ateniese, G., Chou, D. H., de Medeiros, B., &amp; Tsudik, G. (2005). Sanitizable signatures. In S. de Capitani di Vimercati, P. Syverson, &amp; D. Gollmann (Eds.), </w:t>
      </w:r>
      <w:r>
        <w:rPr>
          <w:iCs/>
          <w:i/>
        </w:rPr>
        <w:t xml:space="preserve">Computer Security – ESORICS 2005</w:t>
      </w:r>
      <w:r>
        <w:t xml:space="preserve"> (LNCS 3679, pp. 159–177). Springer. https://doi.org/10.1007/11555827_10</w:t>
      </w:r>
    </w:p>
    <w:p>
      <w:pPr>
        <w:pStyle w:val="Bibliography"/>
      </w:pPr>
      <w:r>
        <w:t xml:space="preserve">Ateniese, G., Magri, B., Venturi, D., &amp; Andrade, E. R. (2017). Redactable blockchain – or – rewriting history in Bitcoin and friends. In </w:t>
      </w:r>
      <w:r>
        <w:rPr>
          <w:iCs/>
          <w:i/>
        </w:rPr>
        <w:t xml:space="preserve">2017 IEEE European Symposium on Security and Privacy (EuroS&amp;P)</w:t>
      </w:r>
      <w:r>
        <w:t xml:space="preserve"> (pp. 111–126). IEEE. https://doi.org/10.1109/EuroSP.2017.37</w:t>
      </w:r>
    </w:p>
    <w:p>
      <w:pPr>
        <w:pStyle w:val="Bibliography"/>
      </w:pPr>
      <w:r>
        <w:t xml:space="preserve">Bai, T., Hu, Y., He, J., Fan, H., &amp; An, Z. (2022). Health-zkIDM: A healthcare identity system based on Fabric blockchain and zero-knowledge proof. </w:t>
      </w:r>
      <w:r>
        <w:rPr>
          <w:iCs/>
          <w:i/>
        </w:rPr>
        <w:t xml:space="preserve">Sensors</w:t>
      </w:r>
      <w:r>
        <w:t xml:space="preserve">, </w:t>
      </w:r>
      <w:r>
        <w:rPr>
          <w:iCs/>
          <w:i/>
        </w:rPr>
        <w:t xml:space="preserve">22</w:t>
      </w:r>
      <w:r>
        <w:t xml:space="preserve">(20), 7716. https://doi.org/10.3390/s22207716</w:t>
      </w:r>
    </w:p>
    <w:p>
      <w:pPr>
        <w:pStyle w:val="Bibliography"/>
      </w:pPr>
      <w:r>
        <w:t xml:space="preserve">Barker, E. (2020). </w:t>
      </w:r>
      <w:r>
        <w:rPr>
          <w:iCs/>
          <w:i/>
        </w:rPr>
        <w:t xml:space="preserve">Recommendation for key management: Part 1 – General</w:t>
      </w:r>
      <w:r>
        <w:t xml:space="preserve"> (NIST Special Publication 800-57 Part 1, Rev. 5). National Institute of Standards and Technology. https://doi.org/10.6028/NIST.SP.800-57pt1r5</w:t>
      </w:r>
    </w:p>
    <w:p>
      <w:pPr>
        <w:pStyle w:val="Bibliography"/>
      </w:pPr>
      <w:r>
        <w:t xml:space="preserve">Belen-Saglam, R., Altuncu, E., Lu, Y., &amp; Li, S. (2023). A systematic literature review of the tension between the GDPR and public blockchain systems. </w:t>
      </w:r>
      <w:r>
        <w:rPr>
          <w:iCs/>
          <w:i/>
        </w:rPr>
        <w:t xml:space="preserve">Blockchain: Research and Applications</w:t>
      </w:r>
      <w:r>
        <w:t xml:space="preserve">, </w:t>
      </w:r>
      <w:r>
        <w:rPr>
          <w:iCs/>
          <w:i/>
        </w:rPr>
        <w:t xml:space="preserve">4</w:t>
      </w:r>
      <w:r>
        <w:t xml:space="preserve">(2), 100129. https://doi.org/10.1016/j.bcra.2023.100129</w:t>
      </w:r>
    </w:p>
    <w:p>
      <w:pPr>
        <w:pStyle w:val="Bibliography"/>
      </w:pPr>
      <w:r>
        <w:t xml:space="preserve">Benaloh, J., &amp; de Mare, M. (1994). One-way accumulators: A decentralized alternative to digital signatures. In T. Helleseth (Ed.), </w:t>
      </w:r>
      <w:r>
        <w:rPr>
          <w:iCs/>
          <w:i/>
        </w:rPr>
        <w:t xml:space="preserve">Advances in Cryptology — EUROCRYPT ’93</w:t>
      </w:r>
      <w:r>
        <w:t xml:space="preserve"> (LNCS 765, pp. 274–285). Springer. https://doi.org/10.1007/3-540-48285-7_24</w:t>
      </w:r>
    </w:p>
    <w:p>
      <w:pPr>
        <w:pStyle w:val="Bibliography"/>
      </w:pPr>
      <w:r>
        <w:t xml:space="preserve">Berngaard. (2024). </w:t>
      </w:r>
      <w:r>
        <w:rPr>
          <w:iCs/>
          <w:i/>
        </w:rPr>
        <w:t xml:space="preserve">Ivaretar din teknologiske tjeneste kravet til innebygd personvern?</w:t>
      </w:r>
      <w:r>
        <w:t xml:space="preserve"> [Legal commentary]. Advokatfirmaet Berngaard. https://www.berngaard.no/aktuelt/ivaretar-deres-teknologiske-tjeneste-kravene-til-innebygd-personvern-etter-gdpr-gwd56</w:t>
      </w:r>
    </w:p>
    <w:p>
      <w:pPr>
        <w:pStyle w:val="Bibliography"/>
      </w:pPr>
      <w:r>
        <w:t xml:space="preserve">Boneh, D., &amp; Lipton, R. J. (1996). A revocable backup system. In </w:t>
      </w:r>
      <w:r>
        <w:rPr>
          <w:iCs/>
          <w:i/>
        </w:rPr>
        <w:t xml:space="preserve">Proceedings of the 6th USENIX Security Symposium</w:t>
      </w:r>
      <w:r>
        <w:t xml:space="preserve"> (pp. 91–96). USENIX Association. https://www.usenix.org/legacy/publications/library/proceedings/sec96/boneh.html</w:t>
      </w:r>
    </w:p>
    <w:p>
      <w:pPr>
        <w:pStyle w:val="Bibliography"/>
        <w:rPr>
          <w:ins w:id="90089" w:author="Claude" w:date="2026-10-05T19:00:00Z"/>
        </w:rPr>
      </w:pPr>
      <w:ins w:id="90090" w:author="Claude" w:date="2026-10-05T19:00:00Z">
        <w:r>
          <w:t xml:space="preserve">Bourtoule, L., Chandrasekaran, V., Choquette-Choo, C. A., Jia, H., Travers, A., Zhang, B., Lie, D., &amp; Papernot, N. (2021). Machine unlearning. In </w:t>
        </w:r>
        <w:r>
          <w:rPr>
            <w:iCs/>
            <w:i/>
          </w:rPr>
          <w:t xml:space="preserve">2021 IEEE Symposium on Security and Privacy (SP)</w:t>
        </w:r>
        <w:r>
          <w:t xml:space="preserve"> (pp. 141–159). IEEE. https://doi.org/10.1109/SP40001.2021.00019</w:t>
        </w:r>
      </w:ins>
    </w:p>
    <w:p>
      <w:pPr>
        <w:pStyle w:val="Bibliography"/>
      </w:pPr>
      <w:r>
        <w:t xml:space="preserve">Broadbent, A., &amp; Islam, R. (2020). Quantum encryption with certified deletion. In </w:t>
      </w:r>
      <w:r>
        <w:rPr>
          <w:iCs/>
          <w:i/>
        </w:rPr>
        <w:t xml:space="preserve">Theory of Cryptography (TCC 2020)</w:t>
      </w:r>
      <w:r>
        <w:t xml:space="preserve"> (LNCS 12552, pp. 92–122). Springer. https://doi.org/10.1007/978-3-030-64381-2_4</w:t>
      </w:r>
    </w:p>
    <w:p>
      <w:pPr>
        <w:pStyle w:val="Bibliography"/>
      </w:pPr>
      <w:r>
        <w:t xml:space="preserve">Brunner, S., Johannessen, A., García-Torres, J., Çatak, F. Ö., Meinich-Bache, Ø., Rettedal, S., &amp; Engan, K. (2025). Consent-driven, semi-automated data collection during birth and newborn resuscitation: Insights from the NewbornTime study. </w:t>
      </w:r>
      <w:r>
        <w:rPr>
          <w:iCs/>
          <w:i/>
        </w:rPr>
        <w:t xml:space="preserve">PLOS Digital Health</w:t>
      </w:r>
      <w:r>
        <w:t xml:space="preserve">. https://doi.org/10.1371/journal.pdig.0000730</w:t>
      </w:r>
    </w:p>
    <w:p>
      <w:pPr>
        <w:pStyle w:val="Bibliography"/>
      </w:pPr>
      <w:r>
        <w:t xml:space="preserve">Bursuc, S., Gil-Pons, R., Mauw, S., &amp; Trujillo-Rasua, R. (2024). </w:t>
      </w:r>
      <w:r>
        <w:rPr>
          <w:iCs/>
          <w:i/>
        </w:rPr>
        <w:t xml:space="preserve">Software-based memory erasure with relaxed isolation requirements</w:t>
      </w:r>
      <w:r>
        <w:t xml:space="preserve"> (Extended version). arXiv. https://arxiv.org/abs/2401.06626 [Published version: 37th IEEE Computer Security Foundations Symposium (CSF 2024), Enschede, 8–12 July 2024]</w:t>
      </w:r>
    </w:p>
    <w:p>
      <w:pPr>
        <w:pStyle w:val="Bibliography"/>
      </w:pPr>
      <w:r>
        <w:t xml:space="preserve">Camenisch, J., &amp; Lysyanskaya, A. (2002). Dynamic accumulators and application to efficient revocation of anonymous credentials. In </w:t>
      </w:r>
      <w:r>
        <w:rPr>
          <w:iCs/>
          <w:i/>
        </w:rPr>
        <w:t xml:space="preserve">Advances in Cryptology — CRYPTO 2002</w:t>
      </w:r>
      <w:r>
        <w:t xml:space="preserve"> (LNCS 2442, pp. 61–76). Springer. https://doi.org/10.1007/3-540-45708-9_5</w:t>
      </w:r>
    </w:p>
    <w:p>
      <w:pPr>
        <w:pStyle w:val="Bibliography"/>
        <w:rPr>
          <w:ins w:id="90091" w:author="Claude" w:date="2026-10-05T19:00:00Z"/>
        </w:rPr>
      </w:pPr>
      <w:ins w:id="90092" w:author="Claude" w:date="2026-10-05T19:00:00Z">
        <w:r>
          <w:t xml:space="preserve">Cao, Y., &amp; Yang, J. (2015). Towards making systems forget with machine unlearning. In </w:t>
        </w:r>
        <w:r>
          <w:rPr>
            <w:iCs/>
            <w:i/>
          </w:rPr>
          <w:t xml:space="preserve">2015 IEEE Symposium on Security and Privacy</w:t>
        </w:r>
        <w:r>
          <w:t xml:space="preserve"> (pp. 463–480). IEEE. https://doi.org/10.1109/SP.2015.35</w:t>
        </w:r>
      </w:ins>
    </w:p>
    <w:p>
      <w:pPr>
        <w:pStyle w:val="Bibliography"/>
      </w:pPr>
      <w:r>
        <w:t xml:space="preserve">Chakraborty, V., Kaminsky, Y., Mehrotra, S., Naumann, F., Nawab, F., Pappachan, P., Sadoghi, M., &amp; Venkatasubramanian, N. (2025). Meaningful data erasure in the presence of dependencies. </w:t>
      </w:r>
      <w:r>
        <w:rPr>
          <w:iCs/>
          <w:i/>
        </w:rPr>
        <w:t xml:space="preserve">Proceedings of the VLDB Endowment</w:t>
      </w:r>
      <w:r>
        <w:t xml:space="preserve">, </w:t>
      </w:r>
      <w:r>
        <w:rPr>
          <w:iCs/>
          <w:i/>
        </w:rPr>
        <w:t xml:space="preserve">18</w:t>
      </w:r>
      <w:r>
        <w:t xml:space="preserve">(10), 3435–3448. https://doi.org/10.14778/3748191.3748206</w:t>
      </w:r>
    </w:p>
    <w:p>
      <w:pPr>
        <w:pStyle w:val="Bibliography"/>
      </w:pPr>
      <w:r>
        <w:t xml:space="preserve">Chen, J., Chun, D., Patel, M., Chiang, E., &amp; James, J. (2019). The validity of synthetic clinical data: A validation study of a leading synthetic data generator (Synthea) using clinical quality measures. </w:t>
      </w:r>
      <w:r>
        <w:rPr>
          <w:iCs/>
          <w:i/>
        </w:rPr>
        <w:t xml:space="preserve">BMC Medical Informatics and Decision Making</w:t>
      </w:r>
      <w:r>
        <w:t xml:space="preserve">, </w:t>
      </w:r>
      <w:r>
        <w:rPr>
          <w:iCs/>
          <w:i/>
        </w:rPr>
        <w:t xml:space="preserve">19</w:t>
      </w:r>
      <w:r>
        <w:t xml:space="preserve">, 44. https://doi.org/10.1186/s12911-019-0793-0</w:t>
      </w:r>
    </w:p>
    <w:p>
      <w:pPr>
        <w:pStyle w:val="Bibliography"/>
      </w:pPr>
      <w:r>
        <w:t xml:space="preserve">Council of Supply Chain Management Professionals. (n.d.). </w:t>
      </w:r>
      <w:r>
        <w:rPr>
          <w:iCs/>
          <w:i/>
        </w:rPr>
        <w:t xml:space="preserve">Frequently asked questions</w:t>
      </w:r>
      <w:r>
        <w:t xml:space="preserve"> [Includes the CSCMP definition of logistics management]. Retrieved 5 October 2026, from https://cscmp.org/CSCMP/CSCMP/Develop/Starting_Your_Career/Frequently_Asked_Questions.aspx</w:t>
      </w:r>
    </w:p>
    <w:p>
      <w:pPr>
        <w:pStyle w:val="Bibliography"/>
      </w:pPr>
      <w:r>
        <w:t xml:space="preserve">Crosby, S. A., &amp; Wallach, D. S. (2009). Efficient data structures for tamper-evident logging. In </w:t>
      </w:r>
      <w:r>
        <w:rPr>
          <w:iCs/>
          <w:i/>
        </w:rPr>
        <w:t xml:space="preserve">Proceedings of the 18th USENIX Security Symposium</w:t>
      </w:r>
      <w:r>
        <w:t xml:space="preserve"> (pp. 317–334). USENIX Association. https://www.usenix.org/legacy/events/sec09/tech/full_papers/crosby.pdf</w:t>
      </w:r>
    </w:p>
    <w:p>
      <w:pPr>
        <w:pStyle w:val="Bibliography"/>
      </w:pPr>
      <w:r>
        <w:t xml:space="preserve">Datatilsynet. (n.d.-a). </w:t>
      </w:r>
      <w:r>
        <w:rPr>
          <w:iCs/>
          <w:i/>
        </w:rPr>
        <w:t xml:space="preserve">Etablere internkontroll</w:t>
      </w:r>
      <w:r>
        <w:t xml:space="preserve"> [Guidance]. Norwegian Data Protection Authority. https://www.datatilsynet.no/rettigheter-og-plikter/virksomhetenes-plikter/informasjonssikkerhet-internkontroll/etablere-internkontroll/</w:t>
      </w:r>
    </w:p>
    <w:p>
      <w:pPr>
        <w:pStyle w:val="Bibliography"/>
      </w:pPr>
      <w:r>
        <w:t xml:space="preserve">Datatilsynet. (n.d.-b). </w:t>
      </w:r>
      <w:r>
        <w:rPr>
          <w:iCs/>
          <w:i/>
        </w:rPr>
        <w:t xml:space="preserve">Innebygd personvern og personvern som standard</w:t>
      </w:r>
      <w:r>
        <w:t xml:space="preserve"> [Guidance]. Norwegian Data Protection Authority. https://www.datatilsynet.no/rettigheter-og-plikter/virksomhetenes-plikter/innebygd-personvern-og-personvern-som-standard/</w:t>
      </w:r>
    </w:p>
    <w:p>
      <w:pPr>
        <w:pStyle w:val="Bibliography"/>
      </w:pPr>
      <w:r>
        <w:t xml:space="preserve">Datatilsynet. (2015). </w:t>
      </w:r>
      <w:r>
        <w:rPr>
          <w:iCs/>
          <w:i/>
        </w:rPr>
        <w:t xml:space="preserve">Anonymisering av personopplysninger: veileder</w:t>
      </w:r>
      <w:r>
        <w:t xml:space="preserve">. Norwegian Data Protection Authority. https://www.datatilsynet.no/globalassets/global/dokumenter-pdfer-skjema-ol/regelverk/veiledere/anonymisering-veileder-041115.pdf</w:t>
      </w:r>
    </w:p>
    <w:p>
      <w:pPr>
        <w:pStyle w:val="Bibliography"/>
      </w:pPr>
      <w:r>
        <w:t xml:space="preserve">Datatilsynet. (2021, 11 May). </w:t>
      </w:r>
      <w:r>
        <w:rPr>
          <w:iCs/>
          <w:i/>
        </w:rPr>
        <w:t xml:space="preserve">Vedtak om overtredelsesgebyr til Norges idrettsforbund for mangelfull testing</w:t>
      </w:r>
      <w:r>
        <w:t xml:space="preserve"> [Administrative decision]. Norwegian Data Protection Authority. https://www.datatilsynet.no/regelverk-og-verktoy/lover-og-regler/avgjorelser-fra-datatilsynet/2021/vedtak-om-overtredelsesgebyr-til-norges-idrettsforbund-for-mangelfull-testing/</w:t>
      </w:r>
    </w:p>
    <w:p>
      <w:pPr>
        <w:pStyle w:val="Bibliography"/>
      </w:pPr>
      <w:r>
        <w:t xml:space="preserve">Deloitte Advokatfirma. (2020). </w:t>
      </w:r>
      <w:r>
        <w:rPr>
          <w:iCs/>
          <w:i/>
        </w:rPr>
        <w:t xml:space="preserve">Syntetiske testdata eller personopplysninger ved testing?</w:t>
      </w:r>
      <w:r>
        <w:t xml:space="preserve"> [Legal commentary]. Deloitte. https://www.deloitte.com/no/no/services/legal/perspectives/syntetiske-testdata-eller-personopplysninger-i-test.html</w:t>
      </w:r>
    </w:p>
    <w:p>
      <w:pPr>
        <w:pStyle w:val="Bibliography"/>
      </w:pPr>
      <w:r>
        <w:t xml:space="preserve">Derler, D., Samelin, K., Slamanig, D., &amp; Striecks, C. (2019). Fine-grained and controlled rewriting in blockchains: Chameleon-hashing gone attribute-based. In </w:t>
      </w:r>
      <w:r>
        <w:rPr>
          <w:iCs/>
          <w:i/>
        </w:rPr>
        <w:t xml:space="preserve">Network and Distributed System Security Symposium (NDSS 2019)</w:t>
      </w:r>
      <w:r>
        <w:t xml:space="preserve">. Internet Society. https://doi.org/10.14722/ndss.2019.23066</w:t>
      </w:r>
    </w:p>
    <w:p>
      <w:pPr>
        <w:pStyle w:val="Bibliography"/>
      </w:pPr>
      <w:r>
        <w:t xml:space="preserve">Deuber, D., Magri, B., &amp; Thyagarajan, S. A. K. (2019). Redactable blockchain in the permissionless setting. In </w:t>
      </w:r>
      <w:r>
        <w:rPr>
          <w:iCs/>
          <w:i/>
        </w:rPr>
        <w:t xml:space="preserve">2019 IEEE Symposium on Security and Privacy (SP)</w:t>
      </w:r>
      <w:r>
        <w:t xml:space="preserve"> (pp. 124–138). IEEE. https://doi.org/10.1109/SP.2019.00039</w:t>
      </w:r>
    </w:p>
    <w:p>
      <w:pPr>
        <w:pStyle w:val="Bibliography"/>
      </w:pPr>
      <w:r>
        <w:t xml:space="preserve">Dhandala, N. (2026, 17 February). </w:t>
      </w:r>
      <w:r>
        <w:rPr>
          <w:iCs/>
          <w:i/>
        </w:rPr>
        <w:t xml:space="preserve">How to set up crypto-shredding for GDPR right-to-erasure compliance in Google Cloud</w:t>
      </w:r>
      <w:r>
        <w:t xml:space="preserve"> [Implementation commentary]. OneUptime. https://oneuptime.com/blog/post/2026-02-17-how-to-set-up-crypto-shredding-for-gdpr-right-to-erasure-compliance-in-google-cloud/view</w:t>
      </w:r>
    </w:p>
    <w:p>
      <w:pPr>
        <w:pStyle w:val="Bibliography"/>
      </w:pPr>
      <w:r>
        <w:t xml:space="preserve">Diamantopoulos, S., Karlsson, L., Karkaletsis, G., Tsoumas, V., Berler, A., Karkaletsis, K., et al. (2019). Secure cross-border exchange of health related data: The KONFIDO approach. In </w:t>
      </w:r>
      <w:r>
        <w:rPr>
          <w:iCs/>
          <w:i/>
        </w:rPr>
        <w:t xml:space="preserve">Computer Security: ESORICS 2019 International Workshops</w:t>
      </w:r>
      <w:r>
        <w:t xml:space="preserve"> (pp. 318–333). Springer. https://doi.org/10.1007/978-3-030-34914-1_30</w:t>
      </w:r>
    </w:p>
    <w:p>
      <w:pPr>
        <w:pStyle w:val="Bibliography"/>
      </w:pPr>
      <w:r>
        <w:t xml:space="preserve">Dworkin, M. J. (2007). </w:t>
      </w:r>
      <w:r>
        <w:rPr>
          <w:iCs/>
          <w:i/>
        </w:rPr>
        <w:t xml:space="preserve">Recommendation for block cipher modes of operation: Galois/Counter Mode (GCM) and GMAC</w:t>
      </w:r>
      <w:r>
        <w:t xml:space="preserve"> (NIST Special Publication 800-38D). National Institute of Standards and Technology. https://doi.org/10.6028/NIST.SP.800-38D</w:t>
      </w:r>
    </w:p>
    <w:p>
      <w:pPr>
        <w:pStyle w:val="Bibliography"/>
      </w:pPr>
      <w:r>
        <w:t xml:space="preserve">eHealth Network. (2017). </w:t>
      </w:r>
      <w:r>
        <w:rPr>
          <w:iCs/>
          <w:i/>
        </w:rPr>
        <w:t xml:space="preserve">Agreement between National Authorities or National Organisations responsible for National Contact Points for eHealth on the Criteria required for the participation in Cross-Border eHealth Information Services</w:t>
      </w:r>
      <w:r>
        <w:t xml:space="preserve"> (adopted 9 May 2017). European Commission. https://health.ec.europa.eu/system/files/2017-07/ev_20170509_co06_en_0.pdf</w:t>
      </w:r>
    </w:p>
    <w:p>
      <w:pPr>
        <w:pStyle w:val="Bibliography"/>
      </w:pPr>
      <w:r>
        <w:t xml:space="preserve">Elhub. (2026). </w:t>
      </w:r>
      <w:r>
        <w:rPr>
          <w:iCs/>
          <w:i/>
        </w:rPr>
        <w:t xml:space="preserve">Elhubs personvernerklæring</w:t>
      </w:r>
      <w:r>
        <w:t xml:space="preserve"> [Elhub’s privacy statement; last updated 31 March 2026]. Elhub AS. Retrieved 5 October 2026, from https://elhub.no/personvern-og-sikkerhet/elhubs-personvernerklaering</w:t>
      </w:r>
    </w:p>
    <w:p>
      <w:pPr>
        <w:pStyle w:val="Bibliography"/>
      </w:pPr>
      <w:r>
        <w:t xml:space="preserve">European Commission. (2025a). </w:t>
      </w:r>
      <w:r>
        <w:rPr>
          <w:iCs/>
          <w:i/>
        </w:rPr>
        <w:t xml:space="preserve">European Health Data Space Regulation (EHDS)</w:t>
      </w:r>
      <w:r>
        <w:t xml:space="preserve">. Directorate-General for Health and Food Safety. https://health.ec.europa.eu/ehealth-digital-health-and-care/european-health-data-space-regulation-ehds_en</w:t>
      </w:r>
    </w:p>
    <w:p>
      <w:pPr>
        <w:pStyle w:val="Bibliography"/>
      </w:pPr>
      <w:r>
        <w:t xml:space="preserve">European Commission. (2025b). </w:t>
      </w:r>
      <w:r>
        <w:rPr>
          <w:iCs/>
          <w:i/>
        </w:rPr>
        <w:t xml:space="preserve">Electronic cross-border health services</w:t>
      </w:r>
      <w:r>
        <w:t xml:space="preserve">. Directorate-General for Health and Food Safety. https://health.ec.europa.eu/ehealth-digital-health-and-care/digital-health-and-care/electronic-cross-border-health-services_en</w:t>
      </w:r>
    </w:p>
    <w:p>
      <w:pPr>
        <w:pStyle w:val="Bibliography"/>
      </w:pPr>
      <w:r>
        <w:t xml:space="preserve">European Data Protection Board. (2026a). </w:t>
      </w:r>
      <w:r>
        <w:rPr>
          <w:iCs/>
          <w:i/>
        </w:rPr>
        <w:t xml:space="preserve">Coordinated Enforcement Action, implementation of the right to erasure by controllers</w:t>
      </w:r>
      <w:r>
        <w:t xml:space="preserve"> (18 February 2026). EDPB. https://www.edpb.europa.eu/our-work-tools/our-documents/other/coordinated-enforcement-action-implementation-right-erasure_en</w:t>
      </w:r>
    </w:p>
    <w:p>
      <w:pPr>
        <w:pStyle w:val="Bibliography"/>
      </w:pPr>
      <w:r>
        <w:t xml:space="preserve">European Data Protection Board. (2026b). </w:t>
      </w:r>
      <w:r>
        <w:rPr>
          <w:iCs/>
          <w:i/>
        </w:rPr>
        <w:t xml:space="preserve">Guidelines 02/2025 on processing of personal data through blockchain technologies</w:t>
      </w:r>
      <w:r>
        <w:t xml:space="preserve"> (Version 2.0, adopted 7 July 2026 following public consultation). EDPB. https://www.edpb.europa.eu/system/files/2026-07/edpb_guidelines_202502_blockchain_v2_en.pdf</w:t>
      </w:r>
    </w:p>
    <w:p>
      <w:pPr>
        <w:pStyle w:val="Bibliography"/>
      </w:pPr>
      <w:r>
        <w:t xml:space="preserve">European Parliament and Council of the European Union. (2013). Regulation (EU) No 952/2013 of 9 October 2013 laying down the Union Customs Code. </w:t>
      </w:r>
      <w:r>
        <w:rPr>
          <w:iCs/>
          <w:i/>
        </w:rPr>
        <w:t xml:space="preserve">Official Journal of the European Union</w:t>
      </w:r>
      <w:r>
        <w:t xml:space="preserve">, L 269, 1–101. https://eur-lex.europa.eu/eli/reg/2013/952/oj</w:t>
      </w:r>
    </w:p>
    <w:p>
      <w:pPr>
        <w:pStyle w:val="Bibliography"/>
      </w:pPr>
      <w:r>
        <w:t xml:space="preserve">European Parliament and Council of the European Union. (2016). Regulation (EU) 2016/679 of 27 April 2016 (General Data Protection Regulation). </w:t>
      </w:r>
      <w:r>
        <w:rPr>
          <w:iCs/>
          <w:i/>
        </w:rPr>
        <w:t xml:space="preserve">Official Journal of the European Union, L 119</w:t>
      </w:r>
      <w:r>
        <w:t xml:space="preserve">, 1–88. https://eur-lex.europa.eu/eli/reg/2016/679/oj/eng</w:t>
      </w:r>
    </w:p>
    <w:p>
      <w:pPr>
        <w:pStyle w:val="Bibliography"/>
      </w:pPr>
      <w:r>
        <w:t xml:space="preserve">European Parliament and Council of the European Union. (2025). Regulation (EU) 2025/327 of 11 February 2025 on the European Health Data Space. </w:t>
      </w:r>
      <w:r>
        <w:rPr>
          <w:iCs/>
          <w:i/>
        </w:rPr>
        <w:t xml:space="preserve">Official Journal of the European Union</w:t>
      </w:r>
      <w:r>
        <w:t xml:space="preserve">. http://data.europa.eu/eli/reg/2025/327/oj</w:t>
      </w:r>
    </w:p>
    <w:p>
      <w:pPr>
        <w:pStyle w:val="Bibliography"/>
      </w:pPr>
      <w:r>
        <w:t xml:space="preserve">Feng, N., Marsso, L., Sabetzadeh, M., &amp; Chechik, M. (2023). Early verification of legal compliance via bounded satisfiability checking. In </w:t>
      </w:r>
      <w:r>
        <w:rPr>
          <w:iCs/>
          <w:i/>
        </w:rPr>
        <w:t xml:space="preserve">Computer Aided Verification (CAV 2023)</w:t>
      </w:r>
      <w:r>
        <w:t xml:space="preserve"> (LNCS 13966, pp. 374–396). Springer. https://doi.org/10.1007/978-3-031-37709-9_18</w:t>
      </w:r>
    </w:p>
    <w:p>
      <w:pPr>
        <w:pStyle w:val="Bibliography"/>
      </w:pPr>
      <w:r>
        <w:t xml:space="preserve">Finck, M. (2018). Blockchains and data protection in the European Union. </w:t>
      </w:r>
      <w:r>
        <w:rPr>
          <w:iCs/>
          <w:i/>
        </w:rPr>
        <w:t xml:space="preserve">European Data Protection Law Review</w:t>
      </w:r>
      <w:r>
        <w:t xml:space="preserve">, </w:t>
      </w:r>
      <w:r>
        <w:rPr>
          <w:iCs/>
          <w:i/>
        </w:rPr>
        <w:t xml:space="preserve">4</w:t>
      </w:r>
      <w:r>
        <w:t xml:space="preserve">(1), 17–35. https://doi.org/10.21552/edpl/2018/1/6</w:t>
      </w:r>
    </w:p>
    <w:p>
      <w:pPr>
        <w:pStyle w:val="Bibliography"/>
      </w:pPr>
      <w:r>
        <w:t xml:space="preserve">Finck, M. (2019). </w:t>
      </w:r>
      <w:r>
        <w:rPr>
          <w:iCs/>
          <w:i/>
        </w:rPr>
        <w:t xml:space="preserve">Blockchain and the General Data Protection Regulation: Can distributed ledgers be squared with European data protection law?</w:t>
      </w:r>
      <w:r>
        <w:t xml:space="preserve"> (PE 634.445). European Parliament, Panel for the Future of Science and Technology (STOA), EPRS. https://doi.org/10.2861/535</w:t>
      </w:r>
    </w:p>
    <w:p>
      <w:pPr>
        <w:pStyle w:val="Bibliography"/>
      </w:pPr>
      <w:r>
        <w:t xml:space="preserve">Folkehelseinstituttet. (2024). </w:t>
      </w:r>
      <w:r>
        <w:rPr>
          <w:iCs/>
          <w:i/>
        </w:rPr>
        <w:t xml:space="preserve">Helsedata</w:t>
      </w:r>
      <w:r>
        <w:t xml:space="preserve"> [Department page describing Helsedataservice, the national health data access body]. Norwegian Institute of Public Health. https://www.fhi.no/om/organisasjon/helsedata/</w:t>
      </w:r>
    </w:p>
    <w:p>
      <w:pPr>
        <w:pStyle w:val="Bibliography"/>
      </w:pPr>
      <w:r>
        <w:t xml:space="preserve">Forskningsetikk. (2023). </w:t>
      </w:r>
      <w:r>
        <w:rPr>
          <w:iCs/>
          <w:i/>
        </w:rPr>
        <w:t xml:space="preserve">Helsedataservice takes over authority to process applications and grant access to health data</w:t>
      </w:r>
      <w:r>
        <w:t xml:space="preserve">. Norwegian National Research Ethics Committees. https://www.forskningsetikk.no/en/news-archive/helsedataservice-takes-over-authority-to-process-applications-and-grant-access-to-health-data/</w:t>
      </w:r>
    </w:p>
    <w:p>
      <w:pPr>
        <w:pStyle w:val="Bibliography"/>
      </w:pPr>
      <w:r>
        <w:t xml:space="preserve">Gabizon, A., Williamson, Z. J., &amp; Ciobotaru, O. (2019). </w:t>
      </w:r>
      <w:r>
        <w:rPr>
          <w:iCs/>
          <w:i/>
        </w:rPr>
        <w:t xml:space="preserve">PLONK: Permutations over Lagrange-bases for oecumenical noninteractive arguments of knowledge</w:t>
      </w:r>
      <w:r>
        <w:t xml:space="preserve"> (Cryptology ePrint Archive, Paper 2019/953). https://eprint.iacr.org/2019/953</w:t>
      </w:r>
    </w:p>
    <w:p>
      <w:pPr>
        <w:pStyle w:val="Bibliography"/>
      </w:pPr>
      <w:r>
        <w:t xml:space="preserve">Groth, J. (2016). On the size of pairing-based non-interactive arguments. In </w:t>
      </w:r>
      <w:r>
        <w:rPr>
          <w:iCs/>
          <w:i/>
        </w:rPr>
        <w:t xml:space="preserve">Advances in Cryptology — EUROCRYPT 2016</w:t>
      </w:r>
      <w:r>
        <w:t xml:space="preserve"> (LNCS 9666, pp. 305–326). Springer. https://doi.org/10.1007/978-3-662-49896-5_11</w:t>
      </w:r>
    </w:p>
    <w:p>
      <w:pPr>
        <w:pStyle w:val="Bibliography"/>
      </w:pPr>
      <w:r>
        <w:t xml:space="preserve">Healthy Europe. (2026, 12 February). </w:t>
      </w:r>
      <w:r>
        <w:rPr>
          <w:iCs/>
          <w:i/>
        </w:rPr>
        <w:t xml:space="preserve">EHDS progress report: Where does Europe’s Health Data Space stand?</w:t>
      </w:r>
      <w:r>
        <w:t xml:space="preserve"> https://healthyeurope.eu/european-health-data-space/</w:t>
      </w:r>
    </w:p>
    <w:p>
      <w:pPr>
        <w:pStyle w:val="Bibliography"/>
      </w:pPr>
      <w:r>
        <w:t xml:space="preserve">Helsedataservice. (n.d.). </w:t>
      </w:r>
      <w:r>
        <w:rPr>
          <w:iCs/>
          <w:i/>
        </w:rPr>
        <w:t xml:space="preserve">Fees and processing times</w:t>
      </w:r>
      <w:r>
        <w:t xml:space="preserve">. helsedata.no. Retrieved 28 September 2026, from https://helsedata.no/en/fees-and-processing-times/</w:t>
      </w:r>
    </w:p>
    <w:p>
      <w:pPr>
        <w:pStyle w:val="Bibliography"/>
      </w:pPr>
      <w:r>
        <w:t xml:space="preserve">Helsedirektoratet. (n.d.). </w:t>
      </w:r>
      <w:r>
        <w:rPr>
          <w:iCs/>
          <w:i/>
        </w:rPr>
        <w:t xml:space="preserve">Det europeiske helsedataområdet (EHDS)</w:t>
      </w:r>
      <w:r>
        <w:t xml:space="preserve">. Norwegian Directorate of Health. Retrieved 28 September 2026, from https://www.helsedirektoratet.no/digitalisering-og-e-helse/det-europeiske-helsedataomradet-ehds</w:t>
      </w:r>
    </w:p>
    <w:p>
      <w:pPr>
        <w:pStyle w:val="Bibliography"/>
      </w:pPr>
      <w:r>
        <w:t xml:space="preserve">Helsedirektoratet. (2024). </w:t>
      </w:r>
      <w:r>
        <w:rPr>
          <w:iCs/>
          <w:i/>
        </w:rPr>
        <w:t xml:space="preserve">Helsedirektoratets årsrapport 2023</w:t>
      </w:r>
      <w:r>
        <w:t xml:space="preserve"> [Annual report; records the Direktoratet for e-helse merger in the chapter </w:t>
      </w:r>
      <w:r>
        <w:rPr>
          <w:iCs/>
          <w:i/>
        </w:rPr>
        <w:t xml:space="preserve">Styring og kontroll i virksomheten</w:t>
      </w:r>
      <w:r>
        <w:t xml:space="preserve">]. Norwegian Directorate of Health. https://www.helsedirektoratet.no/rapporter/helsedirektoratets-arsrapport-2023/styring-og-kontroll-i-virksomheten</w:t>
      </w:r>
    </w:p>
    <w:p>
      <w:pPr>
        <w:pStyle w:val="Bibliography"/>
      </w:pPr>
      <w:r>
        <w:t xml:space="preserve">Helsedirektoratet. (2025). </w:t>
      </w:r>
      <w:r>
        <w:rPr>
          <w:iCs/>
          <w:i/>
        </w:rPr>
        <w:t xml:space="preserve">FAIR Secure provision and use of health data in Norway (SPUHiN)</w:t>
      </w:r>
      <w:r>
        <w:t xml:space="preserve"> [Project page]. Norwegian Directorate of Health. https://www.helsedirektoratet.no/om-oss/forsoksordninger-og-prosjekter/fair-secure-provision-and-use-of-health-data-in-norway-spuhin</w:t>
      </w:r>
    </w:p>
    <w:p>
      <w:pPr>
        <w:pStyle w:val="Bibliography"/>
      </w:pPr>
      <w:r>
        <w:t xml:space="preserve">Helsedirektoratet. (2026). </w:t>
      </w:r>
      <w:r>
        <w:rPr>
          <w:iCs/>
          <w:i/>
        </w:rPr>
        <w:t xml:space="preserve">MyHealth@EU, Helsedirektoratet</w:t>
      </w:r>
      <w:r>
        <w:t xml:space="preserve"> [National e-health portfolio measure]. Norwegian Directorate of Health. https://www.helsedirektoratet.no/digitalisering-og-e-helse/nasjonal-e-helseportefolje/tiltak-i-nasjonal-e-helseportefolje/myhealth-eu-helsedirektoratet</w:t>
      </w:r>
    </w:p>
    <w:p>
      <w:pPr>
        <w:pStyle w:val="Bibliography"/>
      </w:pPr>
      <w:r>
        <w:t xml:space="preserve">Helse- og omsorgsdepartementet. (2020). </w:t>
      </w:r>
      <w:r>
        <w:rPr>
          <w:iCs/>
          <w:i/>
        </w:rPr>
        <w:t xml:space="preserve">Prop. 63 L (2019–2020): Endringer i helseregisterloven m.m. (tilgjengeliggjøring av helsedata)</w:t>
      </w:r>
      <w:r>
        <w:t xml:space="preserve">. Norwegian Ministry of Health and Care Services. https://www.regjeringen.no/no/dokumenter/prop.-63-l-20192020/id2696220/</w:t>
      </w:r>
    </w:p>
    <w:p>
      <w:pPr>
        <w:pStyle w:val="Bibliography"/>
      </w:pPr>
      <w:r>
        <w:t xml:space="preserve">Hevner, A. R., March, S. T., Park, J., &amp; Ram, S. (2004). Design science in information systems research. </w:t>
      </w:r>
      <w:r>
        <w:rPr>
          <w:iCs/>
          <w:i/>
        </w:rPr>
        <w:t xml:space="preserve">MIS Quarterly</w:t>
      </w:r>
      <w:r>
        <w:t xml:space="preserve">, </w:t>
      </w:r>
      <w:r>
        <w:rPr>
          <w:iCs/>
          <w:i/>
        </w:rPr>
        <w:t xml:space="preserve">28</w:t>
      </w:r>
      <w:r>
        <w:t xml:space="preserve">(1), 75–105. https://doi.org/10.2307/25148625</w:t>
      </w:r>
    </w:p>
    <w:p>
      <w:pPr>
        <w:pStyle w:val="Bibliography"/>
      </w:pPr>
      <w:r>
        <w:t xml:space="preserve">HL7 Norway. (2025). </w:t>
      </w:r>
      <w:r>
        <w:rPr>
          <w:iCs/>
          <w:i/>
        </w:rPr>
        <w:t xml:space="preserve">hl7.fhir.no.basis</w:t>
      </w:r>
      <w:r>
        <w:t xml:space="preserve"> (Version 2.2.2, released 27 March 2025) [FHIR R4 national base profile package]. Simplifier.net. https://simplifier.net/packages/hl7.fhir.no.basis/2.2.2</w:t>
      </w:r>
    </w:p>
    <w:p>
      <w:pPr>
        <w:pStyle w:val="Bibliography"/>
      </w:pPr>
      <w:r>
        <w:t xml:space="preserve">IHE International. (2023). </w:t>
      </w:r>
      <w:r>
        <w:rPr>
          <w:iCs/>
          <w:i/>
        </w:rPr>
        <w:t xml:space="preserve">Audit Trail and Node Authentication (ATNA) Profile</w:t>
      </w:r>
      <w:r>
        <w:t xml:space="preserve"> — IT Infrastructure Technical Framework, Vol. 1, Ch. 9 (Revision 20.0, 4 August 2023, Final Text). https://profiles.ihe.net/ITI/TF/Volume1/ch-9.html</w:t>
      </w:r>
    </w:p>
    <w:p>
      <w:pPr>
        <w:pStyle w:val="Bibliography"/>
      </w:pPr>
      <w:r>
        <w:t xml:space="preserve">IHE International. (2024). </w:t>
      </w:r>
      <w:r>
        <w:rPr>
          <w:iCs/>
          <w:i/>
        </w:rPr>
        <w:t xml:space="preserve">IT Infrastructure (ITI) Technical Framework, Volume 2: Transactions</w:t>
      </w:r>
      <w:r>
        <w:t xml:space="preserve"> (Revision 20.1, 12 December 2024, Final Text), Section 3.55 Cross Gateway Patient Discovery [ITI-55]. https://profiles.ihe.net/ITI/TF/Volume2/ITI-55.html</w:t>
      </w:r>
    </w:p>
    <w:p>
      <w:pPr>
        <w:pStyle w:val="Bibliography"/>
      </w:pPr>
      <w:r>
        <w:t xml:space="preserve">International Chamber of Commerce. (2025). </w:t>
      </w:r>
      <w:r>
        <w:rPr>
          <w:iCs/>
          <w:i/>
        </w:rPr>
        <w:t xml:space="preserve">Data flows in supply chains: Practical realities and policy implications</w:t>
      </w:r>
      <w:r>
        <w:t xml:space="preserve">. ICC. https://iccwbo.org/news-publications/policies-reports/data-flows-in-supply-chains-practical-realities-and-policy-implications/</w:t>
      </w:r>
    </w:p>
    <w:p>
      <w:pPr>
        <w:pStyle w:val="Bibliography"/>
      </w:pPr>
      <w:r>
        <w:t xml:space="preserve">International Energy Agency. (2025). </w:t>
      </w:r>
      <w:r>
        <w:rPr>
          <w:iCs/>
          <w:i/>
        </w:rPr>
        <w:t xml:space="preserve">Energy and AI</w:t>
      </w:r>
      <w:r>
        <w:t xml:space="preserve"> [Executive summary]. IEA. Retrieved 5 October 2026, from https://www.iea.org/reports/energy-and-ai/executive-summary</w:t>
      </w:r>
    </w:p>
    <w:p>
      <w:pPr>
        <w:pStyle w:val="Bibliography"/>
      </w:pPr>
      <w:r>
        <w:t xml:space="preserve">Johnson, R., Molnar, D., Song, D., &amp; Wagner, D. (2002). Homomorphic signature schemes. In B. Preneel (Ed.), </w:t>
      </w:r>
      <w:r>
        <w:rPr>
          <w:iCs/>
          <w:i/>
        </w:rPr>
        <w:t xml:space="preserve">Topics in Cryptology – CT-RSA 2002</w:t>
      </w:r>
      <w:r>
        <w:t xml:space="preserve"> (LNCS 2271, pp. 244–262). Springer. https://doi.org/10.1007/3-540-45760-7_17</w:t>
      </w:r>
    </w:p>
    <w:p>
      <w:pPr>
        <w:pStyle w:val="Bibliography"/>
      </w:pPr>
      <w:r>
        <w:t xml:space="preserve">Krawczyk, H., &amp; Rabin, T. (1998). </w:t>
      </w:r>
      <w:r>
        <w:rPr>
          <w:iCs/>
          <w:i/>
        </w:rPr>
        <w:t xml:space="preserve">Chameleon hashing and signatures</w:t>
      </w:r>
      <w:r>
        <w:t xml:space="preserve"> (Cryptology ePrint Archive, Paper 1998/010; full version of the NDSS 2000 paper). https://eprint.iacr.org/1998/010</w:t>
      </w:r>
    </w:p>
    <w:p>
      <w:pPr>
        <w:pStyle w:val="Bibliography"/>
      </w:pPr>
      <w:r>
        <w:t xml:space="preserve">Laurie, B. (2014). Certificate transparency. </w:t>
      </w:r>
      <w:r>
        <w:rPr>
          <w:iCs/>
          <w:i/>
        </w:rPr>
        <w:t xml:space="preserve">Communications of the ACM, 57</w:t>
      </w:r>
      <w:r>
        <w:t xml:space="preserve">(10), 40–46. https://doi.org/10.1145/2659897</w:t>
      </w:r>
    </w:p>
    <w:p>
      <w:pPr>
        <w:pStyle w:val="Bibliography"/>
      </w:pPr>
      <w:r>
        <w:t xml:space="preserve">Laurie, B., Langley, A., &amp; Kasper, E. (2013). </w:t>
      </w:r>
      <w:r>
        <w:rPr>
          <w:iCs/>
          <w:i/>
        </w:rPr>
        <w:t xml:space="preserve">Certificate Transparency</w:t>
      </w:r>
      <w:r>
        <w:t xml:space="preserve"> (RFC 6962). RFC Editor. https://doi.org/10.17487/RFC6962</w:t>
      </w:r>
    </w:p>
    <w:p>
      <w:pPr>
        <w:pStyle w:val="Bibliography"/>
        <w:rPr>
          <w:ins w:id="90093" w:author="Claude" w:date="2026-10-05T19:00:00Z"/>
        </w:rPr>
      </w:pPr>
      <w:ins w:id="90094" w:author="Claude" w:date="2026-10-05T19:00:00Z">
        <w:r>
          <w:t xml:space="preserve">March, S. T., &amp; Smith, G. F. (1995). Design and natural science research on information technology. </w:t>
        </w:r>
        <w:r>
          <w:rPr>
            <w:iCs/>
            <w:i/>
          </w:rPr>
          <w:t xml:space="preserve">Decision Support Systems, 15</w:t>
        </w:r>
        <w:r>
          <w:t xml:space="preserve">(4), 251–266. https://doi.org/10.1016/0167-9236(94)00041-2</w:t>
        </w:r>
      </w:ins>
    </w:p>
    <w:p>
      <w:pPr>
        <w:pStyle w:val="Bibliography"/>
      </w:pPr>
      <w:r>
        <w:t xml:space="preserve">Matheson. (2026). </w:t>
      </w:r>
      <w:r>
        <w:rPr>
          <w:iCs/>
          <w:i/>
        </w:rPr>
        <w:t xml:space="preserve">EDPB publishes CEF report on the right to erasure</w:t>
      </w:r>
      <w:r>
        <w:t xml:space="preserve"> [Legal commentary]. Matheson LLP. https://www.matheson.com/insights/edpb-publishes-cef-report-on-the-right-to-erasure/</w:t>
      </w:r>
    </w:p>
    <w:p>
      <w:pPr>
        <w:pStyle w:val="Bibliography"/>
      </w:pPr>
      <w:r>
        <w:t xml:space="preserve">Merkle, R. C. (1988). A digital signature based on a conventional encryption function. In C. Pomerance (Ed.), </w:t>
      </w:r>
      <w:r>
        <w:rPr>
          <w:iCs/>
          <w:i/>
        </w:rPr>
        <w:t xml:space="preserve">Advances in Cryptology — CRYPTO ’87</w:t>
      </w:r>
      <w:r>
        <w:t xml:space="preserve"> (LNCS 293, pp. 369–378). Springer. https://doi.org/10.1007/3-540-48184-2_32</w:t>
      </w:r>
    </w:p>
    <w:p>
      <w:pPr>
        <w:pStyle w:val="Bibliography"/>
      </w:pPr>
      <w:r>
        <w:t xml:space="preserve">Nahmias, S. (1982). Perishable inventory theory: A review. </w:t>
      </w:r>
      <w:r>
        <w:rPr>
          <w:iCs/>
          <w:i/>
        </w:rPr>
        <w:t xml:space="preserve">Operations Research, 30</w:t>
      </w:r>
      <w:r>
        <w:t xml:space="preserve">(4), 680–708. https://doi.org/10.1287/opre.30.4.680</w:t>
      </w:r>
    </w:p>
    <w:p>
      <w:pPr>
        <w:pStyle w:val="Bibliography"/>
      </w:pPr>
      <w:r>
        <w:t xml:space="preserve">National Institute of Standards and Technology. (2019). </w:t>
      </w:r>
      <w:r>
        <w:rPr>
          <w:iCs/>
          <w:i/>
        </w:rPr>
        <w:t xml:space="preserve">Security requirements for cryptographic modules</w:t>
      </w:r>
      <w:r>
        <w:t xml:space="preserve"> (Federal Information Processing Standards Publication 140-3). U.S. Department of Commerce. https://doi.org/10.6028/NIST.FIPS.140-3</w:t>
      </w:r>
    </w:p>
    <w:p>
      <w:pPr>
        <w:pStyle w:val="Bibliography"/>
      </w:pPr>
      <w:r>
        <w:t xml:space="preserve">National Institute of Standards and Technology. (2025). </w:t>
      </w:r>
      <w:r>
        <w:rPr>
          <w:iCs/>
          <w:i/>
        </w:rPr>
        <w:t xml:space="preserve">Special Publication 800-88 Revision 2: Guidelines for media sanitization</w:t>
      </w:r>
      <w:r>
        <w:t xml:space="preserve"> (R. Chandramouli &amp; E. Hibbard). NIST. https://doi.org/10.6028/NIST.SP.800-88r2</w:t>
      </w:r>
    </w:p>
    <w:p>
      <w:pPr>
        <w:pStyle w:val="Bibliography"/>
      </w:pPr>
      <w:r>
        <w:t xml:space="preserve">Natsiavas, P., Mazzeo, G., Faiella, G., Campegiani, P., Dumortier, J., Stan, O., … Romano, L. (2021). Developing an infrastructure for secure patient summary exchange in the EU context: Lessons learned from the KONFIDO project. </w:t>
      </w:r>
      <w:r>
        <w:rPr>
          <w:iCs/>
          <w:i/>
        </w:rPr>
        <w:t xml:space="preserve">Health Informatics Journal</w:t>
      </w:r>
      <w:r>
        <w:t xml:space="preserve">, </w:t>
      </w:r>
      <w:r>
        <w:rPr>
          <w:iCs/>
          <w:i/>
        </w:rPr>
        <w:t xml:space="preserve">27</w:t>
      </w:r>
      <w:r>
        <w:t xml:space="preserve">(2). https://doi.org/10.1177/14604582211021459</w:t>
      </w:r>
    </w:p>
    <w:p>
      <w:pPr>
        <w:pStyle w:val="Bibliography"/>
      </w:pPr>
      <w:r>
        <w:t xml:space="preserve">Norsk forening for allmennmedisin. (2025, 3 October). </w:t>
      </w:r>
      <w:r>
        <w:rPr>
          <w:iCs/>
          <w:i/>
        </w:rPr>
        <w:t xml:space="preserve">Høring — Oversikt over kriterier til sikre analyserom for sekundærbruk av helsedata i Norge — i forberedelse til kommende krav i EHDS</w:t>
      </w:r>
      <w:r>
        <w:t xml:space="preserve"> [Consultation response]. Den norske legeforening. https://www.legeforeningen.no/contentassets/6d966320995146c791837a915f6fc11b/hoering-oversikt-over-kriterier-til-sikre-analyserom-for-sekundarbruk-av-helsedata-i-norge-i-forberedelse-til-kommende-krav-i-ehds-3.10.2025.pdf</w:t>
      </w:r>
    </w:p>
    <w:p>
      <w:pPr>
        <w:pStyle w:val="Bibliography"/>
      </w:pPr>
      <w:r>
        <w:t xml:space="preserve">Norwegian Trusted Research Environments. (n.d.). </w:t>
      </w:r>
      <w:r>
        <w:rPr>
          <w:iCs/>
          <w:i/>
        </w:rPr>
        <w:t xml:space="preserve">Norwegian Trusted Research Environments (NORTRE)</w:t>
      </w:r>
      <w:r>
        <w:t xml:space="preserve"> [A collaboration between TSD/UiO, SAFE/UiB and HUNT Cloud/NTNU]. Retrieved 28 September 2026, from https://nortre.no/</w:t>
      </w:r>
    </w:p>
    <w:p>
      <w:pPr>
        <w:pStyle w:val="Bibliography"/>
      </w:pPr>
      <w:r>
        <w:t xml:space="preserve">OpenNCP Project. (2017). </w:t>
      </w:r>
      <w:r>
        <w:rPr>
          <w:iCs/>
          <w:i/>
        </w:rPr>
        <w:t xml:space="preserve">OpenNCP</w:t>
      </w:r>
      <w:r>
        <w:t xml:space="preserve"> [Computer software; GitHub mirror of the epSOS/eHDSI source, commit c8a82d8, 21 April 2017]. GitHub. https://github.com/khypponen/openncp</w:t>
      </w:r>
    </w:p>
    <w:p>
      <w:pPr>
        <w:pStyle w:val="Bibliography"/>
      </w:pPr>
      <w:r>
        <w:t xml:space="preserve">Peffers, K., Tuunanen, T., Rothenberger, M. A., &amp; Chatterjee, S. (2007). A design science research methodology for information systems research. </w:t>
      </w:r>
      <w:r>
        <w:rPr>
          <w:iCs/>
          <w:i/>
        </w:rPr>
        <w:t xml:space="preserve">Journal of Management Information Systems</w:t>
      </w:r>
      <w:r>
        <w:t xml:space="preserve">, </w:t>
      </w:r>
      <w:r>
        <w:rPr>
          <w:iCs/>
          <w:i/>
        </w:rPr>
        <w:t xml:space="preserve">24</w:t>
      </w:r>
      <w:r>
        <w:t xml:space="preserve">(3), 45–77. https://doi.org/10.2753/MIS0742-1222240302</w:t>
      </w:r>
    </w:p>
    <w:p>
      <w:pPr>
        <w:pStyle w:val="Bibliography"/>
      </w:pPr>
      <w:r>
        <w:t xml:space="preserve">Politiregisterloven. (2010). </w:t>
      </w:r>
      <w:r>
        <w:rPr>
          <w:iCs/>
          <w:i/>
        </w:rPr>
        <w:t xml:space="preserve">Lov om behandling av opplysninger i politiet og påtalemyndigheten</w:t>
      </w:r>
      <w:r>
        <w:t xml:space="preserve"> (LOV-2010-05-28-16), § 17 Kravet til sporbarhet [Consolidated text as last amended by LOV-2026-06-19-49, in force 1 October 2026; § 17 unamended; read 5 October 2026]. Norwegian Ministry of Justice and Public Security. https://lovdata.no/lov/2010-05-28-16</w:t>
      </w:r>
    </w:p>
    <w:p>
      <w:pPr>
        <w:pStyle w:val="Bibliography"/>
      </w:pPr>
      <w:r>
        <w:t xml:space="preserve">Politou, E., Casino, F., Alepis, E., &amp; Patsakis, C. (2021). Blockchain mutability: Challenges and proposed solutions. </w:t>
      </w:r>
      <w:r>
        <w:rPr>
          <w:iCs/>
          <w:i/>
        </w:rPr>
        <w:t xml:space="preserve">IEEE Transactions on Emerging Topics in Computing, 9</w:t>
      </w:r>
      <w:r>
        <w:t xml:space="preserve">(4), 1972–1986. https://doi.org/10.1109/TETC.2019.2949510</w:t>
      </w:r>
    </w:p>
    <w:p>
      <w:pPr>
        <w:pStyle w:val="Bibliography"/>
        <w:rPr>
          <w:ins w:id="90095" w:author="Claude" w:date="2026-10-05T19:00:00Z"/>
        </w:rPr>
      </w:pPr>
      <w:ins w:id="90096" w:author="Claude" w:date="2026-10-05T19:00:00Z">
        <w:r>
          <w:t xml:space="preserve">Rak, R. (2024). Anonymisation, pseudonymisation and secure processing environments relating to the secondary use of electronic health data in the European Health Data Space (EHDS). </w:t>
        </w:r>
        <w:r>
          <w:rPr>
            <w:iCs/>
            <w:i/>
          </w:rPr>
          <w:t xml:space="preserve">European Journal of Risk Regulation, 15</w:t>
        </w:r>
        <w:r>
          <w:t xml:space="preserve">(4), 928–938. https://doi.org/10.1017/err.2024.67</w:t>
        </w:r>
      </w:ins>
    </w:p>
    <w:p>
      <w:pPr>
        <w:pStyle w:val="Bibliography"/>
      </w:pPr>
      <w:r>
        <w:t xml:space="preserve">Reardon, J., Basin, D., &amp; Capkun, S. (2013). SoK: Secure data deletion. In </w:t>
      </w:r>
      <w:r>
        <w:rPr>
          <w:iCs/>
          <w:i/>
        </w:rPr>
        <w:t xml:space="preserve">2013 IEEE Symposium on Security and Privacy</w:t>
      </w:r>
      <w:r>
        <w:t xml:space="preserve"> (pp. 301–315). IEEE. https://doi.org/10.1109/SP.2013.28</w:t>
      </w:r>
    </w:p>
    <w:p>
      <w:pPr>
        <w:pStyle w:val="Bibliography"/>
      </w:pPr>
      <w:r>
        <w:t xml:space="preserve">Ren, J. (2022). Cryptographic accumulator and its application: A survey. </w:t>
      </w:r>
      <w:r>
        <w:rPr>
          <w:iCs/>
          <w:i/>
        </w:rPr>
        <w:t xml:space="preserve">Security and Communication Networks</w:t>
      </w:r>
      <w:r>
        <w:t xml:space="preserve">, Article 5429195. https://doi.org/10.1155/2022/5429195</w:t>
      </w:r>
    </w:p>
    <w:p>
      <w:pPr>
        <w:pStyle w:val="Bibliography"/>
      </w:pPr>
      <w:r>
        <w:t xml:space="preserve">Schneier, B., &amp; Kelsey, J. (1999). Secure audit logs to support computer forensics. </w:t>
      </w:r>
      <w:r>
        <w:rPr>
          <w:iCs/>
          <w:i/>
        </w:rPr>
        <w:t xml:space="preserve">ACM Transactions on Information and System Security, 2</w:t>
      </w:r>
      <w:r>
        <w:t xml:space="preserve">(2), 159–176. https://doi.org/10.1145/317087.317089</w:t>
      </w:r>
    </w:p>
    <w:p>
      <w:pPr>
        <w:pStyle w:val="Bibliography"/>
      </w:pPr>
      <w:r>
        <w:t xml:space="preserve">Scope, N. C., &amp; Rasin, A. (2025). </w:t>
      </w:r>
      <w:r>
        <w:rPr>
          <w:iCs/>
          <w:i/>
        </w:rPr>
        <w:t xml:space="preserve">Systems and methods for data retention and purging</w:t>
      </w:r>
      <w:r>
        <w:t xml:space="preserve"> (U.S. Patent No. 12,425,209 B2, granted 23 September 2025). U.S. Patent and Trademark Office. https://patents.google.com/patent/US12425209B2/en</w:t>
      </w:r>
    </w:p>
    <w:p>
      <w:pPr>
        <w:pStyle w:val="Bibliography"/>
      </w:pPr>
      <w:r>
        <w:t xml:space="preserve">Scope, N., Rasin, A., Lenard, B., Heart, K., &amp; Wagner, J. (2022). Harmonizing privacy regarding data retention and purging. In </w:t>
      </w:r>
      <w:r>
        <w:rPr>
          <w:iCs/>
          <w:i/>
        </w:rPr>
        <w:t xml:space="preserve">Proceedings of the 34th International Conference on Scientific and Statistical Database Management (SSDBM 2022)</w:t>
      </w:r>
      <w:r>
        <w:t xml:space="preserve"> (pp. 1–12). ACM. https://doi.org/10.1145/3538712.3538718</w:t>
      </w:r>
    </w:p>
    <w:p>
      <w:pPr>
        <w:pStyle w:val="Bibliography"/>
      </w:pPr>
      <w:r>
        <w:t xml:space="preserve">Scope, N., Rasin, A., Lenard, B., Wagner, J., &amp; Heart, K. (2022). Purging compliance from database backups by encryption. </w:t>
      </w:r>
      <w:r>
        <w:rPr>
          <w:iCs/>
          <w:i/>
        </w:rPr>
        <w:t xml:space="preserve">Journal of Data Intelligence</w:t>
      </w:r>
      <w:r>
        <w:t xml:space="preserve">, </w:t>
      </w:r>
      <w:r>
        <w:rPr>
          <w:iCs/>
          <w:i/>
        </w:rPr>
        <w:t xml:space="preserve">3</w:t>
      </w:r>
      <w:r>
        <w:t xml:space="preserve">(1), 149–168. https://www.rintonpress.com/xjdi3/xjdi3-1/149-168.pdf</w:t>
      </w:r>
    </w:p>
    <w:p>
      <w:pPr>
        <w:pStyle w:val="Bibliography"/>
      </w:pPr>
      <w:r>
        <w:t xml:space="preserve">SecuPi. (2025). </w:t>
      </w:r>
      <w:r>
        <w:rPr>
          <w:iCs/>
          <w:i/>
        </w:rPr>
        <w:t xml:space="preserve">Crypto-shredding is not nirvana for right of erasure or RTBF compliance</w:t>
      </w:r>
      <w:r>
        <w:t xml:space="preserve"> [Industry commentary]. https://secupi.com/crypto-shredding-is-not-nirvana-for-right-of-erasure-or-rtbf-compliance/</w:t>
      </w:r>
    </w:p>
    <w:p>
      <w:pPr>
        <w:pStyle w:val="Bibliography"/>
      </w:pPr>
      <w:r>
        <w:t xml:space="preserve">Sharma, S., Petrovic, G., &amp; Kaushik, S. (2025). </w:t>
      </w:r>
      <w:r>
        <w:rPr>
          <w:iCs/>
          <w:i/>
        </w:rPr>
        <w:t xml:space="preserve">zkFL-Health: Blockchain-enabled zero-knowledge federated learning for medical AI privacy</w:t>
      </w:r>
      <w:r>
        <w:t xml:space="preserve">. arXiv. https://doi.org/10.48550/arXiv.2512.21048</w:t>
      </w:r>
    </w:p>
    <w:p>
      <w:pPr>
        <w:pStyle w:val="Bibliography"/>
      </w:pPr>
      <w:r>
        <w:t xml:space="preserve">Simjanoska Misheva, M., Shahpaski, D., Dobreva, J., Bukovec, D., Gjorgjioski, B., Nikolov, M., … Gams, M. (2025). AI Act compliance within the MyHealth@EU framework: Tutorial. </w:t>
      </w:r>
      <w:r>
        <w:rPr>
          <w:iCs/>
          <w:i/>
        </w:rPr>
        <w:t xml:space="preserve">Journal of Medical Internet Research</w:t>
      </w:r>
      <w:r>
        <w:t xml:space="preserve">, </w:t>
      </w:r>
      <w:r>
        <w:rPr>
          <w:iCs/>
          <w:i/>
        </w:rPr>
        <w:t xml:space="preserve">27</w:t>
      </w:r>
      <w:r>
        <w:t xml:space="preserve">, e81184. https://doi.org/10.2196/81184</w:t>
      </w:r>
    </w:p>
    <w:p>
      <w:pPr>
        <w:pStyle w:val="Bibliography"/>
      </w:pPr>
      <w:r>
        <w:t xml:space="preserve">SPUHiN. (2024). </w:t>
      </w:r>
      <w:r>
        <w:rPr>
          <w:iCs/>
          <w:i/>
        </w:rPr>
        <w:t xml:space="preserve">Recommendations for minimum requirements for Secure Processing Environments in Norway</w:t>
      </w:r>
      <w:r>
        <w:t xml:space="preserve"> (Draft, 29 November 2024; project 101128232, Milestone M10). Helsedirektoratet &amp; Folkehelseinstituttet. https://helsedata.no/contentassets/bdc68d971f1343ed92fb3d3673fb9905/helsedataradet/utkast—recommendations-for-minimum-requirements-for-secure-processing-environments-in-norway_29.11.2024-1.pdf</w:t>
      </w:r>
    </w:p>
    <w:p>
      <w:pPr>
        <w:pStyle w:val="Bibliography"/>
      </w:pPr>
      <w:r>
        <w:t xml:space="preserve">SPUHiN. (2025). </w:t>
      </w:r>
      <w:r>
        <w:rPr>
          <w:iCs/>
          <w:i/>
        </w:rPr>
        <w:t xml:space="preserve">Recommendations for minimum requirements for Secure Processing Environments in Norway</w:t>
      </w:r>
      <w:r>
        <w:t xml:space="preserve"> (Deliverable D5.2, project 101128232; version issued for public hearing, July–October 2025) [Project deliverable]. Helsedirektoratet &amp; Folkehelseinstituttet. The hearing page has since been withdrawn and no stable public locator for this version could be established; the deliverable number and the hearing window are confirmed on the project page at https://www.helsedirektoratet.no/om-oss/forsoksordninger-og-prosjekter/fair-secure-provision-and-use-of-health-data-in-norway-spuhin</w:t>
      </w:r>
    </w:p>
    <w:p>
      <w:pPr>
        <w:pStyle w:val="Bibliography"/>
      </w:pPr>
      <w:r>
        <w:t xml:space="preserve">Staffa, M., Coppolino, L., Sgaglione, L., Gelenbe, E., Komnios, I., Grivas, E., Stan, O., &amp; Castaldo, L. (2018). KONFIDO: An OpenNCP-based secure eHealth data exchange system. In </w:t>
      </w:r>
      <w:r>
        <w:rPr>
          <w:iCs/>
          <w:i/>
        </w:rPr>
        <w:t xml:space="preserve">Security in Computer and Information Sciences — Euro-CYBERSEC 2018</w:t>
      </w:r>
      <w:r>
        <w:t xml:space="preserve"> (CCIS 821, pp. 11–27). Springer. https://doi.org/10.1007/978-3-319-95189-8_2</w:t>
      </w:r>
    </w:p>
    <w:p>
      <w:pPr>
        <w:pStyle w:val="Bibliography"/>
      </w:pPr>
      <w:r>
        <w:t xml:space="preserve">Stortinget. (2025). </w:t>
      </w:r>
      <w:r>
        <w:rPr>
          <w:iCs/>
          <w:i/>
        </w:rPr>
        <w:t xml:space="preserve">Innst. 71 L (2025–2026): Innstilling fra helse- og omsorgskomiteen om Endringer i helsepersonelloven og pasientjournalloven mv. (taushetsplikt og tilgjengeliggjøring av pasientopplysninger)</w:t>
      </w:r>
      <w:r>
        <w:t xml:space="preserve">. Norwegian Parliament. https://www.stortinget.no/no/Saker-og-publikasjoner/Publikasjoner/Innstillinger/Stortinget/2025-2026/inns-202526-071l/</w:t>
      </w:r>
    </w:p>
    <w:p>
      <w:pPr>
        <w:pStyle w:val="Bibliography"/>
      </w:pPr>
      <w:r>
        <w:t xml:space="preserve">Sundhedsdatastyrelsen. (2026). </w:t>
      </w:r>
      <w:r>
        <w:rPr>
          <w:iCs/>
          <w:i/>
        </w:rPr>
        <w:t xml:space="preserve">ehdsi</w:t>
      </w:r>
      <w:r>
        <w:t xml:space="preserve"> [Computer software; Danish NCPeH deployment of OpenNCP 9.1.0, commit 61094e6, 28 September 2026]. GitHub. https://github.com/Sundhedsdatastyrelsen/ehdsi</w:t>
      </w:r>
    </w:p>
    <w:p>
      <w:pPr>
        <w:pStyle w:val="Bibliography"/>
      </w:pPr>
      <w:r>
        <w:t xml:space="preserve">TEHDAS2. (2025). </w:t>
      </w:r>
      <w:commentRangeStart w:id="12"/>
      <w:r>
        <w:rPr>
          <w:iCs/>
          <w:i/>
        </w:rPr>
        <w:t xml:space="preserve">Guideline for Health Data Access Bodies on the procedures and formats for data access</w:t>
      </w:r>
      <w:commentRangeEnd w:id="12"/>
      <w:r>
        <w:rPr>
          <w:rStyle w:val="CommentReference"/>
        </w:rPr>
        <w:commentReference w:id="12"/>
      </w:r>
      <w:r>
        <w:t xml:space="preserve"> (D6.3, Version 1.5, final draft, 17 September 2025). TEHDAS2 Joint Action. https://tehdas.eu/wp-content/uploads/2025/09/draft-guideline-for-health-data-access-bodies-on-the-procedures-and-formats-for-data-access.pdf</w:t>
      </w:r>
    </w:p>
    <w:p>
      <w:pPr>
        <w:pStyle w:val="Bibliography"/>
      </w:pPr>
      <w:r>
        <w:t xml:space="preserve">TEHDAS2. (2026). </w:t>
      </w:r>
      <w:r>
        <w:rPr>
          <w:iCs/>
          <w:i/>
        </w:rPr>
        <w:t xml:space="preserve">Technical specification for Health Data Access Bodies on the implementation of secure processing environments</w:t>
      </w:r>
      <w:r>
        <w:t xml:space="preserve"> (D7.4, Version 1.2, 24 February 2026). TEHDAS2 Joint Action. https://doi.org/10.5281/zenodo.20266473</w:t>
      </w:r>
    </w:p>
    <w:p>
      <w:pPr>
        <w:pStyle w:val="Bibliography"/>
      </w:pPr>
      <w:r>
        <w:t xml:space="preserve">VeritasChain. (2026, 18 January). </w:t>
      </w:r>
      <w:r>
        <w:rPr>
          <w:iCs/>
          <w:i/>
        </w:rPr>
        <w:t xml:space="preserve">Crypto-shredding: The technical foundation for reconciling GDPR and financial record-keeping obligations</w:t>
      </w:r>
      <w:r>
        <w:t xml:space="preserve"> [Industry analysis, published under the name VeritasChain Standards Organization — a self-declared standards initiative founded 24 November 2025, operationally supported by VeritasChain Inc. and not accredited by any recognised standards body]. https://veritaschain.org/blog/posts/2026-01-18-crypto-shredding-gdpr-mifid-ii-reconciliation/</w:t>
      </w:r>
    </w:p>
    <w:p>
      <w:pPr>
        <w:pStyle w:val="Bibliography"/>
      </w:pPr>
      <w:r>
        <w:t xml:space="preserve">Walonoski, J., Kramer, M., Nichols, J., Quina, A., Moesel, C., Hall, D., Duffett, C., Dube, K., Gallagher, T., &amp; McLachlan, S. (2018). Synthea: An approach, method, and software mechanism for generating synthetic patients and the synthetic electronic health care record. </w:t>
      </w:r>
      <w:r>
        <w:rPr>
          <w:iCs/>
          <w:i/>
        </w:rPr>
        <w:t xml:space="preserve">Journal of the American Medical Informatics Association</w:t>
      </w:r>
      <w:r>
        <w:t xml:space="preserve">, </w:t>
      </w:r>
      <w:r>
        <w:rPr>
          <w:iCs/>
          <w:i/>
        </w:rPr>
        <w:t xml:space="preserve">25</w:t>
      </w:r>
      <w:r>
        <w:t xml:space="preserve">(3), 230–238. https://doi.org/10.1093/jamia/ocx079</w:t>
      </w:r>
    </w:p>
    <w:p>
      <w:pPr>
        <w:pStyle w:val="Bibliography"/>
      </w:pPr>
      <w:r>
        <w:t xml:space="preserve">Zhuang, Z., Lee, X., Wei, J., Fu, Y., &amp; Zhang, A. (2024). </w:t>
      </w:r>
      <w:r>
        <w:rPr>
          <w:iCs/>
          <w:i/>
        </w:rPr>
        <w:t xml:space="preserve">CBCMS: A compliance management system for cross-border data transfer</w:t>
      </w:r>
      <w:r>
        <w:t xml:space="preserve">. arXiv. https://doi.org/10.48550/arXiv.2412.08993</w:t>
      </w:r>
    </w:p>
    <w:bookmarkEnd w:id="109"/>
    <w:bookmarkStart w:id="136" w:name="Xf671d6a047e29416c79aabf8b10d80280f04f69"/>
    <w:p>
      <w:pPr>
        <w:pStyle w:val="Heading1"/>
      </w:pPr>
      <w:bookmarkStart w:id="1087" w:name="app_A"/>
      <w:r>
        <w:t xml:space="preserve">Appendix A. Code Artefacts and Reproduction Record</w:t>
      </w:r>
      <w:bookmarkEnd w:id="1087"/>
    </w:p>
    <w:p>
      <w:pPr>
        <w:pStyle w:val="FirstParagraph"/>
      </w:pPr>
      <w:r>
        <w:rPr>
          <w:iCs/>
          <w:i/>
        </w:rPr>
        <w:t xml:space="preserve">Thesis:</w:t>
      </w:r>
      <w:r>
        <w:t xml:space="preserve"> Verifiable Crypto-Erasure for Cross-Border Health Data Audit Trails under the European Health Data Space </w:t>
      </w:r>
      <w:r>
        <w:rPr>
          <w:iCs/>
          <w:i/>
        </w:rPr>
        <w:t xml:space="preserve">Author:</w:t>
      </w:r>
      <w:r>
        <w:t xml:space="preserve"> Arshad Akhtar Abbasia, MSc Sustainable Energy Logistics, Høgskolen i Molde </w:t>
      </w:r>
      <w:r>
        <w:rPr>
          <w:iCs/>
          <w:i/>
        </w:rPr>
        <w:t xml:space="preserve">Supervisor:</w:t>
      </w:r>
      <w:r>
        <w:t xml:space="preserve"> Prof. João Ferreira </w:t>
      </w:r>
      <w:r>
        <w:rPr>
          <w:iCs/>
          <w:i/>
        </w:rPr>
        <w:t xml:space="preserve">Artefact date:</w:t>
      </w:r>
      <w:r>
        <w:t xml:space="preserve"> 18 September 2026; revised 3–4 October 2026</w:t>
      </w:r>
    </w:p>
    <w:p>
      <w:pPr>
        <w:pStyle w:val="BodyText"/>
      </w:pPr>
      <w:r>
        <w:t xml:space="preserve">This appendix contains every piece of code written for the thesis, the exact commands used to produce every reported result, and the provenance of all data. Nothing reported in Chapters 4 or 5 was produced by code not listed here.</w:t>
      </w:r>
    </w:p>
    <w:bookmarkStart w:id="110" w:name="a.1-availability"/>
    <w:p>
      <w:pPr>
        <w:pStyle w:val="Heading2"/>
      </w:pPr>
      <w:r>
        <w:t xml:space="preserve">A.1 Availability</w:t>
      </w:r>
    </w:p>
    <w:p>
      <w:pPr>
        <w:pStyle w:val="FirstParagraph"/>
      </w:pPr>
      <w:r>
        <w:t xml:space="preserve">The artefact is publicly available in two forms.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Form</w:t>
            </w:r>
          </w:p>
        </w:tc>
        <w:tc>
          <w:tcPr>
            <w:tcBorders>
              <w:bottom w:val="single" w:sz="8" w:space="0" w:color="333333"/>
            </w:tcBorders>
            <w:shd w:val="clear" w:color="auto" w:fill="E8EDF4"/>
          </w:tcPr>
          <w:p>
            <w:pPr>
              <w:pStyle w:val="Compact"/>
              <w:jc w:val="left"/>
            </w:pPr>
            <w:r>
              <w:rPr>
                <w:b/>
                <w:sz w:val="20"/>
                <w:szCs w:val="20"/>
              </w:rPr>
              <w:t xml:space="preserve">Location</w:t>
            </w:r>
          </w:p>
        </w:tc>
      </w:tr>
      <w:tr>
        <w:trPr>
          <w:cantSplit/>
        </w:trPr>
        <w:tc>
          <w:tcPr/>
          <w:p>
            <w:pPr>
              <w:pStyle w:val="Compact"/>
              <w:jc w:val="left"/>
            </w:pPr>
            <w:r>
              <w:rPr>
                <w:sz w:val="20"/>
                <w:szCs w:val="20"/>
              </w:rPr>
              <w:t xml:space="preserve">Source repository</w:t>
            </w:r>
          </w:p>
        </w:tc>
        <w:tc>
          <w:tcPr/>
          <w:p>
            <w:pPr>
              <w:pStyle w:val="Compact"/>
              <w:jc w:val="left"/>
            </w:pPr>
            <w:r>
              <w:rPr>
                <w:sz w:val="20"/>
                <w:szCs w:val="20"/>
              </w:rPr>
              <w:t xml:space="preserve">https://github.com/Astheno-sphere/TRF</w:t>
            </w:r>
          </w:p>
        </w:tc>
      </w:tr>
      <w:tr>
        <w:trPr>
          <w:cantSplit/>
        </w:trPr>
        <w:tc>
          <w:tcPr/>
          <w:p>
            <w:pPr>
              <w:pStyle w:val="Compact"/>
              <w:jc w:val="left"/>
            </w:pPr>
            <w:r>
              <w:rPr>
                <w:sz w:val="20"/>
                <w:szCs w:val="20"/>
              </w:rPr>
              <w:t xml:space="preserve">Live demonstration</w:t>
            </w:r>
          </w:p>
        </w:tc>
        <w:tc>
          <w:tcPr/>
          <w:p>
            <w:pPr>
              <w:pStyle w:val="Compact"/>
              <w:jc w:val="left"/>
            </w:pPr>
            <w:r>
              <w:rPr>
                <w:sz w:val="20"/>
                <w:szCs w:val="20"/>
              </w:rPr>
              <w:t xml:space="preserve">https://trfhimolde.streamlit.app/</w:t>
            </w:r>
          </w:p>
        </w:tc>
      </w:tr>
    </w:tbl>
    <w:p>
      <w:pPr>
        <w:pStyle w:val="BodyText"/>
        <w:spacing w:before="240" w:after="160" w:line="360" w:lineRule="auto"/>
      </w:pPr>
      <w:r>
        <w:t xml:space="preserve">The repository is the citable artefact. It contains seven Python modules, the eight-bundle Synthea subset the realism layer reads, a recorded console run for every command, and this appendix. The live application is a convenience for readers who prefer not to clone and run: it executes the same unmodified source, and its Thesis run page asserts that the run reproduces the figures reported in </w:t>
      </w:r>
      <w:hyperlink w:anchor="ch_5" w:history="1">
        <w:r>
          <w:rPr>
            <w:rStyle w:val="Hyperlink"/>
          </w:rPr>
          <w:t xml:space="preserve">Chapter 5</w:t>
        </w:r>
      </w:hyperlink>
      <w:r>
        <w:t xml:space="preserve">, displaying a failure notice rather than results if it does not.</w:t>
      </w:r>
    </w:p>
    <w:p>
      <w:pPr>
        <w:pStyle w:val="BodyText"/>
      </w:pPr>
      <w:r>
        <w:t xml:space="preserve">The demonstration has eight pages. </w:t>
      </w:r>
      <w:r>
        <w:rPr>
          <w:iCs/>
          <w:i/>
        </w:rPr>
        <w:t xml:space="preserve">Witness a record</w:t>
      </w:r>
      <w:r>
        <w:t xml:space="preserve"> draws one record of the thesis population through its months, showing where Semantics I contradicts itself and where Semantics II holds, and lights the components of Figure 4.1 that act in each month. </w:t>
      </w:r>
      <w:r>
        <w:rPr>
          <w:iCs/>
          <w:i/>
        </w:rPr>
        <w:t xml:space="preserve">How it is built</w:t>
      </w:r>
      <w:r>
        <w:t xml:space="preserve"> embeds Figures 4.1 and 5.1 as interactive diagrams. </w:t>
      </w:r>
      <w:r>
        <w:rPr>
          <w:iCs/>
          <w:i/>
        </w:rPr>
        <w:t xml:space="preserve">Thesis run</w:t>
      </w:r>
      <w:r>
        <w:t xml:space="preserve"> reproduces </w:t>
      </w:r>
      <w:hyperlink w:anchor="tbl_5_3" w:history="1">
        <w:r>
          <w:rPr>
            <w:rStyle w:val="Hyperlink"/>
          </w:rPr>
          <w:t xml:space="preserve">Tables 5.3</w:t>
        </w:r>
      </w:hyperlink>
      <w:r>
        <w:t xml:space="preserve"> and 5.6 and shows the audit-log integrity check and both tamper tests of </w:t>
      </w:r>
      <w:hyperlink w:anchor="sec_5_7" w:history="1">
        <w:r>
          <w:rPr>
            <w:rStyle w:val="Hyperlink"/>
          </w:rPr>
          <w:t xml:space="preserve">Section 5.7</w:t>
        </w:r>
      </w:hyperlink>
      <w:r>
        <w:t xml:space="preserve">. </w:t>
      </w:r>
      <w:r>
        <w:rPr>
          <w:iCs/>
          <w:i/>
        </w:rPr>
        <w:t xml:space="preserve">Where the ceiling is anchored</w:t>
      </w:r>
      <w:r>
        <w:t xml:space="preserve"> evaluates the condition of Proposition 3 for any floor and ceiling, with Article 68(12) and politiregisterloven § 17 as presets. </w:t>
      </w:r>
      <w:r>
        <w:rPr>
          <w:iCs/>
          <w:i/>
        </w:rPr>
        <w:t xml:space="preserve">Robustness and cross-checks</w:t>
      </w:r>
      <w:r>
        <w:t xml:space="preserve"> runs the independent exhaustive cross-check of </w:t>
      </w:r>
      <w:hyperlink w:anchor="sec_5_5" w:history="1">
        <w:r>
          <w:rPr>
            <w:rStyle w:val="Hyperlink"/>
          </w:rPr>
          <w:t xml:space="preserve">Section 5.5</w:t>
        </w:r>
      </w:hyperlink>
      <w:r>
        <w:t xml:space="preserve">, the erasure-response-period witness of </w:t>
      </w:r>
      <w:hyperlink w:anchor="sec_5_6" w:history="1">
        <w:r>
          <w:rPr>
            <w:rStyle w:val="Hyperlink"/>
          </w:rPr>
          <w:t xml:space="preserve">Section 5.6</w:t>
        </w:r>
      </w:hyperlink>
      <w:r>
        <w:t xml:space="preserve"> and the optional envelope-encryption module of </w:t>
      </w:r>
      <w:hyperlink w:anchor="sec_5_8" w:history="1">
        <w:r>
          <w:rPr>
            <w:rStyle w:val="Hyperlink"/>
          </w:rPr>
          <w:t xml:space="preserve">Section 5.8</w:t>
        </w:r>
      </w:hyperlink>
      <w:r>
        <w:t xml:space="preserve">. </w:t>
      </w:r>
      <w:r>
        <w:rPr>
          <w:iCs/>
          <w:i/>
        </w:rPr>
        <w:t xml:space="preserve">Synthea realism</w:t>
      </w:r>
      <w:r>
        <w:t xml:space="preserve"> reproduces </w:t>
      </w:r>
      <w:hyperlink w:anchor="tbl_5_7" w:history="1">
        <w:r>
          <w:rPr>
            <w:rStyle w:val="Hyperlink"/>
          </w:rPr>
          <w:t xml:space="preserve">Table 5.7</w:t>
        </w:r>
      </w:hyperlink>
      <w:r>
        <w:t xml:space="preserve">. </w:t>
      </w:r>
      <w:r>
        <w:rPr>
          <w:iCs/>
          <w:i/>
        </w:rPr>
        <w:t xml:space="preserve">Norwegian context</w:t>
      </w:r>
      <w:r>
        <w:t xml:space="preserve"> runs the illustrative Norwegian modules, and </w:t>
      </w:r>
      <w:r>
        <w:rPr>
          <w:iCs/>
          <w:i/>
        </w:rPr>
        <w:t xml:space="preserve">Explore</w:t>
      </w:r>
      <w:r>
        <w:t xml:space="preserve"> varies population parameters as a teaching aid; neither reports a thesis figure.</w:t>
      </w:r>
    </w:p>
    <w:p>
      <w:pPr>
        <w:pStyle w:val="BodyText"/>
      </w:pPr>
      <w:r>
        <w:t xml:space="preserve">A note on durability. Hosted applications are not archival objects: the live demonstration may be withdrawn or may sleep after inactivity, and no claim in this thesis depends on its availability. Every result reported here is reproducible from the code listed below by executing a single command on any machine with Python installed, which is the form in which the artefact should be assessed.</w:t>
      </w:r>
    </w:p>
    <w:bookmarkEnd w:id="110"/>
    <w:bookmarkStart w:id="111" w:name="a.2-contents"/>
    <w:p>
      <w:pPr>
        <w:pStyle w:val="Heading2"/>
      </w:pPr>
      <w:r>
        <w:t xml:space="preserve">A.2 Contents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File</w:t>
            </w:r>
          </w:p>
        </w:tc>
        <w:tc>
          <w:tcPr>
            <w:tcBorders>
              <w:bottom w:val="single" w:sz="8" w:space="0" w:color="333333"/>
            </w:tcBorders>
            <w:shd w:val="clear" w:color="auto" w:fill="E8EDF4"/>
          </w:tcPr>
          <w:p>
            <w:pPr>
              <w:pStyle w:val="Compact"/>
              <w:jc w:val="left"/>
            </w:pPr>
            <w:r>
              <w:rPr>
                <w:b/>
                <w:sz w:val="20"/>
                <w:szCs w:val="20"/>
              </w:rPr>
              <w:t xml:space="preserve">Purpose</w:t>
            </w:r>
          </w:p>
        </w:tc>
        <w:tc>
          <w:tcPr>
            <w:tcBorders>
              <w:bottom w:val="single" w:sz="8" w:space="0" w:color="333333"/>
            </w:tcBorders>
            <w:shd w:val="clear" w:color="auto" w:fill="E8EDF4"/>
          </w:tcPr>
          <w:p>
            <w:pPr>
              <w:pStyle w:val="Compact"/>
              <w:jc w:val="left"/>
            </w:pPr>
            <w:r>
              <w:rPr>
                <w:b/>
                <w:sz w:val="20"/>
                <w:szCs w:val="20"/>
              </w:rPr>
              <w:t xml:space="preserve">Lines</w:t>
            </w:r>
          </w:p>
        </w:tc>
      </w:tr>
      <w:tr>
        <w:trPr>
          <w:cantSplit/>
        </w:trPr>
        <w:tc>
          <w:tcPr/>
          <w:p>
            <w:pPr>
              <w:pStyle w:val="Compact"/>
              <w:jc w:val="left"/>
            </w:pPr>
            <w:r>
              <w:rPr>
                <w:rStyle w:val="VerbatimChar"/>
                <w:sz w:val="20"/>
                <w:szCs w:val="20"/>
              </w:rPr>
              <w:t xml:space="preserve">trf_checker.py</w:t>
            </w:r>
          </w:p>
        </w:tc>
        <w:tc>
          <w:tcPr/>
          <w:p>
            <w:pPr>
              <w:pStyle w:val="Compact"/>
              <w:jc w:val="left"/>
            </w:pPr>
            <w:r>
              <w:rPr>
                <w:sz w:val="20"/>
                <w:szCs w:val="20"/>
              </w:rPr>
              <w:t xml:space="preserve">Feasibility checker — executable witness for Propositions 1 and 2, including the independent exhaustive cross-check and the audit-log integrity check</w:t>
            </w:r>
          </w:p>
        </w:tc>
        <w:tc>
          <w:tcPr/>
          <w:p>
            <w:pPr>
              <w:pStyle w:val="Compact"/>
              <w:jc w:val="left"/>
            </w:pPr>
            <w:del w:id="90098" w:author="Claude" w:date="2026-10-05T19:00:00Z">
              <w:r>
                <w:rPr>
                  <w:sz w:val="20"/>
                  <w:szCs w:val="20"/>
                </w:rPr>
                <w:delText xml:space="preserve">533</w:delText>
              </w:r>
            </w:del>
            <w:ins w:id="90099" w:author="Claude" w:date="2026-10-05T19:00:00Z">
              <w:r>
                <w:rPr>
                  <w:sz w:val="20"/>
                  <w:szCs w:val="20"/>
                </w:rPr>
                <w:t xml:space="preserve">534</w:t>
              </w:r>
            </w:ins>
          </w:p>
        </w:tc>
      </w:tr>
      <w:tr>
        <w:trPr>
          <w:cantSplit/>
        </w:trPr>
        <w:tc>
          <w:tcPr/>
          <w:p>
            <w:pPr>
              <w:pStyle w:val="Compact"/>
              <w:jc w:val="left"/>
            </w:pPr>
            <w:r>
              <w:rPr>
                <w:rStyle w:val="VerbatimChar"/>
                <w:sz w:val="20"/>
                <w:szCs w:val="20"/>
              </w:rPr>
              <w:t xml:space="preserve">synthea_layer.py</w:t>
            </w:r>
          </w:p>
        </w:tc>
        <w:tc>
          <w:tcPr/>
          <w:p>
            <w:pPr>
              <w:pStyle w:val="Compact"/>
              <w:jc w:val="left"/>
            </w:pPr>
            <w:r>
              <w:rPr>
                <w:sz w:val="20"/>
                <w:szCs w:val="20"/>
              </w:rPr>
              <w:t xml:space="preserve">Realism layer — substitutes Synthea-generated FHIR R4 payloads and compares every reported figure against the constructed-payload run</w:t>
            </w:r>
          </w:p>
        </w:tc>
        <w:tc>
          <w:tcPr/>
          <w:p>
            <w:pPr>
              <w:pStyle w:val="Compact"/>
              <w:jc w:val="left"/>
            </w:pPr>
            <w:r>
              <w:rPr>
                <w:sz w:val="20"/>
                <w:szCs w:val="20"/>
              </w:rPr>
              <w:t xml:space="preserve">152</w:t>
            </w:r>
          </w:p>
        </w:tc>
      </w:tr>
      <w:tr>
        <w:trPr>
          <w:cantSplit/>
        </w:trPr>
        <w:tc>
          <w:tcPr/>
          <w:p>
            <w:pPr>
              <w:pStyle w:val="Compact"/>
              <w:jc w:val="left"/>
            </w:pPr>
            <w:r>
              <w:rPr>
                <w:rStyle w:val="VerbatimChar"/>
                <w:sz w:val="20"/>
                <w:szCs w:val="20"/>
              </w:rPr>
              <w:t xml:space="preserve">norwegian_layer.py</w:t>
            </w:r>
          </w:p>
        </w:tc>
        <w:tc>
          <w:tcPr/>
          <w:p>
            <w:pPr>
              <w:pStyle w:val="Compact"/>
              <w:jc w:val="left"/>
            </w:pPr>
            <w:r>
              <w:rPr>
                <w:sz w:val="20"/>
                <w:szCs w:val="20"/>
              </w:rPr>
              <w:t xml:space="preserve">Three Norwegian record classes, parallel to the thesis and reporting no thesis figure</w:t>
            </w:r>
          </w:p>
        </w:tc>
        <w:tc>
          <w:tcPr/>
          <w:p>
            <w:pPr>
              <w:pStyle w:val="Compact"/>
              <w:jc w:val="left"/>
            </w:pPr>
            <w:r>
              <w:rPr>
                <w:sz w:val="20"/>
                <w:szCs w:val="20"/>
              </w:rPr>
              <w:t xml:space="preserve">135</w:t>
            </w:r>
          </w:p>
        </w:tc>
      </w:tr>
      <w:tr>
        <w:trPr>
          <w:cantSplit/>
        </w:trPr>
        <w:tc>
          <w:tcPr/>
          <w:p>
            <w:pPr>
              <w:pStyle w:val="Compact"/>
              <w:jc w:val="left"/>
            </w:pPr>
            <w:r>
              <w:rPr>
                <w:rStyle w:val="VerbatimChar"/>
                <w:sz w:val="20"/>
                <w:szCs w:val="20"/>
              </w:rPr>
              <w:t xml:space="preserve">cross_sector_check.py</w:t>
            </w:r>
          </w:p>
        </w:tc>
        <w:tc>
          <w:tcPr/>
          <w:p>
            <w:pPr>
              <w:pStyle w:val="Compact"/>
              <w:jc w:val="left"/>
            </w:pPr>
            <w:r>
              <w:rPr>
                <w:sz w:val="20"/>
                <w:szCs w:val="20"/>
              </w:rPr>
              <w:t xml:space="preserve">Cross-sector instance drawn from politiregisterloven § 17</w:t>
            </w:r>
          </w:p>
        </w:tc>
        <w:tc>
          <w:tcPr/>
          <w:p>
            <w:pPr>
              <w:pStyle w:val="Compact"/>
              <w:jc w:val="left"/>
            </w:pPr>
            <w:r>
              <w:rPr>
                <w:sz w:val="20"/>
                <w:szCs w:val="20"/>
              </w:rPr>
              <w:t xml:space="preserve">110</w:t>
            </w:r>
          </w:p>
        </w:tc>
      </w:tr>
      <w:tr>
        <w:trPr>
          <w:cantSplit/>
        </w:trPr>
        <w:tc>
          <w:tcPr/>
          <w:p>
            <w:pPr>
              <w:pStyle w:val="Compact"/>
              <w:jc w:val="left"/>
            </w:pPr>
            <w:r>
              <w:rPr>
                <w:rStyle w:val="VerbatimChar"/>
                <w:sz w:val="20"/>
                <w:szCs w:val="20"/>
              </w:rPr>
              <w:t xml:space="preserve">app.py</w:t>
            </w:r>
            <w:r>
              <w:rPr>
                <w:sz w:val="20"/>
                <w:szCs w:val="20"/>
              </w:rPr>
              <w:t xml:space="preserve">, </w:t>
            </w:r>
            <w:r>
              <w:rPr>
                <w:rStyle w:val="VerbatimChar"/>
                <w:sz w:val="20"/>
                <w:szCs w:val="20"/>
              </w:rPr>
              <w:t xml:space="preserve">ui.py</w:t>
            </w:r>
          </w:p>
        </w:tc>
        <w:tc>
          <w:tcPr/>
          <w:p>
            <w:pPr>
              <w:pStyle w:val="Compact"/>
              <w:jc w:val="left"/>
            </w:pPr>
            <w:r>
              <w:rPr>
                <w:sz w:val="20"/>
                <w:szCs w:val="20"/>
              </w:rPr>
              <w:t xml:space="preserve">Eight-page demonstration viewer with live architecture diagrams (Figures 4.1 and 5.1), never a source of results</w:t>
            </w:r>
          </w:p>
        </w:tc>
        <w:tc>
          <w:tcPr/>
          <w:p>
            <w:pPr>
              <w:pStyle w:val="Compact"/>
              <w:jc w:val="left"/>
            </w:pPr>
            <w:r>
              <w:rPr>
                <w:sz w:val="20"/>
                <w:szCs w:val="20"/>
              </w:rPr>
              <w:t xml:space="preserve">804 + 133</w:t>
            </w:r>
          </w:p>
        </w:tc>
      </w:tr>
      <w:tr>
        <w:trPr>
          <w:cantSplit/>
        </w:trPr>
        <w:tc>
          <w:tcPr/>
          <w:p>
            <w:pPr>
              <w:pStyle w:val="Compact"/>
              <w:jc w:val="left"/>
            </w:pPr>
            <w:r>
              <w:rPr>
                <w:rStyle w:val="VerbatimChar"/>
                <w:sz w:val="20"/>
                <w:szCs w:val="20"/>
              </w:rPr>
              <w:t xml:space="preserve">crypto_envelope.py</w:t>
            </w:r>
          </w:p>
        </w:tc>
        <w:tc>
          <w:tcPr/>
          <w:p>
            <w:pPr>
              <w:pStyle w:val="Compact"/>
              <w:jc w:val="left"/>
            </w:pPr>
            <w:r>
              <w:rPr>
                <w:sz w:val="20"/>
                <w:szCs w:val="20"/>
              </w:rPr>
              <w:t xml:space="preserve">Optional: the same lifecycle with real AES-256-GCM envelope encryption; needs the </w:t>
            </w:r>
            <w:r>
              <w:rPr>
                <w:rStyle w:val="VerbatimChar"/>
                <w:sz w:val="20"/>
                <w:szCs w:val="20"/>
              </w:rPr>
              <w:t xml:space="preserve">cryptography</w:t>
            </w:r>
            <w:r>
              <w:rPr>
                <w:sz w:val="20"/>
                <w:szCs w:val="20"/>
              </w:rPr>
              <w:t xml:space="preserve"> package and reports no thesis figure</w:t>
            </w:r>
          </w:p>
        </w:tc>
        <w:tc>
          <w:tcPr/>
          <w:p>
            <w:pPr>
              <w:pStyle w:val="Compact"/>
              <w:jc w:val="left"/>
            </w:pPr>
            <w:r>
              <w:rPr>
                <w:sz w:val="20"/>
                <w:szCs w:val="20"/>
              </w:rPr>
              <w:t xml:space="preserve">118</w:t>
            </w:r>
          </w:p>
        </w:tc>
      </w:tr>
      <w:tr>
        <w:trPr>
          <w:cantSplit/>
        </w:trPr>
        <w:tc>
          <w:tcPr/>
          <w:p>
            <w:pPr>
              <w:pStyle w:val="Compact"/>
              <w:jc w:val="left"/>
            </w:pPr>
            <w:r>
              <w:rPr>
                <w:rStyle w:val="VerbatimChar"/>
                <w:sz w:val="20"/>
                <w:szCs w:val="20"/>
              </w:rPr>
              <w:t xml:space="preserve">z3_check.py</w:t>
            </w:r>
          </w:p>
        </w:tc>
        <w:tc>
          <w:tcPr/>
          <w:p>
            <w:pPr>
              <w:pStyle w:val="Compact"/>
              <w:jc w:val="left"/>
            </w:pPr>
            <w:r>
              <w:rPr>
                <w:sz w:val="20"/>
                <w:szCs w:val="20"/>
              </w:rPr>
              <w:t xml:space="preserve">Optional: bounded SMT check of Propositions 1–3 with the Z3 solver; needs the </w:t>
            </w:r>
            <w:r>
              <w:rPr>
                <w:rStyle w:val="VerbatimChar"/>
                <w:sz w:val="20"/>
                <w:szCs w:val="20"/>
              </w:rPr>
              <w:t xml:space="preserve">z3-solver</w:t>
            </w:r>
            <w:r>
              <w:rPr>
                <w:sz w:val="20"/>
                <w:szCs w:val="20"/>
              </w:rPr>
              <w:t xml:space="preserve"> package</w:t>
            </w:r>
          </w:p>
        </w:tc>
        <w:tc>
          <w:tcPr/>
          <w:p>
            <w:pPr>
              <w:pStyle w:val="Compact"/>
              <w:jc w:val="left"/>
            </w:pPr>
            <w:r>
              <w:rPr>
                <w:sz w:val="20"/>
                <w:szCs w:val="20"/>
              </w:rPr>
              <w:t xml:space="preserve">153</w:t>
            </w:r>
          </w:p>
        </w:tc>
      </w:tr>
      <w:tr>
        <w:trPr>
          <w:cantSplit/>
        </w:trPr>
        <w:tc>
          <w:tcPr/>
          <w:p>
            <w:pPr>
              <w:pStyle w:val="Compact"/>
              <w:jc w:val="left"/>
            </w:pPr>
            <w:r>
              <w:rPr>
                <w:rStyle w:val="VerbatimChar"/>
                <w:sz w:val="20"/>
                <w:szCs w:val="20"/>
              </w:rPr>
              <w:t xml:space="preserve">data/synthea_subset/</w:t>
            </w:r>
          </w:p>
        </w:tc>
        <w:tc>
          <w:tcPr/>
          <w:p>
            <w:pPr>
              <w:pStyle w:val="Compact"/>
              <w:jc w:val="left"/>
            </w:pPr>
            <w:r>
              <w:rPr>
                <w:sz w:val="20"/>
                <w:szCs w:val="20"/>
              </w:rPr>
              <w:t xml:space="preserve">Eight untrimmed Synthea bundles from the reported cohort, so a reader can run the realism layer without regenerating it</w:t>
            </w:r>
          </w:p>
        </w:tc>
        <w:tc>
          <w:tcPr/>
          <w:p>
            <w:pPr>
              <w:pStyle w:val="Compact"/>
              <w:jc w:val="left"/>
            </w:pPr>
            <w:r>
              <w:rPr>
                <w:sz w:val="20"/>
                <w:szCs w:val="20"/>
              </w:rPr>
              <w:t xml:space="preserve">8 files, 40 MB</w:t>
            </w:r>
          </w:p>
        </w:tc>
      </w:tr>
      <w:tr>
        <w:trPr>
          <w:cantSplit/>
        </w:trPr>
        <w:tc>
          <w:tcPr/>
          <w:p>
            <w:pPr>
              <w:pStyle w:val="Compact"/>
              <w:jc w:val="left"/>
            </w:pPr>
            <w:r>
              <w:rPr>
                <w:rStyle w:val="VerbatimChar"/>
                <w:sz w:val="20"/>
                <w:szCs w:val="20"/>
              </w:rPr>
              <w:t xml:space="preserve">docs/expected_trf_output.txt</w:t>
            </w:r>
          </w:p>
        </w:tc>
        <w:tc>
          <w:tcPr/>
          <w:p>
            <w:pPr>
              <w:pStyle w:val="Compact"/>
              <w:jc w:val="left"/>
            </w:pPr>
            <w:r>
              <w:rPr>
                <w:sz w:val="20"/>
                <w:szCs w:val="20"/>
              </w:rPr>
              <w:t xml:space="preserve">Recorded console run of the checker</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docs/expected_delta_witness_output.txt</w:t>
            </w:r>
          </w:p>
        </w:tc>
        <w:tc>
          <w:tcPr/>
          <w:p>
            <w:pPr>
              <w:pStyle w:val="Compact"/>
              <w:jc w:val="left"/>
            </w:pPr>
            <w:r>
              <w:rPr>
                <w:sz w:val="20"/>
                <w:szCs w:val="20"/>
              </w:rPr>
              <w:t xml:space="preserve">Recorded run at δ = 1 and δ = 3</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docs/expected_synthea_subset_output.txt</w:t>
            </w:r>
          </w:p>
        </w:tc>
        <w:tc>
          <w:tcPr/>
          <w:p>
            <w:pPr>
              <w:pStyle w:val="Compact"/>
              <w:jc w:val="left"/>
            </w:pPr>
            <w:r>
              <w:rPr>
                <w:sz w:val="20"/>
                <w:szCs w:val="20"/>
              </w:rPr>
              <w:t xml:space="preserve">Recorded realism-layer run against the committed subset</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docs/expected_norwegian_output.txt</w:t>
            </w:r>
          </w:p>
        </w:tc>
        <w:tc>
          <w:tcPr/>
          <w:p>
            <w:pPr>
              <w:pStyle w:val="Compact"/>
              <w:jc w:val="left"/>
            </w:pPr>
            <w:r>
              <w:rPr>
                <w:sz w:val="20"/>
                <w:szCs w:val="20"/>
              </w:rPr>
              <w:t xml:space="preserve">Recorded Norwegian-layer run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docs/expected_cross_sector_output.txt</w:t>
            </w:r>
          </w:p>
        </w:tc>
        <w:tc>
          <w:tcPr/>
          <w:p>
            <w:pPr>
              <w:pStyle w:val="Compact"/>
              <w:jc w:val="left"/>
            </w:pPr>
            <w:r>
              <w:rPr>
                <w:sz w:val="20"/>
                <w:szCs w:val="20"/>
              </w:rPr>
              <w:t xml:space="preserve">Recorded politiregisterloven § 17 run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docs/Data_Provenance_Statement.md</w:t>
            </w:r>
          </w:p>
        </w:tc>
        <w:tc>
          <w:tcPr/>
          <w:p>
            <w:pPr>
              <w:pStyle w:val="Compact"/>
              <w:jc w:val="left"/>
            </w:pPr>
            <w:r>
              <w:rPr>
                <w:sz w:val="20"/>
                <w:szCs w:val="20"/>
              </w:rPr>
              <w:t xml:space="preserve">Where the synthetic data came from, the six Synthea markers a reader can check for, and the cohort-size comparison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requirements.txt</w:t>
            </w:r>
          </w:p>
        </w:tc>
        <w:tc>
          <w:tcPr/>
          <w:p>
            <w:pPr>
              <w:pStyle w:val="Compact"/>
              <w:jc w:val="left"/>
            </w:pPr>
            <w:r>
              <w:rPr>
                <w:rStyle w:val="VerbatimChar"/>
                <w:sz w:val="20"/>
                <w:szCs w:val="20"/>
              </w:rPr>
              <w:t xml:space="preserve">streamlit&gt;=1.50</w:t>
            </w:r>
            <w:r>
              <w:rPr>
                <w:sz w:val="20"/>
                <w:szCs w:val="20"/>
              </w:rPr>
              <w:t xml:space="preserve">, </w:t>
            </w:r>
            <w:r>
              <w:rPr>
                <w:rStyle w:val="VerbatimChar"/>
                <w:sz w:val="20"/>
                <w:szCs w:val="20"/>
              </w:rPr>
              <w:t xml:space="preserve">cryptography&gt;=42</w:t>
            </w:r>
            <w:r>
              <w:rPr>
                <w:sz w:val="20"/>
                <w:szCs w:val="20"/>
              </w:rPr>
              <w:t xml:space="preserve">; the checker itself needs nothing</w:t>
            </w:r>
          </w:p>
        </w:tc>
        <w:tc>
          <w:tcPr/>
          <w:p>
            <w:pPr>
              <w:pStyle w:val="Compact"/>
              <w:jc w:val="left"/>
            </w:pPr>
            <w:r>
              <w:rPr>
                <w:sz w:val="20"/>
                <w:szCs w:val="20"/>
              </w:rPr>
              <w:t xml:space="preserve">2</w:t>
            </w:r>
          </w:p>
        </w:tc>
      </w:tr>
      <w:tr>
        <w:trPr>
          <w:cantSplit/>
          <w:del w:id="90105" w:author="Claude" w:date="2026-10-05T19:00:00Z"/>
        </w:trPr>
        <w:tc>
          <w:tcPr/>
          <w:p>
            <w:pPr>
              <w:pStyle w:val="Compact"/>
              <w:jc w:val="left"/>
            </w:pPr>
            <w:del w:id="90100" w:author="Claude" w:date="2026-10-05T19:00:00Z">
              <w:r>
                <w:rPr>
                  <w:rStyle w:val="VerbatimChar"/>
                  <w:sz w:val="20"/>
                  <w:szCs w:val="20"/>
                </w:rPr>
                <w:delText xml:space="preserve">build_substrate_patch1.py</w:delText>
              </w:r>
            </w:del>
            <w:del w:id="90101" w:author="Claude" w:date="2026-10-05T19:00:00Z">
              <w:r>
                <w:rPr>
                  <w:sz w:val="20"/>
                  <w:szCs w:val="20"/>
                </w:rPr>
                <w:delText xml:space="preserve">, </w:delText>
              </w:r>
            </w:del>
            <w:del w:id="90102" w:author="Claude" w:date="2026-10-05T19:00:00Z">
              <w:r>
                <w:rPr>
                  <w:rStyle w:val="VerbatimChar"/>
                  <w:sz w:val="20"/>
                  <w:szCs w:val="20"/>
                </w:rPr>
                <w:delText xml:space="preserve">build_substrate_patch2.py</w:delText>
              </w:r>
            </w:del>
          </w:p>
        </w:tc>
        <w:tc>
          <w:tcPr/>
          <w:p>
            <w:pPr>
              <w:pStyle w:val="Compact"/>
              <w:jc w:val="left"/>
            </w:pPr>
            <w:del w:id="90103" w:author="Claude" w:date="2026-10-05T19:00:00Z">
              <w:r>
                <w:rPr>
                  <w:sz w:val="20"/>
                  <w:szCs w:val="20"/>
                </w:rPr>
                <w:delText xml:space="preserve">Generators for the research-substrate patch workbooks; no thesis result depends on them</w:delText>
              </w:r>
            </w:del>
          </w:p>
        </w:tc>
        <w:tc>
          <w:tcPr/>
          <w:p>
            <w:pPr>
              <w:pStyle w:val="Compact"/>
              <w:jc w:val="left"/>
            </w:pPr>
            <w:del w:id="90104" w:author="Claude" w:date="2026-10-05T19:00:00Z">
              <w:r>
                <w:rPr>
                  <w:sz w:val="20"/>
                  <w:szCs w:val="20"/>
                </w:rPr>
                <w:delText xml:space="preserve">—</w:delText>
              </w:r>
            </w:del>
          </w:p>
        </w:tc>
      </w:tr>
    </w:tbl>
    <w:p>
      <w:pPr>
        <w:pStyle w:val="BodyText"/>
        <w:spacing w:before="240" w:after="160" w:line="360" w:lineRule="auto"/>
      </w:pPr>
      <w:r>
        <w:t xml:space="preserve">Every command has a recorded run committed beside it. A reader who executes a command and diffs the result against its recorded file can distinguish a changed file from a changed result, which is the distinction that matters when a figure disagrees with the text.</w:t>
      </w:r>
    </w:p>
    <w:p>
      <w:pPr>
        <w:pStyle w:val="BodyText"/>
      </w:pPr>
      <w:r>
        <w:t xml:space="preserve">Two files are </w:t>
      </w:r>
      <w:r>
        <w:rPr>
          <w:iCs/>
          <w:i/>
        </w:rPr>
        <w:t xml:space="preserve">not</w:t>
      </w:r>
      <w:r>
        <w:t xml:space="preserve"> included and the reason is stated rather than omitted: the full 98-bundle Synthea cohort (314 MB) and the Synthea jar (197 MB). Both are regenerable from the commands in A.5, deterministically, under the seeds given. The eight-bundle subset that is included is drawn from that cohort and is sufficient to run the realism layer;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the comparison at both cohort sizes and finds every figure identical.</w:t>
      </w:r>
    </w:p>
    <w:bookmarkEnd w:id="111"/>
    <w:bookmarkStart w:id="112" w:name="X20b72384906d28028a424f180cf911ab99ef6d5"/>
    <w:p>
      <w:pPr>
        <w:pStyle w:val="Heading2"/>
      </w:pPr>
      <w:r>
        <w:t xml:space="preserve">A.3 Environment and generation provenance</w:t>
      </w:r>
    </w:p>
    <w:p>
      <w:pPr>
        <w:pStyle w:val="FirstParagraph"/>
      </w:pPr>
      <w:r>
        <w:t xml:space="preserve">The synthetic cohort was generated by the official Synthea release jar, downloaded from the project’s own GitHub releases and executed with the command in Section A.5. Generation was carried out in a Linux environment with OpenJDK 21 rather than under Windows PowerShell, which does not affect the output: Synthea is deterministic under fixed population and clinician seeds, and produces byte-identical bundles in any environment with a compatible JVM. The bundles carry Synthea’s own resource-identifier namespace, its </w:t>
      </w:r>
      <w:r>
        <w:rPr>
          <w:rStyle w:val="VerbatimChar"/>
        </w:rPr>
        <w:t xml:space="preserve">disability-adjusted-life-years</w:t>
      </w:r>
      <w:r>
        <w:t xml:space="preserve"> Patient extension, US Core profile conformance and its default Massachusetts demographics, all of which are verifiable by inspecting any bundle.</w:t>
      </w:r>
    </w:p>
    <w:bookmarkEnd w:id="112"/>
    <w:bookmarkStart w:id="113" w:name="a.4-software-environment"/>
    <w:p>
      <w:pPr>
        <w:pStyle w:val="Heading2"/>
      </w:pPr>
      <w:r>
        <w:t xml:space="preserve">A.4 Software environment</w:t>
      </w:r>
    </w:p>
    <w:p>
      <w:pPr>
        <w:pStyle w:val="SourceCode"/>
      </w:pPr>
      <w:r>
        <w:rPr>
          <w:rStyle w:val="VerbatimChar"/>
        </w:rPr>
        <w:t xml:space="preserve">OS            Ubuntu 24.04</w:t>
      </w:r>
      <w:r>
        <w:br/>
      </w:r>
      <w:r>
        <w:rPr>
          <w:rStyle w:val="VerbatimChar"/>
        </w:rPr>
        <w:t xml:space="preserve">Python        3.x, standard library only (hashlib, random, itertools, glob, json, os)</w:t>
      </w:r>
      <w:r>
        <w:br/>
      </w:r>
      <w:r>
        <w:rPr>
          <w:rStyle w:val="VerbatimChar"/>
        </w:rPr>
        <w:t xml:space="preserve">Java          OpenJDK 21.0.10 (required for Synthea only)</w:t>
      </w:r>
      <w:r>
        <w:br/>
      </w:r>
      <w:r>
        <w:rPr>
          <w:rStyle w:val="VerbatimChar"/>
        </w:rPr>
        <w:t xml:space="preserve">Dependencies  </w:t>
      </w:r>
      <w:del w:id="90106" w:author="Claude" w:date="2026-10-05T19:00:00Z">
        <w:r>
          <w:rPr>
            <w:rStyle w:val="VerbatimChar"/>
          </w:rPr>
          <w:delText xml:space="preserve">none for the checker; openpyxl for the substrate patch generators</w:delText>
        </w:r>
      </w:del>
      <w:ins w:id="90107" w:author="Claude" w:date="2026-10-05T19:00:00Z">
        <w:r>
          <w:rPr>
            <w:rStyle w:val="VerbatimChar"/>
          </w:rPr>
          <w:t xml:space="preserve">none for the checker; cryptography for crypto_envelope.py and z3-solver for z3_check.py, both optional</w:t>
        </w:r>
      </w:ins>
    </w:p>
    <w:p>
      <w:pPr>
        <w:pStyle w:val="FirstParagraph"/>
      </w:pPr>
      <w:r>
        <w:t xml:space="preserve">The checker has no third-party dependencies. This is deliberate: a reader should be able to run it on any machine with Python installed, without a package manager, and confirm the thesis’s central results for themselves.</w:t>
      </w:r>
    </w:p>
    <w:bookmarkEnd w:id="113"/>
    <w:bookmarkStart w:id="114" w:name="a.5-exact-commands"/>
    <w:p>
      <w:pPr>
        <w:pStyle w:val="Heading2"/>
      </w:pPr>
      <w:r>
        <w:t xml:space="preserve">A.5 Exact commands</w:t>
      </w:r>
    </w:p>
    <w:p>
      <w:pPr>
        <w:pStyle w:val="FirstParagraph"/>
      </w:pPr>
      <w:r>
        <w:rPr>
          <w:iCs/>
          <w:i/>
        </w:rPr>
        <w:t xml:space="preserve">1. Run the feasibility checker (produces every figure in </w:t>
      </w:r>
      <w:hyperlink w:anchor="ch_5" w:history="1">
        <w:r>
          <w:rPr>
            <w:rStyle w:val="Hyperlink"/>
            <w:iCs/>
            <w:i/>
          </w:rPr>
          <w:t xml:space="preserve">Chapter 5</w:t>
        </w:r>
      </w:hyperlink>
      <w:r>
        <w:rPr>
          <w:iCs/>
          <w:i/>
        </w:rPr>
        <w:t xml:space="preserve">, </w:t>
      </w:r>
      <w:hyperlink w:anchor="sec_5_3" w:history="1">
        <w:r>
          <w:rPr>
            <w:rStyle w:val="Hyperlink"/>
            <w:iCs/>
            <w:i/>
          </w:rPr>
          <w:t xml:space="preserve">Sections 5.3</w:t>
        </w:r>
      </w:hyperlink>
      <w:r>
        <w:rPr>
          <w:iCs/>
          <w:i/>
        </w:rPr>
        <w:t xml:space="preserve">–5.7):</w:t>
      </w:r>
    </w:p>
    <w:p>
      <w:pPr>
        <w:pStyle w:val="SourceCode"/>
      </w:pPr>
      <w:r>
        <w:rPr>
          <w:rStyle w:val="ExtensionTok"/>
        </w:rPr>
        <w:t xml:space="preserve">python3</w:t>
      </w:r>
      <w:r>
        <w:rPr>
          <w:rStyle w:val="NormalTok"/>
        </w:rPr>
        <w:t xml:space="preserve"> trf_checker.py</w:t>
      </w:r>
    </w:p>
    <w:p>
      <w:pPr>
        <w:pStyle w:val="FirstParagraph"/>
      </w:pPr>
      <w:r>
        <w:t xml:space="preserve">Deterministic. Seed 20260915 is set in the module header. Output is byte-identical across runs and across machines. Runtime measured at 0.019 s.</w:t>
      </w:r>
    </w:p>
    <w:p>
      <w:pPr>
        <w:pStyle w:val="BodyText"/>
      </w:pPr>
      <w:r>
        <w:rPr>
          <w:iCs/>
          <w:i/>
        </w:rPr>
        <w:t xml:space="preserve">2. Obtain Synthea (required only for the realism layer):</w:t>
      </w:r>
    </w:p>
    <w:p>
      <w:pPr>
        <w:pStyle w:val="SourceCode"/>
      </w:pPr>
      <w:r>
        <w:rPr>
          <w:rStyle w:val="ExtensionTok"/>
        </w:rPr>
        <w:t xml:space="preserve">curl</w:t>
      </w:r>
      <w:r>
        <w:rPr>
          <w:rStyle w:val="NormalTok"/>
        </w:rPr>
        <w:t xml:space="preserve"> </w:t>
      </w:r>
      <w:r>
        <w:rPr>
          <w:rStyle w:val="AttributeTok"/>
        </w:rPr>
        <w:t xml:space="preserve">-sL</w:t>
      </w:r>
      <w:r>
        <w:rPr>
          <w:rStyle w:val="NormalTok"/>
        </w:rPr>
        <w:t xml:space="preserve"> </w:t>
      </w:r>
      <w:r>
        <w:rPr>
          <w:rStyle w:val="AttributeTok"/>
        </w:rPr>
        <w:t xml:space="preserve">-o</w:t>
      </w:r>
      <w:r>
        <w:rPr>
          <w:rStyle w:val="NormalTok"/>
        </w:rPr>
        <w:t xml:space="preserve"> synthea.jar </w:t>
      </w:r>
      <w:r>
        <w:rPr>
          <w:rStyle w:val="DataTypeTok"/>
        </w:rPr>
        <w:t xml:space="preserve">\</w:t>
      </w:r>
      <w:r>
        <w:br/>
      </w:r>
      <w:r>
        <w:rPr>
          <w:rStyle w:val="NormalTok"/>
        </w:rPr>
        <w:t xml:space="preserve">  https://github.com/synthetichealth/synthea/releases/download/</w:t>
      </w:r>
      <w:commentRangeStart w:id="10"/>
      <w:r>
        <w:rPr>
          <w:rStyle w:val="NormalTok"/>
        </w:rPr>
        <w:t xml:space="preserve">master-branch-latest</w:t>
      </w:r>
      <w:commentRangeEnd w:id="10"/>
      <w:r>
        <w:rPr>
          <w:rStyle w:val="CommentReference"/>
        </w:rPr>
        <w:commentReference w:id="10"/>
      </w:r>
      <w:r>
        <w:rPr>
          <w:rStyle w:val="NormalTok"/>
        </w:rPr>
        <w:t xml:space="preserve">/synthea-with-dependencies.jar</w:t>
      </w:r>
    </w:p>
    <w:p>
      <w:pPr>
        <w:pStyle w:val="FirstParagraph"/>
      </w:pPr>
      <w:r>
        <w:rPr>
          <w:iCs/>
          <w:i/>
        </w:rPr>
        <w:t xml:space="preserve">3. Generate the synthetic cohort: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synthea_run </w:t>
      </w:r>
      <w:r>
        <w:rPr>
          <w:rStyle w:val="KeywordTok"/>
        </w:rPr>
        <w:t xml:space="preserve">&amp;&amp;</w:t>
      </w:r>
      <w:r>
        <w:rPr>
          <w:rStyle w:val="NormalTok"/>
        </w:rPr>
        <w:t xml:space="preserve"> </w:t>
      </w:r>
      <w:r>
        <w:rPr>
          <w:rStyle w:val="BuiltInTok"/>
        </w:rPr>
        <w:t xml:space="preserve">cd</w:t>
      </w:r>
      <w:r>
        <w:rPr>
          <w:rStyle w:val="NormalTok"/>
        </w:rPr>
        <w:t xml:space="preserve"> synthea_run</w:t>
      </w:r>
      <w:r>
        <w:br/>
      </w:r>
      <w:r>
        <w:rPr>
          <w:rStyle w:val="ExtensionTok"/>
        </w:rPr>
        <w:t xml:space="preserve">java</w:t>
      </w:r>
      <w:r>
        <w:rPr>
          <w:rStyle w:val="NormalTok"/>
        </w:rPr>
        <w:t xml:space="preserve"> </w:t>
      </w:r>
      <w:r>
        <w:rPr>
          <w:rStyle w:val="AttributeTok"/>
        </w:rPr>
        <w:t xml:space="preserve">-jar</w:t>
      </w:r>
      <w:r>
        <w:rPr>
          <w:rStyle w:val="NormalTok"/>
        </w:rPr>
        <w:t xml:space="preserve"> ../synthea.jar </w:t>
      </w:r>
      <w:r>
        <w:rPr>
          <w:rStyle w:val="DataTypeTok"/>
        </w:rPr>
        <w:t xml:space="preserve">\</w:t>
      </w:r>
      <w:r>
        <w:br/>
      </w:r>
      <w:r>
        <w:rPr>
          <w:rStyle w:val="NormalTok"/>
        </w:rPr>
        <w:t xml:space="preserve">  </w:t>
      </w:r>
      <w:r>
        <w:rPr>
          <w:rStyle w:val="AttributeTok"/>
        </w:rPr>
        <w:t xml:space="preserve">-s</w:t>
      </w:r>
      <w:r>
        <w:rPr>
          <w:rStyle w:val="NormalTok"/>
        </w:rPr>
        <w:t xml:space="preserve"> 20260915 </w:t>
      </w:r>
      <w:r>
        <w:rPr>
          <w:rStyle w:val="AttributeTok"/>
        </w:rPr>
        <w:t xml:space="preserve">-cs</w:t>
      </w:r>
      <w:r>
        <w:rPr>
          <w:rStyle w:val="NormalTok"/>
        </w:rPr>
        <w:t xml:space="preserve"> 20260915 </w:t>
      </w:r>
      <w:r>
        <w:rPr>
          <w:rStyle w:val="AttributeTok"/>
        </w:rPr>
        <w:t xml:space="preserve">-p</w:t>
      </w:r>
      <w:r>
        <w:rPr>
          <w:rStyle w:val="NormalTok"/>
        </w:rPr>
        <w:t xml:space="preserve"> 100 </w:t>
      </w:r>
      <w:r>
        <w:rPr>
          <w:rStyle w:val="DataTypeTok"/>
        </w:rPr>
        <w:t xml:space="preserve">\</w:t>
      </w:r>
      <w:r>
        <w:br/>
      </w:r>
      <w:r>
        <w:rPr>
          <w:rStyle w:val="NormalTok"/>
        </w:rPr>
        <w:t xml:space="preserve">  </w:t>
      </w:r>
      <w:r>
        <w:rPr>
          <w:rStyle w:val="AttributeTok"/>
        </w:rPr>
        <w:t xml:space="preserve">--exporter.fhir.export</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--exporter.hospital.fhir.export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--exporter.practitioner.fhir.export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--generate.only_alive_patients</w:t>
      </w:r>
      <w:r>
        <w:rPr>
          <w:rStyle w:val="OperatorTok"/>
        </w:rPr>
        <w:t xml:space="preserve">=</w:t>
      </w:r>
      <w:r>
        <w:rPr>
          <w:rStyle w:val="NormalTok"/>
        </w:rPr>
        <w:t xml:space="preserve">true</w:t>
      </w:r>
    </w:p>
    <w:p>
      <w:pPr>
        <w:pStyle w:val="FirstParagraph"/>
      </w:pPr>
      <w:r>
        <w:rPr>
          <w:rStyle w:val="VerbatimChar"/>
        </w:rPr>
        <w:t xml:space="preserve">-s</w:t>
      </w:r>
      <w:r>
        <w:t xml:space="preserve"> sets the population seed and </w:t>
      </w:r>
      <w:r>
        <w:rPr>
          <w:rStyle w:val="VerbatimChar"/>
        </w:rPr>
        <w:t xml:space="preserve">-cs</w:t>
      </w:r>
      <w:r>
        <w:t xml:space="preserve"> the clinician seed; both are fixed to the thesis seed so the cohort is reproducible. The run yields 98 usable patient bundles from 100 requested. Output lands in </w:t>
      </w:r>
      <w:r>
        <w:rPr>
          <w:rStyle w:val="VerbatimChar"/>
        </w:rPr>
        <w:t xml:space="preserve">synthea_run/output/fhir/</w:t>
      </w:r>
      <w:r>
        <w:t xml:space="preserve">.</w:t>
      </w:r>
    </w:p>
    <w:p>
      <w:pPr>
        <w:pStyle w:val="BodyText"/>
      </w:pPr>
      <w:r>
        <w:rPr>
          <w:iCs/>
          <w:i/>
        </w:rPr>
        <w:t xml:space="preserve">4. Run the realism layer and the payload-provenance comparison (produces </w:t>
      </w:r>
      <w:hyperlink w:anchor="tbl_5_7" w:history="1">
        <w:r>
          <w:rPr>
            <w:rStyle w:val="Hyperlink"/>
            <w:iCs/>
            <w:i/>
          </w:rPr>
          <w:t xml:space="preserve">Table 5.7</w:t>
        </w:r>
      </w:hyperlink>
      <w:r>
        <w:rPr>
          <w:iCs/>
          <w:i/>
        </w:rPr>
        <w:t xml:space="preserve">):</w:t>
      </w:r>
    </w:p>
    <w:p>
      <w:pPr>
        <w:pStyle w:val="SourceCode"/>
      </w:pPr>
      <w:r>
        <w:rPr>
          <w:rStyle w:val="ExtensionTok"/>
        </w:rPr>
        <w:t xml:space="preserve">python3</w:t>
      </w:r>
      <w:r>
        <w:rPr>
          <w:rStyle w:val="NormalTok"/>
        </w:rPr>
        <w:t xml:space="preserve"> synthea_layer.py</w:t>
      </w:r>
    </w:p>
    <w:p>
      <w:pPr>
        <w:pStyle w:val="FirstParagraph"/>
      </w:pPr>
      <w:r>
        <w:t xml:space="preserve">Looks for bundles in </w:t>
      </w:r>
      <w:r>
        <w:rPr>
          <w:rStyle w:val="VerbatimChar"/>
        </w:rPr>
        <w:t xml:space="preserve">./synthea_run/output/fhir/</w:t>
      </w:r>
      <w:r>
        <w:t xml:space="preserve"> first and falls back to </w:t>
      </w:r>
      <w:r>
        <w:rPr>
          <w:rStyle w:val="VerbatimChar"/>
        </w:rPr>
        <w:t xml:space="preserve">./data/synthea_subset/</w:t>
      </w:r>
      <w:r>
        <w:t xml:space="preserve">, so it runs against either the regenerated cohort or the subset shipped with the artefact. Reports both runs side by side and flags any divergence.</w:t>
      </w:r>
    </w:p>
    <w:p>
      <w:pPr>
        <w:pStyle w:val="BodyText"/>
      </w:pPr>
      <w:r>
        <w:rPr>
          <w:iCs/>
          <w:i/>
        </w:rPr>
        <w:t xml:space="preserve">5. Run the erasure-response-period witness (produces </w:t>
      </w:r>
      <w:hyperlink w:anchor="tbl_5_5" w:history="1">
        <w:r>
          <w:rPr>
            <w:rStyle w:val="Hyperlink"/>
            <w:iCs/>
            <w:i/>
          </w:rPr>
          <w:t xml:space="preserve">Table 5.5</w:t>
        </w:r>
      </w:hyperlink>
      <w:r>
        <w:rPr>
          <w:iCs/>
          <w:i/>
        </w:rPr>
        <w:t xml:space="preserve">):</w:t>
      </w:r>
    </w:p>
    <w:p>
      <w:pPr>
        <w:pStyle w:val="SourceCode"/>
      </w:pPr>
      <w:r>
        <w:rPr>
          <w:rStyle w:val="ExtensionTok"/>
        </w:rPr>
        <w:t xml:space="preserve">python3</w:t>
      </w:r>
      <w:r>
        <w:rPr>
          <w:rStyle w:val="NormalTok"/>
        </w:rPr>
        <w:t xml:space="preserve"> trf_checker.py </w:t>
      </w:r>
      <w:r>
        <w:rPr>
          <w:rStyle w:val="AttributeTok"/>
        </w:rPr>
        <w:t xml:space="preserve">--delta-witness</w:t>
      </w:r>
    </w:p>
    <w:p>
      <w:pPr>
        <w:pStyle w:val="FirstParagraph"/>
      </w:pPr>
      <w:r>
        <w:t xml:space="preserve">Re-runs the population at δ = 1 and δ = 3, the extension Article 12(3) GDPR permits for complex requests, and prints both rows for comparison.</w:t>
      </w:r>
    </w:p>
    <w:p>
      <w:pPr>
        <w:pStyle w:val="BodyText"/>
      </w:pPr>
      <w:r>
        <w:rPr>
          <w:iCs/>
          <w:i/>
        </w:rPr>
        <w:t xml:space="preserve">6. Run the Norwegian context modules (illustrative; no thesis figure depends on them):</w:t>
      </w:r>
    </w:p>
    <w:p>
      <w:pPr>
        <w:pStyle w:val="SourceCode"/>
      </w:pPr>
      <w:r>
        <w:rPr>
          <w:rStyle w:val="ExtensionTok"/>
        </w:rPr>
        <w:t xml:space="preserve">python3</w:t>
      </w:r>
      <w:r>
        <w:rPr>
          <w:rStyle w:val="NormalTok"/>
        </w:rPr>
        <w:t xml:space="preserve"> norwegian_layer.py</w:t>
      </w:r>
      <w:r>
        <w:br/>
      </w:r>
      <w:r>
        <w:rPr>
          <w:rStyle w:val="ExtensionTok"/>
        </w:rPr>
        <w:t xml:space="preserve">python3</w:t>
      </w:r>
      <w:r>
        <w:rPr>
          <w:rStyle w:val="NormalTok"/>
        </w:rPr>
        <w:t xml:space="preserve"> cross_sector_check.py</w:t>
      </w:r>
    </w:p>
    <w:p>
      <w:pPr>
        <w:pStyle w:val="FirstParagraph"/>
      </w:pPr>
      <w:r>
        <w:t xml:space="preserve">The first builds the NO-XB, NO-SPE and NO-JOURNAL classes and walks through one case per class. The second builds the politiregisterloven § 17 instance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w:t>
      </w:r>
    </w:p>
    <w:p>
      <w:pPr>
        <w:pStyle w:val="BodyText"/>
      </w:pPr>
      <w:r>
        <w:rPr>
          <w:iCs/>
          <w:i/>
        </w:rPr>
        <w:t xml:space="preserve">7. Run the demonstration viewer locally:</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p>
      <w:pPr>
        <w:pStyle w:val="FirstParagraph"/>
      </w:pPr>
      <w:r>
        <w:rPr>
          <w:iCs/>
          <w:i/>
        </w:rPr>
        <w:t xml:space="preserve">8. Verify any run against its recorded output:</w:t>
      </w:r>
    </w:p>
    <w:p>
      <w:pPr>
        <w:pStyle w:val="SourceCode"/>
      </w:pPr>
      <w:r>
        <w:rPr>
          <w:rStyle w:val="ExtensionTok"/>
        </w:rPr>
        <w:t xml:space="preserve">python3</w:t>
      </w:r>
      <w:r>
        <w:rPr>
          <w:rStyle w:val="NormalTok"/>
        </w:rPr>
        <w:t xml:space="preserve"> trf_checker.py </w:t>
      </w:r>
      <w:r>
        <w:rPr>
          <w:rStyle w:val="KeywordTok"/>
        </w:rPr>
        <w:t xml:space="preserve">|</w:t>
      </w:r>
      <w:r>
        <w:rPr>
          <w:rStyle w:val="NormalTok"/>
        </w:rPr>
        <w:t xml:space="preserve"> </w:t>
      </w:r>
      <w:r>
        <w:rPr>
          <w:rStyle w:val="FunctionTok"/>
        </w:rPr>
        <w:t xml:space="preserve">diff</w:t>
      </w:r>
      <w:r>
        <w:rPr>
          <w:rStyle w:val="NormalTok"/>
        </w:rPr>
        <w:t xml:space="preserve"> </w:t>
      </w:r>
      <w:r>
        <w:rPr>
          <w:rStyle w:val="AttributeTok"/>
        </w:rPr>
        <w:t xml:space="preserve">-</w:t>
      </w:r>
      <w:r>
        <w:rPr>
          <w:rStyle w:val="NormalTok"/>
        </w:rPr>
        <w:t xml:space="preserve"> docs/expected_trf_output.txt </w:t>
      </w:r>
      <w:r>
        <w:rPr>
          <w:rStyle w:val="KeywordTok"/>
        </w:rPr>
        <w:t xml:space="preserve">&amp;&amp;</w:t>
      </w:r>
      <w:r>
        <w:rPr>
          <w:rStyle w:val="NormalTok"/>
        </w:rPr>
        <w:t xml:space="preserve"> </w:t>
      </w:r>
      <w:r>
        <w:rPr>
          <w:rStyle w:val="BuiltInTok"/>
        </w:rPr>
        <w:t xml:space="preserve">echo</w:t>
      </w:r>
      <w:r>
        <w:rPr>
          <w:rStyle w:val="NormalTok"/>
        </w:rPr>
        <w:t xml:space="preserve"> identical</w:t>
      </w:r>
    </w:p>
    <w:p>
      <w:pPr>
        <w:pStyle w:val="FirstParagraph"/>
      </w:pPr>
      <w:del w:id="90108" w:author="Claude" w:date="2026-10-05T19:00:00Z">
        <w:r>
          <w:delText xml:space="preserve">The same form applies to each of the five recorded runs listed in A.2.</w:delText>
        </w:r>
      </w:del>
      <w:ins w:id="90109" w:author="Claude" w:date="2026-10-05T19:00:00Z">
        <w:r>
          <w:t xml:space="preserve">The same form applies to every recorded run in docs/.</w:t>
        </w:r>
      </w:ins>
      <w:r>
        <w:t xml:space="preserve"> A difference means a file changed, not that the result changed.</w:t>
      </w:r>
    </w:p>
    <w:bookmarkEnd w:id="114"/>
    <w:bookmarkStart w:id="117" w:name="a.6-what-the-code-does"/>
    <w:p>
      <w:pPr>
        <w:pStyle w:val="Heading2"/>
      </w:pPr>
      <w:r>
        <w:t xml:space="preserve">A.6 What the code does</w:t>
      </w:r>
    </w:p>
    <w:bookmarkStart w:id="115" w:name="trf_checker.py"/>
    <w:p>
      <w:pPr>
        <w:pStyle w:val="Heading3"/>
      </w:pPr>
      <w:r>
        <w:rPr>
          <w:rStyle w:val="VerbatimChar"/>
        </w:rPr>
        <w:t xml:space="preserve">trf_checker.py</w:t>
      </w:r>
    </w:p>
    <w:p>
      <w:pPr>
        <w:pStyle w:val="FirstParagraph"/>
      </w:pPr>
      <w:r>
        <w:t xml:space="preserve">Implements the TRF Model of </w:t>
      </w:r>
      <w:hyperlink w:anchor="ch_4" w:history="1">
        <w:r>
          <w:rPr>
            <w:rStyle w:val="Hyperlink"/>
          </w:rPr>
          <w:t xml:space="preserve">Chapter 4</w:t>
        </w:r>
      </w:hyperlink>
      <w:r>
        <w:t xml:space="preserve"> directly. Records are the seven-element tuples of </w:t>
      </w:r>
      <w:hyperlink w:anchor="sec_4_3" w:history="1">
        <w:r>
          <w:rPr>
            <w:rStyle w:val="Hyperlink"/>
          </w:rPr>
          <w:t xml:space="preserve">Section 4.3</w:t>
        </w:r>
      </w:hyperlink>
      <w:r>
        <w:t xml:space="preserve">, with the metadata split into accessor fields and subject fields. A Secure Processing Environment record carries a researcher and a permit rather than a clinician and a contact point, and its payload stands for the logged activity; a cross-border record’s payload stands for the demographic query that the IHE patient-discovery transaction puts into the audit message. Two record classes are generated: cross-border audit records with a 120-month floor, and Secure Processing Environment access-log records with a 12-month floor and the Article 68(12) ceiling. Generation parameters are listed in full in </w:t>
      </w:r>
      <w:hyperlink w:anchor="ch_5" w:history="1">
        <w:r>
          <w:rPr>
            <w:rStyle w:val="Hyperlink"/>
          </w:rPr>
          <w:t xml:space="preserve">Chapter 5</w:t>
        </w:r>
      </w:hyperlink>
      <w:r>
        <w:t xml:space="preserve">, </w:t>
      </w:r>
      <w:hyperlink w:anchor="tbl_5_2" w:history="1">
        <w:r>
          <w:rPr>
            <w:rStyle w:val="Hyperlink"/>
          </w:rPr>
          <w:t xml:space="preserve">Table 5.2</w:t>
        </w:r>
      </w:hyperlink>
      <w:r>
        <w:t xml:space="preserve">.</w:t>
      </w:r>
    </w:p>
    <w:p>
      <w:pPr>
        <w:pStyle w:val="BodyText"/>
      </w:pPr>
      <w:r>
        <w:t xml:space="preserve">Four components matter for the thesis’s claims:</w:t>
      </w:r>
    </w:p>
    <w:p>
      <w:pPr>
        <w:pStyle w:val="Compact"/>
        <w:numPr>
          <w:ilvl w:val="0"/>
          <w:numId w:val="1005"/>
        </w:numPr>
      </w:pPr>
      <w:r>
        <w:rPr>
          <w:rStyle w:val="VerbatimChar"/>
        </w:rPr>
        <w:t xml:space="preserve">check_semantics_I()</w:t>
      </w:r>
      <w:r>
        <w:t xml:space="preserve"> evaluates the constraint system under plaintext verifiability, reporting for each record the first month at which C1 and C2, or C1 and C3, are simultaneously required. These are the witnesses for Proposition 1.</w:t>
      </w:r>
    </w:p>
    <w:p>
      <w:pPr>
        <w:pStyle w:val="Compact"/>
        <w:numPr>
          <w:ilvl w:val="0"/>
          <w:numId w:val="1005"/>
        </w:numPr>
      </w:pPr>
      <w:r>
        <w:rPr>
          <w:rStyle w:val="VerbatimChar"/>
        </w:rPr>
        <w:t xml:space="preserve">check_semantics_II()</w:t>
      </w:r>
      <w:r>
        <w:t xml:space="preserve"> applies the constructive trajectory from the proof of Proposition 2 (destroy the payload key and the commitment salt and delete the payload at </w:t>
      </w:r>
      <w:r>
        <w:rPr>
          <w:rStyle w:val="VerbatimChar"/>
        </w:rPr>
        <w:t xml:space="preserve">min(t_r + δ, t_π + 6)</w:t>
      </w:r>
      <w:r>
        <w:t xml:space="preserve">; remove the subject fields of a Secure Processing Environment record at </w:t>
      </w:r>
      <w:r>
        <w:rPr>
          <w:rStyle w:val="VerbatimChar"/>
        </w:rPr>
        <w:t xml:space="preserve">t_π + 6</w:t>
      </w:r>
      <w:r>
        <w:t xml:space="preserve">; append a grounded entry for each; retain the accessor fields and the commitment) and then verifies all three constraints, including C3 over the subject link.</w:t>
      </w:r>
    </w:p>
    <w:p>
      <w:pPr>
        <w:pStyle w:val="Compact"/>
        <w:numPr>
          <w:ilvl w:val="0"/>
          <w:numId w:val="1005"/>
        </w:numPr>
      </w:pPr>
      <w:r>
        <w:rPr>
          <w:rStyle w:val="VerbatimChar"/>
        </w:rPr>
        <w:t xml:space="preserve">integrity()</w:t>
      </w:r>
      <w:r>
        <w:t xml:space="preserve"> and the </w:t>
      </w:r>
      <w:r>
        <w:rPr>
          <w:rStyle w:val="VerbatimChar"/>
        </w:rPr>
        <w:t xml:space="preserve">MerkleLog</w:t>
      </w:r>
      <w:r>
        <w:t xml:space="preserve"> class give condition (i) of Semantics II real content. Every access event, invalidation and subject-link removal is appended to an append-only Merkle log using RFC 6962 hashing, and </w:t>
      </w:r>
      <w:r>
        <w:rPr>
          <w:rStyle w:val="VerbatimChar"/>
        </w:rPr>
        <w:t xml:space="preserve">V_II</w:t>
      </w:r>
      <w:r>
        <w:t xml:space="preserve"> checks each of a record’s entries against the current root with an inclusion proof. The run includes two tamper tests, an altered accessor field and an altered invalidation ground, under which </w:t>
      </w:r>
      <w:r>
        <w:rPr>
          <w:rStyle w:val="VerbatimChar"/>
        </w:rPr>
        <w:t xml:space="preserve">V_II</w:t>
      </w:r>
      <w:r>
        <w:t xml:space="preserve"> fails, and a restore after which it holds.</w:t>
      </w:r>
    </w:p>
    <w:p>
      <w:pPr>
        <w:pStyle w:val="Compact"/>
        <w:numPr>
          <w:ilvl w:val="0"/>
          <w:numId w:val="1005"/>
        </w:numPr>
      </w:pPr>
      <w:r>
        <w:rPr>
          <w:rStyle w:val="VerbatimChar"/>
        </w:rPr>
        <w:t xml:space="preserve">brute_force_semantics_I()</w:t>
      </w:r>
      <w:r>
        <w:t xml:space="preserve"> is written independently of the first function, taking the constraint definitions directly and enumerating all 2¹⁴ assignments of the accessibility variable over a fourteen-month horizon. It exists so that the infeasibility results do not rest on the correctness of a single implementation. The control case, in which neither C2 nor C3 is active, returns feasible: confirming the search can succeed when it should.</w:t>
      </w:r>
    </w:p>
    <w:p>
      <w:pPr>
        <w:pStyle w:val="FirstParagraph"/>
      </w:pPr>
      <w:r>
        <w:t xml:space="preserve">Cryptographic operations use </w:t>
      </w:r>
      <w:r>
        <w:rPr>
          <w:rStyle w:val="VerbatimChar"/>
        </w:rPr>
        <w:t xml:space="preserve">hashlib</w:t>
      </w:r>
      <w:r>
        <w:t xml:space="preserve"> only. Commitments are salted (</w:t>
      </w:r>
      <w:r>
        <w:rPr>
          <w:rStyle w:val="VerbatimChar"/>
        </w:rPr>
        <w:t xml:space="preserve">SHA-256(salt ‖ payload)</w:t>
      </w:r>
      <w:r>
        <w:t xml:space="preserve">) because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establishes that an unsalted hash of a low-entropy clinical payload would itself remain personal data. By default </w:t>
      </w:r>
      <w:r>
        <w:rPr>
          <w:rStyle w:val="VerbatimChar"/>
        </w:rPr>
        <w:t xml:space="preserve">make_salt()</w:t>
      </w:r>
      <w:r>
        <w:t xml:space="preserve"> derives each salt from the record identifier so that runs reproduce exactly; </w:t>
      </w:r>
      <w:r>
        <w:rPr>
          <w:rStyle w:val="VerbatimChar"/>
        </w:rPr>
        <w:t xml:space="preserve">--random-salts</w:t>
      </w:r>
      <w:r>
        <w:t xml:space="preserve"> draws them from </w:t>
      </w:r>
      <w:r>
        <w:rPr>
          <w:rStyle w:val="VerbatimChar"/>
        </w:rPr>
        <w:t xml:space="preserve">os.urandom</w:t>
      </w:r>
      <w:r>
        <w:t xml:space="preserve"> instead and gives the same results. The derivation is for reproducibility only: a production deployment must draw each salt from a cryptographically secure random source, since a salt derivable from the record identifier offers no hiding against an adversary who knows the derivation.</w:t>
      </w:r>
    </w:p>
    <w:p>
      <w:pPr>
        <w:pStyle w:val="BodyText"/>
      </w:pPr>
      <w:r>
        <w:t xml:space="preserve">Key destruction is modelled as setting the key reference to </w:t>
      </w:r>
      <w:r>
        <w:rPr>
          <w:rStyle w:val="VerbatimChar"/>
        </w:rPr>
        <w:t xml:space="preserve">None</w:t>
      </w:r>
      <w:r>
        <w:t xml:space="preserve">, and deletion of the ciphertext as setting the payload to </w:t>
      </w:r>
      <w:r>
        <w:rPr>
          <w:rStyle w:val="VerbatimChar"/>
        </w:rPr>
        <w:t xml:space="preserve">None</w:t>
      </w:r>
      <w:r>
        <w:t xml:space="preserve">. This demonstrates the mechanism’s logic and demonstrates nothing about deployment assurance: a limitation stated in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and treated in Chapter 6.</w:t>
      </w:r>
    </w:p>
    <w:bookmarkEnd w:id="115"/>
    <w:bookmarkStart w:id="116" w:name="synthea_layer.py"/>
    <w:p>
      <w:pPr>
        <w:pStyle w:val="Heading3"/>
      </w:pPr>
      <w:r>
        <w:rPr>
          <w:rStyle w:val="VerbatimChar"/>
        </w:rPr>
        <w:t xml:space="preserve">synthea_layer.py</w:t>
      </w:r>
    </w:p>
    <w:p>
      <w:pPr>
        <w:pStyle w:val="FirstParagraph"/>
      </w:pPr>
      <w:r>
        <w:t xml:space="preserve">Replaces the constructed payload strings with real FHIR R4 resources drawn from Synthea bundles (one clinical resource per bundle, from </w:t>
      </w:r>
      <w:r>
        <w:rPr>
          <w:rStyle w:val="VerbatimChar"/>
        </w:rPr>
        <w:t xml:space="preserve">Condition</w:t>
      </w:r>
      <w:r>
        <w:t xml:space="preserve">, </w:t>
      </w:r>
      <w:r>
        <w:rPr>
          <w:rStyle w:val="VerbatimChar"/>
        </w:rPr>
        <w:t xml:space="preserve">Observation</w:t>
      </w:r>
      <w:r>
        <w:t xml:space="preserve">, </w:t>
      </w:r>
      <w:r>
        <w:rPr>
          <w:rStyle w:val="VerbatimChar"/>
        </w:rPr>
        <w:t xml:space="preserve">MedicationRequest</w:t>
      </w:r>
      <w:r>
        <w:t xml:space="preserve">, </w:t>
      </w:r>
      <w:r>
        <w:rPr>
          <w:rStyle w:val="VerbatimChar"/>
        </w:rPr>
        <w:t xml:space="preserve">AllergyIntolerance</w:t>
      </w:r>
      <w:r>
        <w:t xml:space="preserve">, </w:t>
      </w:r>
      <w:r>
        <w:rPr>
          <w:rStyle w:val="VerbatimChar"/>
        </w:rPr>
        <w:t xml:space="preserve">Immunization</w:t>
      </w:r>
      <w:r>
        <w:t xml:space="preserve">, or </w:t>
      </w:r>
      <w:r>
        <w:rPr>
          <w:rStyle w:val="VerbatimChar"/>
        </w:rPr>
        <w:t xml:space="preserve">Procedure</w:t>
      </w:r>
      <w:r>
        <w:t xml:space="preserve">), recomputes each commitment over the real payload, and leaves every timing quantity untouched. It then runs both populations through the same checks and prints them side by side.</w:t>
      </w:r>
    </w:p>
    <w:p>
      <w:pPr>
        <w:pStyle w:val="BodyText"/>
      </w:pPr>
      <w:r>
        <w:t xml:space="preserve">The expected result, and the observed one, is that every reported figure is identical while all 200 commitments differ. Mean payload size rises from 43 bytes to 891 with the committed subset (to 1,006 with the full cohort, recorded on 28 September when the constructed payloads averaged 35 bytes; see A.17). The model reads timing and accessibility, never payload content; running the comparison rather than asserting the invariance lets a reader see the claim tested against inputs that demonstrably changed.</w:t>
      </w:r>
    </w:p>
    <w:bookmarkEnd w:id="116"/>
    <w:bookmarkEnd w:id="117"/>
    <w:bookmarkStart w:id="118" w:name="a.7-data-provenance"/>
    <w:p>
      <w:pPr>
        <w:pStyle w:val="Heading2"/>
      </w:pPr>
      <w:r>
        <w:t xml:space="preserve">A.7 Data provenance</w:t>
      </w:r>
    </w:p>
    <w:p>
      <w:pPr>
        <w:pStyle w:val="FirstParagraph"/>
      </w:pPr>
      <w:r>
        <w:t xml:space="preserve">All data used anywhere in this thesis is synthetic. No real patient data was requested, obtained, or processed at any point.</w:t>
      </w:r>
    </w:p>
    <w:p>
      <w:pPr>
        <w:pStyle w:val="BodyText"/>
      </w:pPr>
      <w:r>
        <w:t xml:space="preserve">The cohort is generated by Synthea (Walonoski et al., 2018), an open-source synthetic patient generator. Synthea’s default export conforms to the </w:t>
      </w:r>
      <w:r>
        <w:rPr>
          <w:iCs/>
          <w:i/>
        </w:rPr>
        <w:t xml:space="preserve">US Core</w:t>
      </w:r>
      <w:r>
        <w:t xml:space="preserve"> implementation guide with United States demographic, geographic, and care-pattern parameters. The FHIR version is </w:t>
      </w:r>
      <w:r>
        <w:rPr>
          <w:iCs/>
          <w:i/>
        </w:rPr>
        <w:t xml:space="preserve">R4</w:t>
      </w:r>
      <w:r>
        <w:t xml:space="preserve">, which matches the version the Norwegian basisprofiler constrain; the </w:t>
      </w:r>
      <w:r>
        <w:rPr>
          <w:iCs/>
          <w:i/>
        </w:rPr>
        <w:t xml:space="preserve">profiles</w:t>
      </w:r>
      <w:r>
        <w:t xml:space="preserve"> are not Norwegian, and no claim of Norwegian clinical representativeness is made for these records. The invariance result of </w:t>
      </w:r>
      <w:hyperlink w:anchor="tbl_5_7" w:history="1">
        <w:r>
          <w:rPr>
            <w:rStyle w:val="Hyperlink"/>
          </w:rPr>
          <w:t xml:space="preserve">Table 5.7</w:t>
        </w:r>
      </w:hyperlink>
      <w:r>
        <w:t xml:space="preserve"> establishes that this mismatch cannot affect any reported figure. The thesis’s Norwegian grounding rests on the infrastructure analysis of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w:t>
      </w:r>
    </w:p>
    <w:p>
      <w:pPr>
        <w:pStyle w:val="BodyText"/>
      </w:pPr>
      <w:r>
        <w:t xml:space="preserve">The eight bundles in </w:t>
      </w:r>
      <w:r>
        <w:rPr>
          <w:rStyle w:val="VerbatimChar"/>
        </w:rPr>
        <w:t xml:space="preserve">data/synthea_subset/</w:t>
      </w:r>
      <w:r>
        <w:t xml:space="preserve"> are untrimmed output from that cohort. With the subset the mean payload is 891 bytes rather than the 1,006 bytes of the full cohort, because a different set of clinical resources is drawn;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both and every other figure is identical.</w:t>
      </w:r>
    </w:p>
    <w:bookmarkEnd w:id="118"/>
    <w:bookmarkStart w:id="119" w:name="a.8-integrity-record"/>
    <w:p>
      <w:pPr>
        <w:pStyle w:val="Heading2"/>
      </w:pPr>
      <w:r>
        <w:t xml:space="preserve">A.8 Integrity record</w:t>
      </w:r>
    </w:p>
    <w:p>
      <w:pPr>
        <w:pStyle w:val="FirstParagraph"/>
      </w:pPr>
      <w:r>
        <w:t xml:space="preserve">Results reported in Chapters 4 and 5 and confirmed by execution: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Result</w:t>
            </w:r>
          </w:p>
        </w:tc>
        <w:tc>
          <w:tcPr>
            <w:tcBorders>
              <w:bottom w:val="single" w:sz="8" w:space="0" w:color="333333"/>
            </w:tcBorders>
            <w:shd w:val="clear" w:color="auto" w:fill="E8EDF4"/>
          </w:tcPr>
          <w:p>
            <w:pPr>
              <w:pStyle w:val="Compact"/>
              <w:jc w:val="left"/>
            </w:pPr>
            <w:r>
              <w:rPr>
                <w:b/>
                <w:sz w:val="20"/>
                <w:szCs w:val="20"/>
              </w:rPr>
              <w:t xml:space="preserve">Value</w:t>
            </w:r>
          </w:p>
        </w:tc>
        <w:tc>
          <w:tcPr>
            <w:tcBorders>
              <w:bottom w:val="single" w:sz="8" w:space="0" w:color="333333"/>
            </w:tcBorders>
            <w:shd w:val="clear" w:color="auto" w:fill="E8EDF4"/>
          </w:tcPr>
          <w:p>
            <w:pPr>
              <w:pStyle w:val="Compact"/>
              <w:jc w:val="left"/>
            </w:pPr>
            <w:r>
              <w:rPr>
                <w:b/>
                <w:sz w:val="20"/>
                <w:szCs w:val="20"/>
              </w:rPr>
              <w:t xml:space="preserve">Where reported</w:t>
            </w:r>
          </w:p>
        </w:tc>
      </w:tr>
      <w:tr>
        <w:trPr>
          <w:cantSplit/>
        </w:trPr>
        <w:tc>
          <w:tcPr/>
          <w:p>
            <w:pPr>
              <w:pStyle w:val="Compact"/>
              <w:jc w:val="left"/>
            </w:pPr>
            <w:r>
              <w:rPr>
                <w:sz w:val="20"/>
                <w:szCs w:val="20"/>
              </w:rPr>
              <w:t xml:space="preserve">Semantics I — records with ≥1 violation</w:t>
            </w:r>
          </w:p>
        </w:tc>
        <w:tc>
          <w:tcPr/>
          <w:p>
            <w:pPr>
              <w:pStyle w:val="Compact"/>
              <w:jc w:val="left"/>
            </w:pPr>
            <w:r>
              <w:rPr>
                <w:sz w:val="20"/>
                <w:szCs w:val="20"/>
              </w:rPr>
              <w:t xml:space="preserve">90 / 200</w:t>
            </w:r>
          </w:p>
        </w:tc>
        <w:tc>
          <w:tcPr/>
          <w:p>
            <w:pPr>
              <w:pStyle w:val="Compact"/>
              <w:jc w:val="left"/>
            </w:pPr>
            <w:hyperlink w:anchor="tbl_5_3" w:history="1">
              <w:r>
                <w:rPr>
                  <w:rStyle w:val="Hyperlink"/>
                  <w:sz w:val="20"/>
                  <w:szCs w:val="20"/>
                </w:rPr>
                <w:t xml:space="preserve">Table 5.3</w:t>
              </w:r>
            </w:hyperlink>
          </w:p>
        </w:tc>
      </w:tr>
      <w:tr>
        <w:trPr>
          <w:cantSplit/>
        </w:trPr>
        <w:tc>
          <w:tcPr/>
          <w:p>
            <w:pPr>
              <w:pStyle w:val="Compact"/>
              <w:jc w:val="left"/>
            </w:pPr>
            <w:r>
              <w:rPr>
                <w:sz w:val="20"/>
                <w:szCs w:val="20"/>
              </w:rPr>
              <w:t xml:space="preserve">Semantics I — total violations</w:t>
            </w:r>
          </w:p>
        </w:tc>
        <w:tc>
          <w:tcPr/>
          <w:p>
            <w:pPr>
              <w:pStyle w:val="Compact"/>
              <w:jc w:val="left"/>
            </w:pPr>
            <w:r>
              <w:rPr>
                <w:sz w:val="20"/>
                <w:szCs w:val="20"/>
              </w:rPr>
              <w:t xml:space="preserve">95</w:t>
            </w:r>
          </w:p>
        </w:tc>
        <w:tc>
          <w:tcPr/>
          <w:p>
            <w:pPr>
              <w:pStyle w:val="Compact"/>
              <w:jc w:val="left"/>
            </w:pPr>
            <w:hyperlink w:anchor="sec_5_3" w:history="1">
              <w:r>
                <w:rPr>
                  <w:rStyle w:val="Hyperlink"/>
                  <w:sz w:val="20"/>
                  <w:szCs w:val="20"/>
                </w:rPr>
                <w:t xml:space="preserve">§5.3</w:t>
              </w:r>
            </w:hyperlink>
          </w:p>
        </w:tc>
      </w:tr>
      <w:tr>
        <w:trPr>
          <w:cantSplit/>
        </w:trPr>
        <w:tc>
          <w:tcPr/>
          <w:p>
            <w:pPr>
              <w:pStyle w:val="Compact"/>
              <w:jc w:val="left"/>
            </w:pPr>
            <w:r>
              <w:rPr>
                <w:sz w:val="20"/>
                <w:szCs w:val="20"/>
              </w:rPr>
              <w:t xml:space="preserve">Violation decomposition</w:t>
            </w:r>
          </w:p>
        </w:tc>
        <w:tc>
          <w:tcPr/>
          <w:p>
            <w:pPr>
              <w:pStyle w:val="Compact"/>
              <w:jc w:val="left"/>
            </w:pPr>
            <w:r>
              <w:rPr>
                <w:sz w:val="20"/>
                <w:szCs w:val="20"/>
              </w:rPr>
              <w:t xml:space="preserve">41 C2-only, 44 C3-only, 5 both</w:t>
            </w:r>
          </w:p>
        </w:tc>
        <w:tc>
          <w:tcPr/>
          <w:p>
            <w:pPr>
              <w:pStyle w:val="Compact"/>
              <w:jc w:val="left"/>
            </w:pPr>
            <w:hyperlink w:anchor="sec_5_3" w:history="1">
              <w:r>
                <w:rPr>
                  <w:rStyle w:val="Hyperlink"/>
                  <w:sz w:val="20"/>
                  <w:szCs w:val="20"/>
                </w:rPr>
                <w:t xml:space="preserve">§5.3</w:t>
              </w:r>
            </w:hyperlink>
          </w:p>
        </w:tc>
      </w:tr>
      <w:tr>
        <w:trPr>
          <w:cantSplit/>
        </w:trPr>
        <w:tc>
          <w:tcPr/>
          <w:p>
            <w:pPr>
              <w:pStyle w:val="Compact"/>
              <w:jc w:val="left"/>
            </w:pPr>
            <w:r>
              <w:rPr>
                <w:sz w:val="20"/>
                <w:szCs w:val="20"/>
              </w:rPr>
              <w:t xml:space="preserve">Corollary 1.2 witnesses (no erasure request)</w:t>
            </w:r>
          </w:p>
        </w:tc>
        <w:tc>
          <w:tcPr/>
          <w:p>
            <w:pPr>
              <w:pStyle w:val="Compact"/>
              <w:jc w:val="left"/>
            </w:pPr>
            <w:r>
              <w:rPr>
                <w:sz w:val="20"/>
                <w:szCs w:val="20"/>
              </w:rPr>
              <w:t xml:space="preserve">39</w:t>
            </w:r>
          </w:p>
        </w:tc>
        <w:tc>
          <w:tcPr/>
          <w:p>
            <w:pPr>
              <w:pStyle w:val="Compact"/>
              <w:jc w:val="left"/>
            </w:pPr>
            <w:hyperlink w:anchor="sec_5_4" w:history="1">
              <w:r>
                <w:rPr>
                  <w:rStyle w:val="Hyperlink"/>
                  <w:sz w:val="20"/>
                  <w:szCs w:val="20"/>
                </w:rPr>
                <w:t xml:space="preserve">§5.4</w:t>
              </w:r>
            </w:hyperlink>
          </w:p>
        </w:tc>
      </w:tr>
      <w:tr>
        <w:trPr>
          <w:cantSplit/>
        </w:trPr>
        <w:tc>
          <w:tcPr/>
          <w:p>
            <w:pPr>
              <w:pStyle w:val="Compact"/>
              <w:jc w:val="left"/>
            </w:pPr>
            <w:r>
              <w:rPr>
                <w:sz w:val="20"/>
                <w:szCs w:val="20"/>
              </w:rPr>
              <w:t xml:space="preserve">Exhaustive cross-check, three conflict cases</w:t>
            </w:r>
          </w:p>
        </w:tc>
        <w:tc>
          <w:tcPr/>
          <w:p>
            <w:pPr>
              <w:pStyle w:val="Compact"/>
              <w:jc w:val="left"/>
            </w:pPr>
            <w:r>
              <w:rPr>
                <w:sz w:val="20"/>
                <w:szCs w:val="20"/>
              </w:rPr>
              <w:t xml:space="preserve">no satisfying assignment</w:t>
            </w:r>
          </w:p>
        </w:tc>
        <w:tc>
          <w:tcPr/>
          <w:p>
            <w:pPr>
              <w:pStyle w:val="Compact"/>
              <w:jc w:val="left"/>
            </w:pPr>
            <w:hyperlink w:anchor="tbl_5_4" w:history="1">
              <w:r>
                <w:rPr>
                  <w:rStyle w:val="Hyperlink"/>
                  <w:sz w:val="20"/>
                  <w:szCs w:val="20"/>
                </w:rPr>
                <w:t xml:space="preserve">Table 5.4</w:t>
              </w:r>
            </w:hyperlink>
          </w:p>
        </w:tc>
      </w:tr>
      <w:tr>
        <w:trPr>
          <w:cantSplit/>
        </w:trPr>
        <w:tc>
          <w:tcPr/>
          <w:p>
            <w:pPr>
              <w:pStyle w:val="Compact"/>
              <w:jc w:val="left"/>
            </w:pPr>
            <w:r>
              <w:rPr>
                <w:sz w:val="20"/>
                <w:szCs w:val="20"/>
              </w:rPr>
              <w:t xml:space="preserve">Exhaustive cross-check, control case</w:t>
            </w:r>
          </w:p>
        </w:tc>
        <w:tc>
          <w:tcPr/>
          <w:p>
            <w:pPr>
              <w:pStyle w:val="Compact"/>
              <w:jc w:val="left"/>
            </w:pPr>
            <w:r>
              <w:rPr>
                <w:sz w:val="20"/>
                <w:szCs w:val="20"/>
              </w:rPr>
              <w:t xml:space="preserve">satisfying assignment exists</w:t>
            </w:r>
          </w:p>
        </w:tc>
        <w:tc>
          <w:tcPr/>
          <w:p>
            <w:pPr>
              <w:pStyle w:val="Compact"/>
              <w:jc w:val="left"/>
            </w:pPr>
            <w:hyperlink w:anchor="tbl_5_4" w:history="1">
              <w:r>
                <w:rPr>
                  <w:rStyle w:val="Hyperlink"/>
                  <w:sz w:val="20"/>
                  <w:szCs w:val="20"/>
                </w:rPr>
                <w:t xml:space="preserve">Table 5.4</w:t>
              </w:r>
            </w:hyperlink>
          </w:p>
        </w:tc>
      </w:tr>
      <w:tr>
        <w:trPr>
          <w:cantSplit/>
        </w:trPr>
        <w:tc>
          <w:tcPr/>
          <w:p>
            <w:pPr>
              <w:pStyle w:val="Compact"/>
              <w:jc w:val="left"/>
            </w:pPr>
            <w:r>
              <w:rPr>
                <w:sz w:val="20"/>
                <w:szCs w:val="20"/>
              </w:rPr>
              <w:t xml:space="preserve">Semantics II — records invalidated</w:t>
            </w:r>
          </w:p>
        </w:tc>
        <w:tc>
          <w:tcPr/>
          <w:p>
            <w:pPr>
              <w:pStyle w:val="Compact"/>
              <w:jc w:val="left"/>
            </w:pPr>
            <w:r>
              <w:rPr>
                <w:sz w:val="20"/>
                <w:szCs w:val="20"/>
              </w:rPr>
              <w:t xml:space="preserve">138 (52 Art 17, 86 Art 68(12))</w:t>
            </w:r>
          </w:p>
        </w:tc>
        <w:tc>
          <w:tcPr/>
          <w:p>
            <w:pPr>
              <w:pStyle w:val="Compact"/>
              <w:jc w:val="left"/>
            </w:pPr>
            <w:hyperlink w:anchor="tbl_5_6" w:history="1">
              <w:r>
                <w:rPr>
                  <w:rStyle w:val="Hyperlink"/>
                  <w:sz w:val="20"/>
                  <w:szCs w:val="20"/>
                </w:rPr>
                <w:t xml:space="preserve">Table 5.6</w:t>
              </w:r>
            </w:hyperlink>
          </w:p>
        </w:tc>
      </w:tr>
      <w:tr>
        <w:trPr>
          <w:cantSplit/>
        </w:trPr>
        <w:tc>
          <w:tcPr/>
          <w:p>
            <w:pPr>
              <w:pStyle w:val="Compact"/>
              <w:jc w:val="left"/>
            </w:pPr>
            <w:r>
              <w:rPr>
                <w:sz w:val="20"/>
                <w:szCs w:val="20"/>
              </w:rPr>
              <w:t xml:space="preserve">Semantics II — total violations</w:t>
            </w:r>
          </w:p>
        </w:tc>
        <w:tc>
          <w:tcPr/>
          <w:p>
            <w:pPr>
              <w:pStyle w:val="Compact"/>
              <w:jc w:val="left"/>
            </w:pPr>
            <w:r>
              <w:rPr>
                <w:sz w:val="20"/>
                <w:szCs w:val="20"/>
              </w:rPr>
              <w:t xml:space="preserve">0</w:t>
            </w:r>
          </w:p>
        </w:tc>
        <w:tc>
          <w:tcPr/>
          <w:p>
            <w:pPr>
              <w:pStyle w:val="Compact"/>
              <w:jc w:val="left"/>
            </w:pPr>
            <w:hyperlink w:anchor="tbl_5_6" w:history="1">
              <w:r>
                <w:rPr>
                  <w:rStyle w:val="Hyperlink"/>
                  <w:sz w:val="20"/>
                  <w:szCs w:val="20"/>
                </w:rPr>
                <w:t xml:space="preserve">Table 5.6</w:t>
              </w:r>
            </w:hyperlink>
          </w:p>
        </w:tc>
      </w:tr>
      <w:tr>
        <w:trPr>
          <w:cantSplit/>
        </w:trPr>
        <w:tc>
          <w:tcPr/>
          <w:p>
            <w:pPr>
              <w:pStyle w:val="Compact"/>
              <w:jc w:val="left"/>
            </w:pPr>
            <w:r>
              <w:rPr>
                <w:sz w:val="20"/>
                <w:szCs w:val="20"/>
              </w:rPr>
              <w:t xml:space="preserve">Synthea comparison — figures changed</w:t>
            </w:r>
          </w:p>
        </w:tc>
        <w:tc>
          <w:tcPr/>
          <w:p>
            <w:pPr>
              <w:pStyle w:val="Compact"/>
              <w:jc w:val="left"/>
            </w:pPr>
            <w:r>
              <w:rPr>
                <w:sz w:val="20"/>
                <w:szCs w:val="20"/>
              </w:rPr>
              <w:t xml:space="preserve">none</w:t>
            </w:r>
          </w:p>
        </w:tc>
        <w:tc>
          <w:tcPr/>
          <w:p>
            <w:pPr>
              <w:pStyle w:val="Compact"/>
              <w:jc w:val="left"/>
            </w:pPr>
            <w:hyperlink w:anchor="tbl_5_7" w:history="1">
              <w:r>
                <w:rPr>
                  <w:rStyle w:val="Hyperlink"/>
                  <w:sz w:val="20"/>
                  <w:szCs w:val="20"/>
                </w:rPr>
                <w:t xml:space="preserve">Table 5.7</w:t>
              </w:r>
            </w:hyperlink>
          </w:p>
        </w:tc>
      </w:tr>
      <w:tr>
        <w:trPr>
          <w:cantSplit/>
        </w:trPr>
        <w:tc>
          <w:tcPr/>
          <w:p>
            <w:pPr>
              <w:pStyle w:val="Compact"/>
              <w:jc w:val="left"/>
            </w:pPr>
            <w:r>
              <w:rPr>
                <w:sz w:val="20"/>
                <w:szCs w:val="20"/>
              </w:rPr>
              <w:t xml:space="preserve">Synthea comparison — commitments changed</w:t>
            </w:r>
          </w:p>
        </w:tc>
        <w:tc>
          <w:tcPr/>
          <w:p>
            <w:pPr>
              <w:pStyle w:val="Compact"/>
              <w:jc w:val="left"/>
            </w:pPr>
            <w:r>
              <w:rPr>
                <w:sz w:val="20"/>
                <w:szCs w:val="20"/>
              </w:rPr>
              <w:t xml:space="preserve">200 / 200</w:t>
            </w:r>
          </w:p>
        </w:tc>
        <w:tc>
          <w:tcPr/>
          <w:p>
            <w:pPr>
              <w:pStyle w:val="Compact"/>
              <w:jc w:val="left"/>
            </w:pPr>
            <w:hyperlink w:anchor="tbl_5_7" w:history="1">
              <w:r>
                <w:rPr>
                  <w:rStyle w:val="Hyperlink"/>
                  <w:sz w:val="20"/>
                  <w:szCs w:val="20"/>
                </w:rPr>
                <w:t xml:space="preserve">Table 5.7</w:t>
              </w:r>
            </w:hyperlink>
          </w:p>
        </w:tc>
      </w:tr>
      <w:tr>
        <w:trPr>
          <w:cantSplit/>
        </w:trPr>
        <w:tc>
          <w:tcPr/>
          <w:p>
            <w:pPr>
              <w:pStyle w:val="Compact"/>
              <w:jc w:val="left"/>
            </w:pPr>
            <w:r>
              <w:rPr>
                <w:sz w:val="20"/>
                <w:szCs w:val="20"/>
              </w:rPr>
              <w:t xml:space="preserve">Audit-log integrity</w:t>
            </w:r>
          </w:p>
        </w:tc>
        <w:tc>
          <w:tcPr/>
          <w:p>
            <w:pPr>
              <w:pStyle w:val="Compact"/>
              <w:jc w:val="left"/>
            </w:pPr>
            <w:r>
              <w:rPr>
                <w:sz w:val="20"/>
                <w:szCs w:val="20"/>
              </w:rPr>
              <w:t xml:space="preserve">200 / 200 records verify; both tamper tests fail V_II</w:t>
            </w:r>
          </w:p>
        </w:tc>
        <w:tc>
          <w:tcPr/>
          <w:p>
            <w:pPr>
              <w:pStyle w:val="Compact"/>
              <w:jc w:val="left"/>
            </w:pPr>
            <w:hyperlink w:anchor="sec_5_7" w:history="1">
              <w:r>
                <w:rPr>
                  <w:rStyle w:val="Hyperlink"/>
                  <w:sz w:val="20"/>
                  <w:szCs w:val="20"/>
                </w:rPr>
                <w:t xml:space="preserve">§5.7</w:t>
              </w:r>
            </w:hyperlink>
          </w:p>
        </w:tc>
      </w:tr>
      <w:tr>
        <w:trPr>
          <w:cantSplit/>
        </w:trPr>
        <w:tc>
          <w:tcPr/>
          <w:p>
            <w:pPr>
              <w:pStyle w:val="Compact"/>
              <w:jc w:val="left"/>
            </w:pPr>
            <w:r>
              <w:rPr>
                <w:sz w:val="20"/>
                <w:szCs w:val="20"/>
              </w:rPr>
              <w:t xml:space="preserve">Reference commitment, record 100</w:t>
            </w:r>
          </w:p>
        </w:tc>
        <w:tc>
          <w:tcPr/>
          <w:p>
            <w:pPr>
              <w:pStyle w:val="Compact"/>
              <w:jc w:val="left"/>
            </w:pPr>
            <w:r>
              <w:rPr>
                <w:rStyle w:val="VerbatimChar"/>
                <w:sz w:val="20"/>
                <w:szCs w:val="20"/>
              </w:rPr>
              <w:t xml:space="preserve">678ade47c1e6dc03…</w:t>
            </w:r>
          </w:p>
        </w:tc>
        <w:tc>
          <w:tcPr/>
          <w:p>
            <w:pPr>
              <w:pStyle w:val="Compact"/>
              <w:jc w:val="left"/>
            </w:pPr>
            <w:hyperlink w:anchor="sec_5_7" w:history="1">
              <w:r>
                <w:rPr>
                  <w:rStyle w:val="Hyperlink"/>
                  <w:sz w:val="20"/>
                  <w:szCs w:val="20"/>
                </w:rPr>
                <w:t xml:space="preserve">§5.7</w:t>
              </w:r>
            </w:hyperlink>
          </w:p>
        </w:tc>
      </w:tr>
    </w:tbl>
    <w:p>
      <w:pPr>
        <w:pStyle w:val="BodyText"/>
        <w:spacing w:before="240" w:after="160" w:line="360" w:lineRule="auto"/>
      </w:pPr>
      <w:r>
        <w:t xml:space="preserve">The reference commitment is included so that a reader re-running the checker can confirm in one glance that their run matches the one reported. It changed once, on 3 October 2026, when the Secure Processing Environment payload was redefined as the logged activity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Under </w:t>
      </w:r>
      <w:r>
        <w:rPr>
          <w:rStyle w:val="VerbatimChar"/>
        </w:rPr>
        <w:t xml:space="preserve">--random-salts</w:t>
      </w:r>
      <w:r>
        <w:t xml:space="preserve"> it differs on every run, by design.</w:t>
      </w:r>
    </w:p>
    <w:bookmarkEnd w:id="119"/>
    <w:bookmarkStart w:id="120" w:name="a.9-known-limitations-of-the-artefact"/>
    <w:p>
      <w:pPr>
        <w:pStyle w:val="Heading2"/>
      </w:pPr>
      <w:r>
        <w:t xml:space="preserve">A.9 Known limitations of the artefact</w:t>
      </w:r>
    </w:p>
    <w:p>
      <w:pPr>
        <w:pStyle w:val="FirstParagraph"/>
      </w:pPr>
      <w:r>
        <w:t xml:space="preserve">Stated here so that they are not inferred from silence:</w:t>
      </w:r>
    </w:p>
    <w:p>
      <w:pPr>
        <w:pStyle w:val="Compact"/>
        <w:numPr>
          <w:ilvl w:val="0"/>
          <w:numId w:val="1006"/>
        </w:numPr>
      </w:pPr>
      <w:r>
        <w:t xml:space="preserve">The demonstration checks the propositions on the instances generated under one seed. The general claims rest on the proofs in </w:t>
      </w:r>
      <w:hyperlink w:anchor="ch_4" w:history="1">
        <w:r>
          <w:rPr>
            <w:rStyle w:val="Hyperlink"/>
          </w:rPr>
          <w:t xml:space="preserve">Chapter 4</w:t>
        </w:r>
      </w:hyperlink>
      <w:r>
        <w:t xml:space="preserve">, not on this code.</w:t>
      </w:r>
    </w:p>
    <w:p>
      <w:pPr>
        <w:pStyle w:val="Compact"/>
        <w:numPr>
          <w:ilvl w:val="0"/>
          <w:numId w:val="1006"/>
        </w:numPr>
      </w:pPr>
      <w:r>
        <w:t xml:space="preserve">The exhaustive cross-check covers four small cases at a fourteen-month horizon. The cross-border floor is scaled from 120 months to 12 for that check because 2¹²⁰ assignments are not enumerable; Proposition 1’s argument depends on the deadline falling inside the window, not on the window’s length.</w:t>
      </w:r>
    </w:p>
    <w:p>
      <w:pPr>
        <w:pStyle w:val="Compact"/>
        <w:numPr>
          <w:ilvl w:val="0"/>
          <w:numId w:val="1006"/>
        </w:numPr>
      </w:pPr>
      <w:r>
        <w:t xml:space="preserve">No performance measurement is offered as a result. The runtime figure in </w:t>
      </w:r>
      <w:hyperlink w:anchor="ch_5" w:history="1">
        <w:r>
          <w:rPr>
            <w:rStyle w:val="Hyperlink"/>
          </w:rPr>
          <w:t xml:space="preserve">Chapter 5</w:t>
        </w:r>
      </w:hyperlink>
      <w:r>
        <w:t xml:space="preserve"> indicates only that reproduction is cheap.</w:t>
      </w:r>
    </w:p>
    <w:p>
      <w:pPr>
        <w:pStyle w:val="Compact"/>
        <w:numPr>
          <w:ilvl w:val="0"/>
          <w:numId w:val="1006"/>
        </w:numPr>
      </w:pPr>
      <w:r>
        <w:t xml:space="preserve">Key destruction is simulated in program state. The artefact demonstrates the mechanism’s logic and says nothing about whether destruction can be assured in deployment.</w:t>
      </w:r>
    </w:p>
    <w:p>
      <w:pPr>
        <w:pStyle w:val="Compact"/>
        <w:numPr>
          <w:ilvl w:val="0"/>
          <w:numId w:val="1006"/>
        </w:numPr>
      </w:pPr>
      <w:r>
        <w:t xml:space="preserve">The checker does not connect to any National Contact Point, implement the OpenNCP transmission flow, evaluate consent policies, or implement any zero-knowledge proof system. None of these is claimed anywhere in the thesis.</w:t>
      </w:r>
    </w:p>
    <w:bookmarkEnd w:id="120"/>
    <w:bookmarkStart w:id="121" w:name="a.10-source-listing-trf_checker.py"/>
    <w:p>
      <w:pPr>
        <w:pStyle w:val="Heading2"/>
      </w:pPr>
      <w:r>
        <w:t xml:space="preserve">A.10 Source listing: </w:t>
      </w:r>
      <w:r>
        <w:rPr>
          <w:rStyle w:val="VerbatimChar"/>
        </w:rPr>
        <w:t xml:space="preserve">trf_checker.py</w:t>
      </w:r>
    </w:p>
    <w:p>
      <w:pPr>
        <w:pStyle w:val="FirstParagraph"/>
      </w:pPr>
      <w:r>
        <w:t xml:space="preserve">The complete source of the feasibility checker, reproduced as executed. It depends on the Python standard library only. Line count: 534.</w:t>
      </w:r>
    </w:p>
    <w:p>
      <w:pPr>
        <w:pStyle w:val="SourceCode"/>
      </w:pPr>
      <w:r>
        <w:rPr>
          <w:rStyle w:val="CommentTok"/>
        </w:rPr>
        <w:t xml:space="preserve">"""</w:t>
      </w:r>
      <w:r>
        <w:br/>
      </w:r>
      <w:r>
        <w:rPr>
          <w:rStyle w:val="CommentTok"/>
        </w:rPr>
        <w:t xml:space="preserve">TRF feasibility checker</w:t>
      </w:r>
      <w:r>
        <w:br/>
      </w:r>
      <w:r>
        <w:rPr>
          <w:rStyle w:val="CommentTok"/>
        </w:rPr>
        <w:t xml:space="preserve">=======================</w:t>
      </w:r>
      <w:r>
        <w:br/>
      </w:r>
      <w:r>
        <w:rPr>
          <w:rStyle w:val="CommentTok"/>
        </w:rPr>
        <w:t xml:space="preserve">Executable witness for Proposition 1 (infeasibility under plaintext-verifiability</w:t>
      </w:r>
      <w:r>
        <w:br/>
      </w:r>
      <w:r>
        <w:rPr>
          <w:rStyle w:val="CommentTok"/>
        </w:rPr>
        <w:t xml:space="preserve">semantics) and Proposition 2 (feasibility under accountability-preserving semantics)</w:t>
      </w:r>
      <w:r>
        <w:br/>
      </w:r>
      <w:r>
        <w:rPr>
          <w:rStyle w:val="CommentTok"/>
        </w:rPr>
        <w:t xml:space="preserve">of the Tri-Lateral Retention Feasibility Model.</w:t>
      </w:r>
      <w:r>
        <w:br/>
        <w:br/>
      </w:r>
      <w:r>
        <w:rPr>
          <w:rStyle w:val="CommentTok"/>
        </w:rPr>
        <w:t xml:space="preserve">Thesis: Verifiable Crypto-Erasure for Cross-Border Health Data Audit Trails</w:t>
      </w:r>
      <w:r>
        <w:br/>
      </w:r>
      <w:r>
        <w:rPr>
          <w:rStyle w:val="CommentTok"/>
        </w:rPr>
        <w:t xml:space="preserve">        under the European Health Data Space.</w:t>
      </w:r>
      <w:r>
        <w:br/>
      </w:r>
      <w:r>
        <w:rPr>
          <w:rStyle w:val="CommentTok"/>
        </w:rPr>
        <w:t xml:space="preserve">Author: Arshad Akhtar Abbasia, HiMolde.</w:t>
      </w:r>
      <w:r>
        <w:br/>
        <w:br/>
      </w:r>
      <w:r>
        <w:rPr>
          <w:rStyle w:val="CommentTok"/>
        </w:rPr>
        <w:t xml:space="preserve">Model reference: Chapter 4, Sections 4.3-4.7.</w:t>
      </w:r>
      <w:r>
        <w:br/>
      </w:r>
      <w:r>
        <w:rPr>
          <w:rStyle w:val="CommentTok"/>
        </w:rPr>
        <w:t xml:space="preserve">  Record a = (m, p, c, k, t_a, F, sigma)</w:t>
      </w:r>
      <w:r>
        <w:br/>
      </w:r>
      <w:r>
        <w:rPr>
          <w:rStyle w:val="CommentTok"/>
        </w:rPr>
        <w:t xml:space="preserve">  C1 retention floor : V(a,t) = 1 for t in [t_a, t_a + F]</w:t>
      </w:r>
      <w:r>
        <w:br/>
      </w:r>
      <w:r>
        <w:rPr>
          <w:rStyle w:val="CommentTok"/>
        </w:rPr>
        <w:t xml:space="preserve">  C2 erasure right   : alpha(a,t) = 0 for t &gt;= t_r + delta</w:t>
      </w:r>
      <w:r>
        <w:br/>
      </w:r>
      <w:r>
        <w:rPr>
          <w:rStyle w:val="CommentTok"/>
        </w:rPr>
        <w:t xml:space="preserve">  C3 deletion ceiling: alpha(a,t) = 0 for t &gt;= t_pi + 6   (secondary pathway)</w:t>
      </w:r>
      <w:r>
        <w:br/>
        <w:br/>
      </w:r>
      <w:r>
        <w:rPr>
          <w:rStyle w:val="CommentTok"/>
        </w:rPr>
        <w:t xml:space="preserve">Run:  python trf_checker.py            (reproducible: salts derived from the record id)</w:t>
      </w:r>
      <w:r>
        <w:br/>
      </w:r>
      <w:r>
        <w:rPr>
          <w:rStyle w:val="CommentTok"/>
        </w:rPr>
        <w:t xml:space="preserve">      python trf_checker.py --random-salts   (salts from os.urandom, as a deployment must)</w:t>
      </w:r>
      <w:r>
        <w:br/>
      </w:r>
      <w:r>
        <w:rPr>
          <w:rStyle w:val="CommentTok"/>
        </w:rPr>
        <w:t xml:space="preserve">Deterministic by default: fixed seed, identical output on every run.</w:t>
      </w:r>
      <w:r>
        <w:br/>
        <w:br/>
      </w:r>
      <w:r>
        <w:rPr>
          <w:rStyle w:val="CommentTok"/>
        </w:rPr>
        <w:t xml:space="preserve">Beyond the constraint check itself:</w:t>
      </w:r>
      <w:r>
        <w:br/>
      </w:r>
      <w:r>
        <w:rPr>
          <w:rStyle w:val="CommentTok"/>
        </w:rPr>
        <w:t xml:space="preserve">  - metadata split into accessor fields and subject fields (Ch4 s4.3); the subject link is</w:t>
      </w:r>
      <w:r>
        <w:br/>
      </w:r>
      <w:r>
        <w:rPr>
          <w:rStyle w:val="CommentTok"/>
        </w:rPr>
        <w:t xml:space="preserve">    removed at the deletion ceiling and the removal is logged (Ch4 s4.7, step 4)</w:t>
      </w:r>
      <w:r>
        <w:br/>
      </w:r>
      <w:r>
        <w:rPr>
          <w:rStyle w:val="CommentTok"/>
        </w:rPr>
        <w:t xml:space="preserve">  - payload ciphertext deleted with key and salt at invalidation (Ch4 s4.8)</w:t>
      </w:r>
      <w:r>
        <w:br/>
      </w:r>
      <w:r>
        <w:rPr>
          <w:rStyle w:val="CommentTok"/>
        </w:rPr>
        <w:t xml:space="preserve">  - payloads modelled per record class: the ITI-55 patient-discovery query for cross-border</w:t>
      </w:r>
      <w:r>
        <w:br/>
      </w:r>
      <w:r>
        <w:rPr>
          <w:rStyle w:val="CommentTok"/>
        </w:rPr>
        <w:t xml:space="preserve">    records, the logged activity for SPE records (Ch4 s4.3)</w:t>
      </w:r>
      <w:r>
        <w:br/>
      </w:r>
      <w:r>
        <w:rPr>
          <w:rStyle w:val="CommentTok"/>
        </w:rPr>
        <w:t xml:space="preserve">  - V_II tests integrity against an append-only Merkle log (RFC 6962 hashing), with a tamper</w:t>
      </w:r>
      <w:r>
        <w:br/>
      </w:r>
      <w:r>
        <w:rPr>
          <w:rStyle w:val="CommentTok"/>
        </w:rPr>
        <w:t xml:space="preserve">    test, instead of checking only that fields are present</w:t>
      </w:r>
      <w:r>
        <w:br/>
      </w:r>
      <w:r>
        <w:rPr>
          <w:rStyle w:val="CommentTok"/>
        </w:rPr>
        <w:t xml:space="preserve">  - make_salt() derives salts from the record id for reproducibility; --random-salts draws them</w:t>
      </w:r>
      <w:r>
        <w:br/>
      </w:r>
      <w:r>
        <w:rPr>
          <w:rStyle w:val="CommentTok"/>
        </w:rPr>
        <w:t xml:space="preserve">    from os.urandom, as a deployment must</w:t>
      </w:r>
      <w:r>
        <w:br/>
      </w:r>
      <w:r>
        <w:rPr>
          <w:rStyle w:val="CommentTok"/>
        </w:rPr>
        <w:t xml:space="preserve">"""</w:t>
      </w:r>
      <w:r>
        <w:b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from</w:t>
      </w:r>
      <w:r>
        <w:rPr>
          <w:rStyle w:val="NormalTok"/>
        </w:rPr>
        <w:t xml:space="preserve"> itertools </w:t>
      </w:r>
      <w:r>
        <w:rPr>
          <w:rStyle w:val="ImportTok"/>
        </w:rPr>
        <w:t xml:space="preserve">import</w:t>
      </w:r>
      <w:r>
        <w:rPr>
          <w:rStyle w:val="NormalTok"/>
        </w:rPr>
        <w:t xml:space="preserve"> product</w:t>
      </w:r>
      <w:r>
        <w:br/>
        <w:br/>
      </w:r>
      <w:r>
        <w:rPr>
          <w:rStyle w:val="NormalTok"/>
        </w:rPr>
        <w:t xml:space="preserve">SEED </w:t>
      </w:r>
      <w:r>
        <w:rPr>
          <w:rStyle w:val="OperatorTok"/>
        </w:rPr>
        <w:t xml:space="preserve">=</w:t>
      </w:r>
      <w:r>
        <w:rPr>
          <w:rStyle w:val="NormalTok"/>
        </w:rPr>
        <w:t xml:space="preserve"> </w:t>
      </w:r>
      <w:r>
        <w:rPr>
          <w:rStyle w:val="DecValTok"/>
        </w:rPr>
        <w:t xml:space="preserve">20260915</w:t>
      </w:r>
      <w:r>
        <w:br/>
      </w:r>
      <w:r>
        <w:rPr>
          <w:rStyle w:val="NormalTok"/>
        </w:rPr>
        <w:t xml:space="preserve">DELTA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GDPR Art 12(3) baseline response period, months</w:t>
      </w:r>
      <w:r>
        <w:br/>
      </w:r>
      <w:r>
        <w:rPr>
          <w:rStyle w:val="NormalTok"/>
        </w:rPr>
        <w:t xml:space="preserve">CEILING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EHDS Art 68(12), months after permit expiry</w:t>
      </w:r>
      <w:r>
        <w:br/>
      </w:r>
      <w:r>
        <w:rPr>
          <w:rStyle w:val="NormalTok"/>
        </w:rPr>
        <w:t xml:space="preserve">FLOOR_XBORDER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eHDSI baseline as reported; illustrative (Ch4 s4.3)</w:t>
      </w:r>
      <w:r>
        <w:br/>
      </w:r>
      <w:r>
        <w:rPr>
          <w:rStyle w:val="NormalTok"/>
        </w:rPr>
        <w:t xml:space="preserve">FLOOR_SPE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EHDS Art 73(1)(e), months</w:t>
      </w:r>
      <w:r>
        <w:br/>
      </w:r>
      <w:r>
        <w:rPr>
          <w:rStyle w:val="NormalTok"/>
        </w:rPr>
        <w:t xml:space="preserve">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RANDOM_SALTS </w:t>
      </w:r>
      <w:r>
        <w:rPr>
          <w:rStyle w:val="OperatorTok"/>
        </w:rPr>
        <w:t xml:space="preserve">=</w:t>
      </w:r>
      <w:r>
        <w:rPr>
          <w:rStyle w:val="NormalTok"/>
        </w:rPr>
        <w:t xml:space="preserve"> </w:t>
      </w:r>
      <w:r>
        <w:rPr>
          <w:rStyle w:val="StringTok"/>
        </w:rPr>
        <w:t xml:space="preserve">"--random-salts"</w:t>
      </w:r>
      <w:r>
        <w:rPr>
          <w:rStyle w:val="NormalTok"/>
        </w:rPr>
        <w:t xml:space="preserve"> </w:t>
      </w:r>
      <w:r>
        <w:rPr>
          <w:rStyle w:val="KeywordTok"/>
        </w:rPr>
        <w:t xml:space="preserve">in</w:t>
      </w:r>
      <w:r>
        <w:rPr>
          <w:rStyle w:val="NormalTok"/>
        </w:rPr>
        <w:t xml:space="preserve"> sys.argv</w:t>
      </w:r>
      <w:r>
        <w:br/>
      </w:r>
      <w:r>
        <w:rPr>
          <w:rStyle w:val="NormalTok"/>
        </w:rPr>
        <w:t xml:space="preserve">SUBJECT_FIELDS </w:t>
      </w:r>
      <w:r>
        <w:rPr>
          <w:rStyle w:val="OperatorTok"/>
        </w:rPr>
        <w:t xml:space="preserve">=</w:t>
      </w:r>
      <w:r>
        <w:rPr>
          <w:rStyle w:val="NormalTok"/>
        </w:rPr>
        <w:t xml:space="preserve"> (</w:t>
      </w:r>
      <w:r>
        <w:rPr>
          <w:rStyle w:val="StringTok"/>
        </w:rPr>
        <w:t xml:space="preserve">"patient_pseudonym"</w:t>
      </w:r>
      <w:r>
        <w:rPr>
          <w:rStyle w:val="NormalTok"/>
        </w:rPr>
        <w:t xml:space="preserve">,)   </w:t>
      </w:r>
      <w:r>
        <w:rPr>
          <w:rStyle w:val="CommentTok"/>
        </w:rPr>
        <w:t xml:space="preserve"># m_subj(a); every other metadata field is m_acc(a)</w:t>
      </w:r>
      <w:r>
        <w:br/>
        <w:br/>
        <w:br/>
      </w:r>
      <w:r>
        <w:rPr>
          <w:rStyle w:val="CommentTok"/>
        </w:rPr>
        <w:t xml:space="preserve"># ----------------------------------------------------------------------</w:t>
      </w:r>
      <w:r>
        <w:br/>
      </w:r>
      <w:r>
        <w:rPr>
          <w:rStyle w:val="CommentTok"/>
        </w:rPr>
        <w:t xml:space="preserve"># Cryptographic primitives (hiding commitment + simulated key destruction)</w:t>
      </w:r>
      <w:r>
        <w:br/>
      </w:r>
      <w:r>
        <w:rPr>
          <w:rStyle w:val="CommentTok"/>
        </w:rPr>
        <w:t xml:space="preserve"># ----------------------------------------------------------------------</w:t>
      </w:r>
      <w:r>
        <w:br/>
        <w:br/>
      </w:r>
      <w:r>
        <w:rPr>
          <w:rStyle w:val="KeywordTok"/>
        </w:rPr>
        <w:t xml:space="preserve">def</w:t>
      </w:r>
      <w:r>
        <w:rPr>
          <w:rStyle w:val="NormalTok"/>
        </w:rPr>
        <w:t xml:space="preserve"> make_salt(rid: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"""Per-record 16-byte salt. By default derived from the record id so that every run</w:t>
      </w:r>
      <w:r>
        <w:br/>
      </w:r>
      <w:r>
        <w:rPr>
          <w:rStyle w:val="CommentTok"/>
        </w:rPr>
        <w:t xml:space="preserve">    reproduces exactly; that derivation is for reproducibility only and gives no hiding</w:t>
      </w:r>
      <w:r>
        <w:br/>
      </w:r>
      <w:r>
        <w:rPr>
          <w:rStyle w:val="CommentTok"/>
        </w:rPr>
        <w:t xml:space="preserve">    against an adversary who knows it. --random-salts draws each salt from os.urandom,</w:t>
      </w:r>
      <w:r>
        <w:br/>
      </w:r>
      <w:r>
        <w:rPr>
          <w:rStyle w:val="CommentTok"/>
        </w:rPr>
        <w:t xml:space="preserve">    which is what a deployment must do (Appendix A, A.6)."""</w:t>
      </w:r>
      <w:r>
        <w:br/>
      </w:r>
      <w:r>
        <w:rPr>
          <w:rStyle w:val="NormalTok"/>
        </w:rPr>
        <w:t xml:space="preserve">    </w:t>
      </w:r>
      <w:r>
        <w:rPr>
          <w:rStyle w:val="ControlFlowTok"/>
        </w:rPr>
        <w:t xml:space="preserve">if</w:t>
      </w:r>
      <w:r>
        <w:rPr>
          <w:rStyle w:val="NormalTok"/>
        </w:rPr>
        <w:t xml:space="preserve"> RANDOM_SALTS:</w:t>
      </w:r>
      <w:r>
        <w:br/>
      </w:r>
      <w:r>
        <w:rPr>
          <w:rStyle w:val="NormalTok"/>
        </w:rPr>
        <w:t xml:space="preserve">        </w:t>
      </w:r>
      <w:r>
        <w:rPr>
          <w:rStyle w:val="ControlFlowTok"/>
        </w:rPr>
        <w:t xml:space="preserve">return</w:t>
      </w:r>
      <w:r>
        <w:rPr>
          <w:rStyle w:val="NormalTok"/>
        </w:rPr>
        <w:t xml:space="preserve"> os.urandom(</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([(rid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256</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br/>
        <w:br/>
      </w:r>
      <w:r>
        <w:rPr>
          <w:rStyle w:val="CommentTok"/>
        </w:rPr>
        <w:t xml:space="preserve"># ----------------------------------------------------------------------</w:t>
      </w:r>
      <w:r>
        <w:br/>
      </w:r>
      <w:r>
        <w:rPr>
          <w:rStyle w:val="CommentTok"/>
        </w:rPr>
        <w:t xml:space="preserve"># Append-only audit log: Merkle tree with RFC 6962 hashing</w:t>
      </w:r>
      <w:r>
        <w:br/>
      </w:r>
      <w:r>
        <w:rPr>
          <w:rStyle w:val="CommentTok"/>
        </w:rPr>
        <w:t xml:space="preserve"># leaf = H(0x00 || data), node = H(0x01 || left || right)</w:t>
      </w:r>
      <w:r>
        <w:br/>
      </w:r>
      <w:r>
        <w:rPr>
          <w:rStyle w:val="CommentTok"/>
        </w:rPr>
        <w:t xml:space="preserve"># ----------------------------------------------------------------------</w:t>
      </w:r>
      <w:r>
        <w:br/>
        <w:br/>
      </w:r>
      <w:r>
        <w:rPr>
          <w:rStyle w:val="KeywordTok"/>
        </w:rPr>
        <w:t xml:space="preserve">def</w:t>
      </w:r>
      <w:r>
        <w:rPr>
          <w:rStyle w:val="NormalTok"/>
        </w:rPr>
        <w:t xml:space="preserve"> _h(b: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hashlib.sha256(b).digest()</w:t>
      </w:r>
      <w:r>
        <w:br/>
        <w:br/>
        <w:br/>
      </w:r>
      <w:r>
        <w:rPr>
          <w:rStyle w:val="KeywordTok"/>
        </w:rPr>
        <w:t xml:space="preserve">class</w:t>
      </w:r>
      <w:r>
        <w:rPr>
          <w:rStyle w:val="NormalTok"/>
        </w:rPr>
        <w:t xml:space="preserve"> MerkleLog:</w:t>
      </w:r>
      <w:r>
        <w:br/>
      </w:r>
      <w:r>
        <w:rPr>
          <w:rStyle w:val="NormalTok"/>
        </w:rPr>
        <w:t xml:space="preserve">    </w:t>
      </w:r>
      <w:r>
        <w:rPr>
          <w:rStyle w:val="CommentTok"/>
        </w:rPr>
        <w:t xml:space="preserve">"""Append-only log of audit events. An auditor holding the current root can check that</w:t>
      </w:r>
      <w:r>
        <w:br/>
      </w:r>
      <w:r>
        <w:rPr>
          <w:rStyle w:val="CommentTok"/>
        </w:rPr>
        <w:t xml:space="preserve">    a given event is in the log, unaltered, with an inclusion proof of log2(n) hashes."""</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.leaves </w:t>
      </w:r>
      <w:r>
        <w:rPr>
          <w:rStyle w:val="OperatorTok"/>
        </w:rPr>
        <w:t xml:space="preserve">=</w:t>
      </w:r>
      <w:r>
        <w:rPr>
          <w:rStyle w:val="NormalTok"/>
        </w:rPr>
        <w:t xml:space="preserve"> []                       </w:t>
      </w:r>
      <w:r>
        <w:rPr>
          <w:rStyle w:val="CommentTok"/>
        </w:rPr>
        <w:t xml:space="preserve"># leaf hashes</w:t>
      </w:r>
      <w:r>
        <w:br/>
        <w:br/>
      </w:r>
      <w:r>
        <w:rPr>
          <w:rStyle w:val="NormalTok"/>
        </w:rPr>
        <w:t xml:space="preserve">    </w:t>
      </w:r>
      <w:r>
        <w:rPr>
          <w:rStyle w:val="KeywordTok"/>
        </w:rPr>
        <w:t xml:space="preserve">def</w:t>
      </w:r>
      <w:r>
        <w:rPr>
          <w:rStyle w:val="NormalTok"/>
        </w:rPr>
        <w:t xml:space="preserve"> append(</w:t>
      </w:r>
      <w:r>
        <w:rPr>
          <w:rStyle w:val="VariableTok"/>
        </w:rPr>
        <w:t xml:space="preserve">self</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.leaves.append(_h(</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.leaves) </w:t>
      </w:r>
      <w:r>
        <w:rPr>
          <w:rStyle w:val="OperatorTok"/>
        </w:rPr>
        <w:t xml:space="preserve">-</w:t>
      </w:r>
      <w:r>
        <w:rPr>
          <w:rStyle w:val="NormalTok"/>
        </w:rPr>
        <w:t xml:space="preserve"> </w:t>
      </w:r>
      <w:r>
        <w:rPr>
          <w:rStyle w:val="DecValTok"/>
        </w:rPr>
        <w:t xml:space="preserve">1</w:t>
      </w:r>
      <w:r>
        <w:b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_mth(leaves):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leaves[</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).bit_length()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largest power of 2 &lt; n</w:t>
      </w:r>
      <w:r>
        <w:br/>
      </w:r>
      <w:r>
        <w:rPr>
          <w:rStyle w:val="NormalTok"/>
        </w:rPr>
        <w:t xml:space="preserve">        </w:t>
      </w:r>
      <w:r>
        <w:rPr>
          <w:rStyle w:val="ControlFlowTok"/>
        </w:rPr>
        <w:t xml:space="preserve">return</w:t>
      </w:r>
      <w:r>
        <w:rPr>
          <w:rStyle w:val="NormalTok"/>
        </w:rPr>
        <w:t xml:space="preserve"> _h(</w:t>
      </w:r>
      <w:r>
        <w:rPr>
          <w:rStyle w:val="StringTok"/>
        </w:rPr>
        <w:t xml:space="preserve">b"</w:t>
      </w:r>
      <w:r>
        <w:rPr>
          <w:rStyle w:val="CharTok"/>
        </w:rPr>
        <w:t xml:space="preserve">\x01</w:t>
      </w:r>
      <w:r>
        <w:rPr>
          <w:rStyle w:val="StringTok"/>
        </w:rPr>
        <w:t xml:space="preserve">"</w:t>
      </w:r>
      <w:r>
        <w:rPr>
          <w:rStyle w:val="NormalTok"/>
        </w:rPr>
        <w:t xml:space="preserve"> </w:t>
      </w:r>
      <w:r>
        <w:rPr>
          <w:rStyle w:val="OperatorTok"/>
        </w:rPr>
        <w:t xml:space="preserve">+</w:t>
      </w:r>
      <w:r>
        <w:rPr>
          <w:rStyle w:val="NormalTok"/>
        </w:rPr>
        <w:t xml:space="preserve"> MerkleLog._mth(leaves[:k]) </w:t>
      </w:r>
      <w:r>
        <w:rPr>
          <w:rStyle w:val="OperatorTok"/>
        </w:rPr>
        <w:t xml:space="preserve">+</w:t>
      </w:r>
      <w:r>
        <w:rPr>
          <w:rStyle w:val="NormalTok"/>
        </w:rPr>
        <w:t xml:space="preserve"> MerkleLog._mth(leaves[k:]))</w:t>
      </w:r>
      <w:r>
        <w:br/>
        <w:br/>
      </w:r>
      <w:r>
        <w:rPr>
          <w:rStyle w:val="NormalTok"/>
        </w:rPr>
        <w:t xml:space="preserve">    </w:t>
      </w:r>
      <w:r>
        <w:rPr>
          <w:rStyle w:val="KeywordTok"/>
        </w:rPr>
        <w:t xml:space="preserve">def</w:t>
      </w:r>
      <w:r>
        <w:rPr>
          <w:rStyle w:val="NormalTok"/>
        </w:rPr>
        <w:t xml:space="preserve"> root(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._mth(</w:t>
      </w:r>
      <w:r>
        <w:rPr>
          <w:rStyle w:val="VariableTok"/>
        </w:rPr>
        <w:t xml:space="preserve">self</w:t>
      </w:r>
      <w:r>
        <w:rPr>
          <w:rStyle w:val="NormalTok"/>
        </w:rPr>
        <w:t xml:space="preserve">.leaves) </w:t>
      </w:r>
      <w:r>
        <w:rPr>
          <w:rStyle w:val="ControlFlowTok"/>
        </w:rPr>
        <w:t xml:space="preserve">if</w:t>
      </w:r>
      <w:r>
        <w:rPr>
          <w:rStyle w:val="NormalTok"/>
        </w:rPr>
        <w:t xml:space="preserve"> </w:t>
      </w:r>
      <w:r>
        <w:rPr>
          <w:rStyle w:val="VariableTok"/>
        </w:rPr>
        <w:t xml:space="preserve">self</w:t>
      </w:r>
      <w:r>
        <w:rPr>
          <w:rStyle w:val="NormalTok"/>
        </w:rPr>
        <w:t xml:space="preserve">.leaves </w:t>
      </w:r>
      <w:r>
        <w:rPr>
          <w:rStyle w:val="ControlFlowTok"/>
        </w:rPr>
        <w:t xml:space="preserve">else</w:t>
      </w:r>
      <w:r>
        <w:rPr>
          <w:rStyle w:val="NormalTok"/>
        </w:rPr>
        <w:t xml:space="preserve"> _h(</w:t>
      </w:r>
      <w:r>
        <w:rPr>
          <w:rStyle w:val="StringTok"/>
        </w:rPr>
        <w:t xml:space="preserve">b""</w:t>
      </w:r>
      <w:r>
        <w:rPr>
          <w:rStyle w:val="NormalTok"/>
        </w:rPr>
        <w:t xml:space="preserve">)</w:t>
      </w:r>
      <w:r>
        <w:br/>
        <w:br/>
      </w:r>
      <w:r>
        <w:rPr>
          <w:rStyle w:val="NormalTok"/>
        </w:rPr>
        <w:t xml:space="preserve">    </w:t>
      </w:r>
      <w:r>
        <w:rPr>
          <w:rStyle w:val="KeywordTok"/>
        </w:rPr>
        <w:t xml:space="preserve">def</w:t>
      </w:r>
      <w:r>
        <w:rPr>
          <w:rStyle w:val="NormalTok"/>
        </w:rPr>
        <w:t xml:space="preserve"> proof(</w:t>
      </w:r>
      <w:r>
        <w:rPr>
          <w:rStyle w:val="VariableTok"/>
        </w:rPr>
        <w:t xml:space="preserve">self</w:t>
      </w:r>
      <w:r>
        <w:rPr>
          <w:rStyle w:val="NormalTok"/>
        </w:rPr>
        <w:t xml:space="preserve">, m: </w:t>
      </w:r>
      <w:r>
        <w:rPr>
          <w:rStyle w:val="BuiltInTok"/>
        </w:rPr>
        <w:t xml:space="preserve">int</w:t>
      </w:r>
      <w:r>
        <w:rPr>
          <w:rStyle w:val="NormalTok"/>
        </w:rPr>
        <w:t xml:space="preserve">, leaves</w:t>
      </w:r>
      <w:r>
        <w:rPr>
          <w:rStyle w:val="OperatorTok"/>
        </w:rPr>
        <w:t xml:space="preserve">=</w:t>
      </w:r>
      <w:r>
        <w:rPr>
          <w:rStyle w:val="VariableTok"/>
        </w:rPr>
        <w:t xml:space="preserve">None</w:t>
      </w:r>
      <w:r>
        <w:rPr>
          <w:rStyle w:val="NormalTok"/>
        </w:rPr>
        <w:t xml:space="preserve">):</w:t>
      </w:r>
      <w:r>
        <w:br/>
      </w:r>
      <w:r>
        <w:rPr>
          <w:rStyle w:val="NormalTok"/>
        </w:rPr>
        <w:t xml:space="preserve">        leaves </w:t>
      </w:r>
      <w:r>
        <w:rPr>
          <w:rStyle w:val="OperatorTok"/>
        </w:rPr>
        <w:t xml:space="preserve">=</w:t>
      </w:r>
      <w:r>
        <w:rPr>
          <w:rStyle w:val="NormalTok"/>
        </w:rPr>
        <w:t xml:space="preserve"> </w:t>
      </w:r>
      <w:r>
        <w:rPr>
          <w:rStyle w:val="VariableTok"/>
        </w:rPr>
        <w:t xml:space="preserve">self</w:t>
      </w:r>
      <w:r>
        <w:rPr>
          <w:rStyle w:val="NormalTok"/>
        </w:rPr>
        <w:t xml:space="preserve">.leaves </w:t>
      </w:r>
      <w:r>
        <w:rPr>
          <w:rStyle w:val="ControlFlowTok"/>
        </w:rPr>
        <w:t xml:space="preserve">if</w:t>
      </w:r>
      <w:r>
        <w:rPr>
          <w:rStyle w:val="NormalTok"/>
        </w:rPr>
        <w:t xml:space="preserve"> leaves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leaves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).bit_length()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.proof(m, leaves[:k]) </w:t>
      </w:r>
      <w:r>
        <w:rPr>
          <w:rStyle w:val="OperatorTok"/>
        </w:rPr>
        <w:t xml:space="preserve">+</w:t>
      </w:r>
      <w:r>
        <w:rPr>
          <w:rStyle w:val="NormalTok"/>
        </w:rPr>
        <w:t xml:space="preserve"> [(</w:t>
      </w:r>
      <w:r>
        <w:rPr>
          <w:rStyle w:val="StringTok"/>
        </w:rPr>
        <w:t xml:space="preserve">"R"</w:t>
      </w:r>
      <w:r>
        <w:rPr>
          <w:rStyle w:val="NormalTok"/>
        </w:rPr>
        <w:t xml:space="preserve">, </w:t>
      </w:r>
      <w:r>
        <w:rPr>
          <w:rStyle w:val="VariableTok"/>
        </w:rPr>
        <w:t xml:space="preserve">self</w:t>
      </w:r>
      <w:r>
        <w:rPr>
          <w:rStyle w:val="NormalTok"/>
        </w:rPr>
        <w:t xml:space="preserve">._mth(leaves[k:]))]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.proof(m </w:t>
      </w:r>
      <w:r>
        <w:rPr>
          <w:rStyle w:val="OperatorTok"/>
        </w:rPr>
        <w:t xml:space="preserve">-</w:t>
      </w:r>
      <w:r>
        <w:rPr>
          <w:rStyle w:val="NormalTok"/>
        </w:rPr>
        <w:t xml:space="preserve"> k, leaves[k:]) </w:t>
      </w:r>
      <w:r>
        <w:rPr>
          <w:rStyle w:val="OperatorTok"/>
        </w:rPr>
        <w:t xml:space="preserve">+</w:t>
      </w:r>
      <w:r>
        <w:rPr>
          <w:rStyle w:val="NormalTok"/>
        </w:rPr>
        <w:t xml:space="preserve"> [(</w:t>
      </w:r>
      <w:r>
        <w:rPr>
          <w:rStyle w:val="StringTok"/>
        </w:rPr>
        <w:t xml:space="preserve">"L"</w:t>
      </w:r>
      <w:r>
        <w:rPr>
          <w:rStyle w:val="NormalTok"/>
        </w:rPr>
        <w:t xml:space="preserve">, </w:t>
      </w:r>
      <w:r>
        <w:rPr>
          <w:rStyle w:val="VariableTok"/>
        </w:rPr>
        <w:t xml:space="preserve">self</w:t>
      </w:r>
      <w:r>
        <w:rPr>
          <w:rStyle w:val="NormalTok"/>
        </w:rPr>
        <w:t xml:space="preserve">._mth(leaves[:k]))]</w:t>
      </w:r>
      <w:r>
        <w:b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verify(data: </w:t>
      </w:r>
      <w:r>
        <w:rPr>
          <w:rStyle w:val="BuiltInTok"/>
        </w:rPr>
        <w:t xml:space="preserve">bytes</w:t>
      </w:r>
      <w:r>
        <w:rPr>
          <w:rStyle w:val="NormalTok"/>
        </w:rPr>
        <w:t xml:space="preserve">, proof, root: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node </w:t>
      </w:r>
      <w:r>
        <w:rPr>
          <w:rStyle w:val="OperatorTok"/>
        </w:rPr>
        <w:t xml:space="preserve">=</w:t>
      </w:r>
      <w:r>
        <w:rPr>
          <w:rStyle w:val="NormalTok"/>
        </w:rPr>
        <w:t xml:space="preserve"> _h(</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data)</w:t>
      </w:r>
      <w:r>
        <w:br/>
      </w:r>
      <w:r>
        <w:rPr>
          <w:rStyle w:val="NormalTok"/>
        </w:rPr>
        <w:t xml:space="preserve">        </w:t>
      </w:r>
      <w:r>
        <w:rPr>
          <w:rStyle w:val="ControlFlowTok"/>
        </w:rPr>
        <w:t xml:space="preserve">for</w:t>
      </w:r>
      <w:r>
        <w:rPr>
          <w:rStyle w:val="NormalTok"/>
        </w:rPr>
        <w:t xml:space="preserve"> side, sib </w:t>
      </w:r>
      <w:r>
        <w:rPr>
          <w:rStyle w:val="KeywordTok"/>
        </w:rPr>
        <w:t xml:space="preserve">in</w:t>
      </w:r>
      <w:r>
        <w:rPr>
          <w:rStyle w:val="NormalTok"/>
        </w:rPr>
        <w:t xml:space="preserve"> proof:</w:t>
      </w:r>
      <w:r>
        <w:br/>
      </w:r>
      <w:r>
        <w:rPr>
          <w:rStyle w:val="NormalTok"/>
        </w:rPr>
        <w:t xml:space="preserve">            node </w:t>
      </w:r>
      <w:r>
        <w:rPr>
          <w:rStyle w:val="OperatorTok"/>
        </w:rPr>
        <w:t xml:space="preserve">=</w:t>
      </w:r>
      <w:r>
        <w:rPr>
          <w:rStyle w:val="NormalTok"/>
        </w:rPr>
        <w:t xml:space="preserve"> _h(</w:t>
      </w:r>
      <w:r>
        <w:rPr>
          <w:rStyle w:val="StringTok"/>
        </w:rPr>
        <w:t xml:space="preserve">b"</w:t>
      </w:r>
      <w:r>
        <w:rPr>
          <w:rStyle w:val="CharTok"/>
        </w:rPr>
        <w:t xml:space="preserve">\x01</w:t>
      </w:r>
      <w:r>
        <w:rPr>
          <w:rStyle w:val="StringTok"/>
        </w:rPr>
        <w:t xml:space="preserve">"</w:t>
      </w:r>
      <w:r>
        <w:rPr>
          <w:rStyle w:val="NormalTok"/>
        </w:rPr>
        <w:t xml:space="preserve"> </w:t>
      </w:r>
      <w:r>
        <w:rPr>
          <w:rStyle w:val="OperatorTok"/>
        </w:rPr>
        <w:t xml:space="preserve">+</w:t>
      </w:r>
      <w:r>
        <w:rPr>
          <w:rStyle w:val="NormalTok"/>
        </w:rPr>
        <w:t xml:space="preserve"> (sib </w:t>
      </w:r>
      <w:r>
        <w:rPr>
          <w:rStyle w:val="OperatorTok"/>
        </w:rPr>
        <w:t xml:space="preserve">+</w:t>
      </w:r>
      <w:r>
        <w:rPr>
          <w:rStyle w:val="NormalTok"/>
        </w:rPr>
        <w:t xml:space="preserve"> node </w:t>
      </w:r>
      <w:r>
        <w:rPr>
          <w:rStyle w:val="ControlFlowTok"/>
        </w:rPr>
        <w:t xml:space="preserve">if</w:t>
      </w:r>
      <w:r>
        <w:rPr>
          <w:rStyle w:val="NormalTok"/>
        </w:rPr>
        <w:t xml:space="preserve"> side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else</w:t>
      </w:r>
      <w:r>
        <w:rPr>
          <w:rStyle w:val="NormalTok"/>
        </w:rPr>
        <w:t xml:space="preserve"> node </w:t>
      </w:r>
      <w:r>
        <w:rPr>
          <w:rStyle w:val="OperatorTok"/>
        </w:rPr>
        <w:t xml:space="preserve">+</w:t>
      </w:r>
      <w:r>
        <w:rPr>
          <w:rStyle w:val="NormalTok"/>
        </w:rPr>
        <w:t xml:space="preserve"> sib))</w:t>
      </w:r>
      <w:r>
        <w:br/>
      </w:r>
      <w:r>
        <w:rPr>
          <w:rStyle w:val="NormalTok"/>
        </w:rPr>
        <w:t xml:space="preserve">        </w:t>
      </w:r>
      <w:r>
        <w:rPr>
          <w:rStyle w:val="ControlFlowTok"/>
        </w:rPr>
        <w:t xml:space="preserve">return</w:t>
      </w:r>
      <w:r>
        <w:rPr>
          <w:rStyle w:val="NormalTok"/>
        </w:rPr>
        <w:t xml:space="preserve"> node </w:t>
      </w:r>
      <w:r>
        <w:rPr>
          <w:rStyle w:val="OperatorTok"/>
        </w:rPr>
        <w:t xml:space="preserve">==</w:t>
      </w:r>
      <w:r>
        <w:rPr>
          <w:rStyle w:val="NormalTok"/>
        </w:rPr>
        <w:t xml:space="preserve"> root</w:t>
      </w:r>
      <w:r>
        <w:br/>
        <w:br/>
        <w:br/>
      </w:r>
      <w:r>
        <w:rPr>
          <w:rStyle w:val="NormalTok"/>
        </w:rPr>
        <w:t xml:space="preserve">AUDIT_LOG </w:t>
      </w:r>
      <w:r>
        <w:rPr>
          <w:rStyle w:val="OperatorTok"/>
        </w:rPr>
        <w:t xml:space="preserve">=</w:t>
      </w:r>
      <w:r>
        <w:rPr>
          <w:rStyle w:val="NormalTok"/>
        </w:rPr>
        <w:t xml:space="preserve"> MerkleLog()</w:t>
      </w:r>
      <w:r>
        <w:br/>
        <w:br/>
        <w:br/>
      </w:r>
      <w:r>
        <w:rPr>
          <w:rStyle w:val="KeywordTok"/>
        </w:rPr>
        <w:t xml:space="preserve">def</w:t>
      </w:r>
      <w:r>
        <w:rPr>
          <w:rStyle w:val="NormalTok"/>
        </w:rPr>
        <w:t xml:space="preserve"> _creation_entry(rec)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"""What the floor protects: accessor fields, commitment, creation month (not m_subj)."""</w:t>
      </w:r>
      <w:r>
        <w:br/>
      </w:r>
      <w:r>
        <w:rPr>
          <w:rStyle w:val="NormalTok"/>
        </w:rPr>
        <w:t xml:space="preserve">    m_acc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rec.m.items()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SUBJECT_FIELDS}</w:t>
      </w:r>
      <w:r>
        <w:br/>
      </w:r>
      <w:r>
        <w:rPr>
          <w:rStyle w:val="NormalTok"/>
        </w:rPr>
        <w:t xml:space="preserve">    </w:t>
      </w:r>
      <w:r>
        <w:rPr>
          <w:rStyle w:val="ControlFlowTok"/>
        </w:rPr>
        <w:t xml:space="preserve">return</w:t>
      </w:r>
      <w:r>
        <w:rPr>
          <w:rStyle w:val="NormalTok"/>
        </w:rPr>
        <w:t xml:space="preserve"> json.dumps({</w:t>
      </w:r>
      <w:r>
        <w:rPr>
          <w:rStyle w:val="StringTok"/>
        </w:rPr>
        <w:t xml:space="preserve">"event"</w:t>
      </w:r>
      <w:r>
        <w:rPr>
          <w:rStyle w:val="NormalTok"/>
        </w:rPr>
        <w:t xml:space="preserve">: </w:t>
      </w:r>
      <w:r>
        <w:rPr>
          <w:rStyle w:val="StringTok"/>
        </w:rPr>
        <w:t xml:space="preserve">"access"</w:t>
      </w:r>
      <w:r>
        <w:rPr>
          <w:rStyle w:val="NormalTok"/>
        </w:rPr>
        <w:t xml:space="preserve">, </w:t>
      </w:r>
      <w:r>
        <w:rPr>
          <w:rStyle w:val="StringTok"/>
        </w:rPr>
        <w:t xml:space="preserve">"rid"</w:t>
      </w:r>
      <w:r>
        <w:rPr>
          <w:rStyle w:val="NormalTok"/>
        </w:rPr>
        <w:t xml:space="preserve">: rec.rid, </w:t>
      </w:r>
      <w:r>
        <w:rPr>
          <w:rStyle w:val="StringTok"/>
        </w:rPr>
        <w:t xml:space="preserve">"t_a"</w:t>
      </w:r>
      <w:r>
        <w:rPr>
          <w:rStyle w:val="NormalTok"/>
        </w:rPr>
        <w:t xml:space="preserve">: rec.t_a,</w:t>
      </w:r>
      <w:r>
        <w:br/>
      </w:r>
      <w:r>
        <w:rPr>
          <w:rStyle w:val="NormalTok"/>
        </w:rPr>
        <w:t xml:space="preserve">                       </w:t>
      </w:r>
      <w:r>
        <w:rPr>
          <w:rStyle w:val="StringTok"/>
        </w:rPr>
        <w:t xml:space="preserve">"m_acc"</w:t>
      </w:r>
      <w:r>
        <w:rPr>
          <w:rStyle w:val="NormalTok"/>
        </w:rPr>
        <w:t xml:space="preserve">: m_acc, </w:t>
      </w:r>
      <w:r>
        <w:rPr>
          <w:rStyle w:val="StringTok"/>
        </w:rPr>
        <w:t xml:space="preserve">"c"</w:t>
      </w:r>
      <w:r>
        <w:rPr>
          <w:rStyle w:val="NormalTok"/>
        </w:rPr>
        <w:t xml:space="preserve">: rec.c}, sort_keys</w:t>
      </w:r>
      <w:r>
        <w:rPr>
          <w:rStyle w:val="OperatorTok"/>
        </w:rPr>
        <w:t xml:space="preserve">=</w:t>
      </w:r>
      <w:r>
        <w:rPr>
          <w:rStyle w:val="VariableTok"/>
        </w:rPr>
        <w:t xml:space="preserve">True</w:t>
      </w:r>
      <w:r>
        <w:rPr>
          <w:rStyle w:val="NormalTok"/>
        </w:rPr>
        <w:t xml:space="preserve">).encode()</w:t>
      </w:r>
      <w:r>
        <w:br/>
        <w:br/>
        <w:br/>
      </w:r>
      <w:r>
        <w:rPr>
          <w:rStyle w:val="KeywordTok"/>
        </w:rPr>
        <w:t xml:space="preserve">def</w:t>
      </w:r>
      <w:r>
        <w:rPr>
          <w:rStyle w:val="NormalTok"/>
        </w:rPr>
        <w:t xml:space="preserve"> _entry(obj)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json.dumps(obj, sort_keys</w:t>
      </w:r>
      <w:r>
        <w:rPr>
          <w:rStyle w:val="OperatorTok"/>
        </w:rPr>
        <w:t xml:space="preserve">=</w:t>
      </w:r>
      <w:r>
        <w:rPr>
          <w:rStyle w:val="VariableTok"/>
        </w:rPr>
        <w:t xml:space="preserve">True</w:t>
      </w:r>
      <w:r>
        <w:rPr>
          <w:rStyle w:val="NormalTok"/>
        </w:rPr>
        <w:t xml:space="preserve">).encode()</w:t>
      </w:r>
      <w:r>
        <w:br/>
        <w:br/>
        <w:br/>
      </w:r>
      <w:r>
        <w:rPr>
          <w:rStyle w:val="KeywordTok"/>
        </w:rPr>
        <w:t xml:space="preserve">def</w:t>
      </w:r>
      <w:r>
        <w:rPr>
          <w:rStyle w:val="NormalTok"/>
        </w:rPr>
        <w:t xml:space="preserve"> log_creation(rec):</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(rec, </w:t>
      </w:r>
      <w:r>
        <w:rPr>
          <w:rStyle w:val="StringTok"/>
        </w:rPr>
        <w:t xml:space="preserve">"log_idx"</w:t>
      </w:r>
      <w:r>
        <w:rPr>
          <w:rStyle w:val="NormalTok"/>
        </w:rPr>
        <w:t xml:space="preserve">, </w:t>
      </w:r>
      <w:r>
        <w:rPr>
          <w:rStyle w:val="VariableTok"/>
        </w:rPr>
        <w:t xml:space="preserve">None</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rec.log_idx </w:t>
      </w:r>
      <w:r>
        <w:rPr>
          <w:rStyle w:val="OperatorTok"/>
        </w:rPr>
        <w:t xml:space="preserve">=</w:t>
      </w:r>
      <w:r>
        <w:rPr>
          <w:rStyle w:val="NormalTok"/>
        </w:rPr>
        <w:t xml:space="preserve"> {</w:t>
      </w:r>
      <w:r>
        <w:rPr>
          <w:rStyle w:val="StringTok"/>
        </w:rPr>
        <w:t xml:space="preserve">"access"</w:t>
      </w:r>
      <w:r>
        <w:rPr>
          <w:rStyle w:val="NormalTok"/>
        </w:rPr>
        <w:t xml:space="preserve">: AUDIT_LOG.append(_creation_entry(rec))}</w:t>
      </w:r>
      <w:r>
        <w:br/>
        <w:br/>
        <w:br/>
      </w:r>
      <w:r>
        <w:rPr>
          <w:rStyle w:val="KeywordTok"/>
        </w:rPr>
        <w:t xml:space="preserve">def</w:t>
      </w:r>
      <w:r>
        <w:rPr>
          <w:rStyle w:val="NormalTok"/>
        </w:rPr>
        <w:t xml:space="preserve"> integrity(rec):</w:t>
      </w:r>
      <w:r>
        <w:br/>
      </w:r>
      <w:r>
        <w:rPr>
          <w:rStyle w:val="NormalTok"/>
        </w:rPr>
        <w:t xml:space="preserve">    </w:t>
      </w:r>
      <w:r>
        <w:rPr>
          <w:rStyle w:val="CommentTok"/>
        </w:rPr>
        <w:t xml:space="preserve">"""(ok, reason): every logged event of the record verifies against the current root."""</w:t>
      </w:r>
      <w:r>
        <w:br/>
      </w:r>
      <w:r>
        <w:rPr>
          <w:rStyle w:val="NormalTok"/>
        </w:rPr>
        <w:t xml:space="preserve">    idx </w:t>
      </w:r>
      <w:r>
        <w:rPr>
          <w:rStyle w:val="OperatorTok"/>
        </w:rPr>
        <w:t xml:space="preserve">=</w:t>
      </w:r>
      <w:r>
        <w:rPr>
          <w:rStyle w:val="NormalTok"/>
        </w:rPr>
        <w:t xml:space="preserve"> </w:t>
      </w:r>
      <w:r>
        <w:rPr>
          <w:rStyle w:val="BuiltInTok"/>
        </w:rPr>
        <w:t xml:space="preserve">getattr</w:t>
      </w:r>
      <w:r>
        <w:rPr>
          <w:rStyle w:val="NormalTok"/>
        </w:rPr>
        <w:t xml:space="preserve">(rec, </w:t>
      </w:r>
      <w:r>
        <w:rPr>
          <w:rStyle w:val="StringTok"/>
        </w:rPr>
        <w:t xml:space="preserve">"log_idx"</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"record not in the audit log"</w:t>
      </w:r>
      <w:r>
        <w:br/>
      </w:r>
      <w:r>
        <w:rPr>
          <w:rStyle w:val="NormalTok"/>
        </w:rPr>
        <w:t xml:space="preserve">    root </w:t>
      </w:r>
      <w:r>
        <w:rPr>
          <w:rStyle w:val="OperatorTok"/>
        </w:rPr>
        <w:t xml:space="preserve">=</w:t>
      </w:r>
      <w:r>
        <w:rPr>
          <w:rStyle w:val="NormalTok"/>
        </w:rPr>
        <w:t xml:space="preserve"> AUDIT_LOG.root()</w:t>
      </w:r>
      <w:r>
        <w:br/>
      </w:r>
      <w:r>
        <w:rPr>
          <w:rStyle w:val="NormalTok"/>
        </w:rPr>
        <w:t xml:space="preserve">    checks </w:t>
      </w:r>
      <w:r>
        <w:rPr>
          <w:rStyle w:val="OperatorTok"/>
        </w:rPr>
        <w:t xml:space="preserve">=</w:t>
      </w:r>
      <w:r>
        <w:rPr>
          <w:rStyle w:val="NormalTok"/>
        </w:rPr>
        <w:t xml:space="preserve"> [(</w:t>
      </w:r>
      <w:r>
        <w:rPr>
          <w:rStyle w:val="StringTok"/>
        </w:rPr>
        <w:t xml:space="preserve">"access"</w:t>
      </w:r>
      <w:r>
        <w:rPr>
          <w:rStyle w:val="NormalTok"/>
        </w:rPr>
        <w:t xml:space="preserve">, _creation_entry(rec))]</w:t>
      </w:r>
      <w:r>
        <w:br/>
      </w:r>
      <w:r>
        <w:rPr>
          <w:rStyle w:val="NormalTok"/>
        </w:rPr>
        <w:t xml:space="preserve">    </w:t>
      </w:r>
      <w:r>
        <w:rPr>
          <w:rStyle w:val="ControlFlowTok"/>
        </w:rPr>
        <w:t xml:space="preserve">if</w:t>
      </w:r>
      <w:r>
        <w:rPr>
          <w:rStyle w:val="NormalTok"/>
        </w:rPr>
        <w:t xml:space="preserve"> rec.iota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"invalidation"</w:t>
      </w:r>
      <w:r>
        <w:rPr>
          <w:rStyle w:val="NormalTok"/>
        </w:rPr>
        <w:t xml:space="preserve">, _entry(rec.iota)))</w:t>
      </w:r>
      <w:r>
        <w:br/>
      </w:r>
      <w:r>
        <w:rPr>
          <w:rStyle w:val="NormalTok"/>
        </w:rPr>
        <w:t xml:space="preserve">    </w:t>
      </w:r>
      <w:r>
        <w:rPr>
          <w:rStyle w:val="ControlFlowTok"/>
        </w:rPr>
        <w:t xml:space="preserve">if</w:t>
      </w:r>
      <w:r>
        <w:rPr>
          <w:rStyle w:val="NormalTok"/>
        </w:rPr>
        <w:t xml:space="preserve"> rec.iota_subj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"subject_link"</w:t>
      </w:r>
      <w:r>
        <w:rPr>
          <w:rStyle w:val="NormalTok"/>
        </w:rPr>
        <w:t xml:space="preserve">, _entry(rec.iota_subj)))</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checks: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event not logged"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MerkleLog.verify(data, AUDIT_LOG.proof(idx[name]), root):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entry fails its inclusion proof (altered)"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br/>
        <w:br/>
        <w:br/>
      </w:r>
      <w:r>
        <w:rPr>
          <w:rStyle w:val="KeywordTok"/>
        </w:rPr>
        <w:t xml:space="preserve">def</w:t>
      </w:r>
      <w:r>
        <w:rPr>
          <w:rStyle w:val="NormalTok"/>
        </w:rPr>
        <w:t xml:space="preserve"> commit(payload: </w:t>
      </w:r>
      <w:r>
        <w:rPr>
          <w:rStyle w:val="BuiltInTok"/>
        </w:rPr>
        <w:t xml:space="preserve">bytes</w:t>
      </w:r>
      <w:r>
        <w:rPr>
          <w:rStyle w:val="NormalTok"/>
        </w:rPr>
        <w:t xml:space="preserve">, salt: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"""Hiding, binding commitment. Salt is REQUIRED (Chapter 4, Section 4.9):</w:t>
      </w:r>
      <w:r>
        <w:br/>
      </w:r>
      <w:r>
        <w:rPr>
          <w:rStyle w:val="CommentTok"/>
        </w:rPr>
        <w:t xml:space="preserve">    an unsalted hash of a low-entropy clinical payload is guessable and would</w:t>
      </w:r>
      <w:r>
        <w:br/>
      </w:r>
      <w:r>
        <w:rPr>
          <w:rStyle w:val="CommentTok"/>
        </w:rPr>
        <w:t xml:space="preserve">    itself remain personal data."""</w:t>
      </w:r>
      <w:r>
        <w:br/>
      </w:r>
      <w:r>
        <w:rPr>
          <w:rStyle w:val="NormalTok"/>
        </w:rPr>
        <w:t xml:space="preserve">    </w:t>
      </w:r>
      <w:r>
        <w:rPr>
          <w:rStyle w:val="ControlFlowTok"/>
        </w:rPr>
        <w:t xml:space="preserve">return</w:t>
      </w:r>
      <w:r>
        <w:rPr>
          <w:rStyle w:val="NormalTok"/>
        </w:rPr>
        <w:t xml:space="preserve"> hashlib.sha256(salt </w:t>
      </w:r>
      <w:r>
        <w:rPr>
          <w:rStyle w:val="OperatorTok"/>
        </w:rPr>
        <w:t xml:space="preserve">+</w:t>
      </w:r>
      <w:r>
        <w:rPr>
          <w:rStyle w:val="NormalTok"/>
        </w:rPr>
        <w:t xml:space="preserve"> payload).hexdigest()</w:t>
      </w:r>
      <w:r>
        <w:br/>
        <w:br/>
        <w:br/>
      </w:r>
      <w:r>
        <w:rPr>
          <w:rStyle w:val="KeywordTok"/>
        </w:rPr>
        <w:t xml:space="preserve">class</w:t>
      </w:r>
      <w:r>
        <w:rPr>
          <w:rStyle w:val="NormalTok"/>
        </w:rPr>
        <w:t xml:space="preserve"> Record:</w:t>
      </w:r>
      <w:r>
        <w:br/>
      </w:r>
      <w:r>
        <w:rPr>
          <w:rStyle w:val="NormalTok"/>
        </w:rPr>
        <w:t xml:space="preserve">    </w:t>
      </w:r>
      <w:r>
        <w:rPr>
          <w:rStyle w:val="CommentTok"/>
        </w:rPr>
        <w:t xml:space="preserve">"""One audit record and its lifecycle state."""</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rid, t_a, floor, sigma, payload, t_r</w:t>
      </w:r>
      <w:r>
        <w:rPr>
          <w:rStyle w:val="OperatorTok"/>
        </w:rPr>
        <w:t xml:space="preserve">=</w:t>
      </w:r>
      <w:r>
        <w:rPr>
          <w:rStyle w:val="NormalTok"/>
        </w:rPr>
        <w:t xml:space="preserve">INF, t_pi</w:t>
      </w:r>
      <w:r>
        <w:rPr>
          <w:rStyle w:val="OperatorTok"/>
        </w:rPr>
        <w:t xml:space="preserve">=</w:t>
      </w:r>
      <w:r>
        <w:rPr>
          <w:rStyle w:val="NormalTok"/>
        </w:rPr>
        <w:t xml:space="preserve">INF):</w:t>
      </w:r>
      <w:r>
        <w:br/>
      </w:r>
      <w:r>
        <w:rPr>
          <w:rStyle w:val="NormalTok"/>
        </w:rPr>
        <w:t xml:space="preserve">        </w:t>
      </w:r>
      <w:r>
        <w:rPr>
          <w:rStyle w:val="VariableTok"/>
        </w:rPr>
        <w:t xml:space="preserve">self</w:t>
      </w:r>
      <w:r>
        <w:rPr>
          <w:rStyle w:val="NormalTok"/>
        </w:rPr>
        <w:t xml:space="preserve">.rid </w:t>
      </w:r>
      <w:r>
        <w:rPr>
          <w:rStyle w:val="OperatorTok"/>
        </w:rPr>
        <w:t xml:space="preserve">=</w:t>
      </w:r>
      <w:r>
        <w:rPr>
          <w:rStyle w:val="NormalTok"/>
        </w:rPr>
        <w:t xml:space="preserve"> rid</w:t>
      </w:r>
      <w:r>
        <w:br/>
      </w:r>
      <w:r>
        <w:rPr>
          <w:rStyle w:val="NormalTok"/>
        </w:rPr>
        <w:t xml:space="preserve">        </w:t>
      </w:r>
      <w:r>
        <w:rPr>
          <w:rStyle w:val="VariableTok"/>
        </w:rPr>
        <w:t xml:space="preserve">self</w:t>
      </w:r>
      <w:r>
        <w:rPr>
          <w:rStyle w:val="NormalTok"/>
        </w:rPr>
        <w:t xml:space="preserve">.t_a </w:t>
      </w:r>
      <w:r>
        <w:rPr>
          <w:rStyle w:val="OperatorTok"/>
        </w:rPr>
        <w:t xml:space="preserve">=</w:t>
      </w:r>
      <w:r>
        <w:rPr>
          <w:rStyle w:val="NormalTok"/>
        </w:rPr>
        <w:t xml:space="preserve"> t_a</w:t>
      </w:r>
      <w:r>
        <w:br/>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floor</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t_r</w:t>
      </w:r>
      <w:r>
        <w:br/>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t_pi</w:t>
      </w:r>
      <w:r>
        <w:br/>
      </w:r>
      <w:r>
        <w:rPr>
          <w:rStyle w:val="NormalTok"/>
        </w:rPr>
        <w:t xml:space="preserve">        </w:t>
      </w:r>
      <w:r>
        <w:rPr>
          <w:rStyle w:val="CommentTok"/>
        </w:rPr>
        <w:t xml:space="preserve"># metadata m(a) = m_acc(a) + m_subj(a); no clinical content (Ch4 s4.3)</w:t>
      </w:r>
      <w:r>
        <w:br/>
      </w:r>
      <w:r>
        <w:rPr>
          <w:rStyle w:val="NormalTok"/>
        </w:rPr>
        <w:t xml:space="preserve">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"primary"</w:t>
      </w:r>
      <w:r>
        <w:rPr>
          <w:rStyle w:val="NormalTok"/>
        </w:rPr>
        <w:t xml:space="preserve">:                </w:t>
      </w:r>
      <w:r>
        <w:rPr>
          <w:rStyle w:val="CommentTok"/>
        </w:rPr>
        <w:t xml:space="preserve"># cross-border: clinician, contact point</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StringTok"/>
        </w:rPr>
        <w:t xml:space="preserve">"rid"</w:t>
      </w:r>
      <w:r>
        <w:rPr>
          <w:rStyle w:val="NormalTok"/>
        </w:rPr>
        <w:t xml:space="preserve">: rid, </w:t>
      </w:r>
      <w:r>
        <w:rPr>
          <w:rStyle w:val="StringTok"/>
        </w:rPr>
        <w:t xml:space="preserve">"actor"</w:t>
      </w:r>
      <w:r>
        <w:rPr>
          <w:rStyle w:val="NormalTok"/>
        </w:rPr>
        <w:t xml:space="preserve">: </w:t>
      </w:r>
      <w:r>
        <w:rPr>
          <w:rStyle w:val="SpecialStringTok"/>
        </w:rPr>
        <w:t xml:space="preserve">f"HP-</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37</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"ncp"</w:t>
      </w:r>
      <w:r>
        <w:rPr>
          <w:rStyle w:val="NormalTok"/>
        </w:rPr>
        <w:t xml:space="preserve">: [</w:t>
      </w:r>
      <w:r>
        <w:rPr>
          <w:rStyle w:val="StringTok"/>
        </w:rPr>
        <w:t xml:space="preserve">"NO"</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][rid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"patient_pseudonym"</w:t>
      </w:r>
      <w:r>
        <w:rPr>
          <w:rStyle w:val="NormalTok"/>
        </w:rPr>
        <w:t xml:space="preserve">: </w:t>
      </w:r>
      <w:r>
        <w:rPr>
          <w:rStyle w:val="SpecialStringTok"/>
        </w:rPr>
        <w:t xml:space="preserve">f"PSN-</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100</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"doc_category"</w:t>
      </w:r>
      <w:r>
        <w:rPr>
          <w:rStyle w:val="NormalTok"/>
        </w:rPr>
        <w:t xml:space="preserve">: </w:t>
      </w:r>
      <w:r>
        <w:rPr>
          <w:rStyle w:val="StringTok"/>
        </w:rPr>
        <w:t xml:space="preserve">"PatientSummary"</w:t>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SPE: researcher named in the permit</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StringTok"/>
        </w:rPr>
        <w:t xml:space="preserve">"rid"</w:t>
      </w:r>
      <w:r>
        <w:rPr>
          <w:rStyle w:val="NormalTok"/>
        </w:rPr>
        <w:t xml:space="preserve">: rid, </w:t>
      </w:r>
      <w:r>
        <w:rPr>
          <w:rStyle w:val="StringTok"/>
        </w:rPr>
        <w:t xml:space="preserve">"actor"</w:t>
      </w:r>
      <w:r>
        <w:rPr>
          <w:rStyle w:val="NormalTok"/>
        </w:rPr>
        <w:t xml:space="preserve">: </w:t>
      </w:r>
      <w:r>
        <w:rPr>
          <w:rStyle w:val="SpecialStringTok"/>
        </w:rPr>
        <w:t xml:space="preserve">f"R-</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23</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"permit"</w:t>
      </w:r>
      <w:r>
        <w:rPr>
          <w:rStyle w:val="NormalTok"/>
        </w:rPr>
        <w:t xml:space="preserve">: </w:t>
      </w:r>
      <w:r>
        <w:rPr>
          <w:rStyle w:val="SpecialStringTok"/>
        </w:rPr>
        <w:t xml:space="preserve">f"DP-</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17</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"patient_pseudonym"</w:t>
      </w:r>
      <w:r>
        <w:rPr>
          <w:rStyle w:val="NormalTok"/>
        </w:rPr>
        <w:t xml:space="preserve">: </w:t>
      </w:r>
      <w:r>
        <w:rPr>
          <w:rStyle w:val="SpecialStringTok"/>
        </w:rPr>
        <w:t xml:space="preserve">f"PSN-</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100</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"doc_category"</w:t>
      </w:r>
      <w:r>
        <w:rPr>
          <w:rStyle w:val="NormalTok"/>
        </w:rPr>
        <w:t xml:space="preserve">: </w:t>
      </w:r>
      <w:r>
        <w:rPr>
          <w:rStyle w:val="StringTok"/>
        </w:rPr>
        <w:t xml:space="preserve">"SPE-AccessLog"</w:t>
      </w:r>
      <w:r>
        <w:rPr>
          <w:rStyle w:val="NormalTok"/>
        </w:rPr>
        <w:t xml:space="preserve">, </w:t>
      </w:r>
      <w:r>
        <w:rPr>
          <w:rStyle w:val="StringTok"/>
        </w:rPr>
        <w:t xml:space="preserve">"legal_basis"</w:t>
      </w:r>
      <w:r>
        <w:rPr>
          <w:rStyle w:val="NormalTok"/>
        </w:rPr>
        <w:t xml:space="preserve">: </w:t>
      </w:r>
      <w:r>
        <w:rPr>
          <w:rStyle w:val="StringTok"/>
        </w:rPr>
        <w:t xml:space="preserve">"DataPermit"</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VariableTok"/>
        </w:rPr>
        <w:t xml:space="preserve">self</w:t>
      </w:r>
      <w:r>
        <w:rPr>
          <w:rStyle w:val="NormalTok"/>
        </w:rPr>
        <w:t xml:space="preserve">.salt </w:t>
      </w:r>
      <w:r>
        <w:rPr>
          <w:rStyle w:val="OperatorTok"/>
        </w:rPr>
        <w:t xml:space="preserve">=</w:t>
      </w:r>
      <w:r>
        <w:rPr>
          <w:rStyle w:val="NormalTok"/>
        </w:rPr>
        <w:t xml:space="preserve"> make_salt(rid)</w:t>
      </w:r>
      <w:r>
        <w:br/>
      </w:r>
      <w:r>
        <w:rPr>
          <w:rStyle w:val="NormalTok"/>
        </w:rPr>
        <w:t xml:space="preserve">        </w:t>
      </w:r>
      <w:r>
        <w:rPr>
          <w:rStyle w:val="VariableTok"/>
        </w:rPr>
        <w:t xml:space="preserve">self</w:t>
      </w:r>
      <w:r>
        <w:rPr>
          <w:rStyle w:val="NormalTok"/>
        </w:rPr>
        <w:t xml:space="preserve">.payload </w:t>
      </w:r>
      <w:r>
        <w:rPr>
          <w:rStyle w:val="OperatorTok"/>
        </w:rPr>
        <w:t xml:space="preserve">=</w:t>
      </w:r>
      <w:r>
        <w:rPr>
          <w:rStyle w:val="NormalTok"/>
        </w:rPr>
        <w:t xml:space="preserve"> payload                </w:t>
      </w:r>
      <w:r>
        <w:rPr>
          <w:rStyle w:val="CommentTok"/>
        </w:rPr>
        <w:t xml:space="preserve"># stands for the ciphertext of p(a)</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commit(payload, </w:t>
      </w:r>
      <w:r>
        <w:rPr>
          <w:rStyle w:val="VariableTok"/>
        </w:rPr>
        <w:t xml:space="preserve">self</w:t>
      </w:r>
      <w:r>
        <w:rPr>
          <w:rStyle w:val="NormalTok"/>
        </w:rPr>
        <w:t xml:space="preserve">.salt)   </w:t>
      </w:r>
      <w:r>
        <w:rPr>
          <w:rStyle w:val="CommentTok"/>
        </w:rPr>
        <w:t xml:space="preserve"># survives invalidation</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SpecialStringTok"/>
        </w:rPr>
        <w:t xml:space="preserve">f"KEY-</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             </w:t>
      </w:r>
      <w:r>
        <w:rPr>
          <w:rStyle w:val="CommentTok"/>
        </w:rPr>
        <w:t xml:space="preserve"># destroyed at invalidation</w:t>
      </w:r>
      <w:r>
        <w:br/>
      </w:r>
      <w:r>
        <w:rPr>
          <w:rStyle w:val="NormalTok"/>
        </w:rPr>
        <w:t xml:space="preserve">        </w:t>
      </w:r>
      <w:r>
        <w:rPr>
          <w:rStyle w:val="VariableTok"/>
        </w:rPr>
        <w:t xml:space="preserve">self</w:t>
      </w:r>
      <w:r>
        <w:rPr>
          <w:rStyle w:val="NormalTok"/>
        </w:rPr>
        <w:t xml:space="preserve">.iota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invalidation entry</w:t>
      </w:r>
      <w:r>
        <w:br/>
      </w:r>
      <w:r>
        <w:rPr>
          <w:rStyle w:val="NormalTok"/>
        </w:rPr>
        <w:t xml:space="preserve">        </w:t>
      </w:r>
      <w:r>
        <w:rPr>
          <w:rStyle w:val="VariableTok"/>
        </w:rPr>
        <w:t xml:space="preserve">self</w:t>
      </w:r>
      <w:r>
        <w:rPr>
          <w:rStyle w:val="NormalTok"/>
        </w:rPr>
        <w:t xml:space="preserve">.iota_subj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subject-link removal entry (SPE, ceiling)</w:t>
      </w:r>
      <w:r>
        <w:br/>
      </w:r>
      <w:r>
        <w:rPr>
          <w:rStyle w:val="NormalTok"/>
        </w:rPr>
        <w:t xml:space="preserve">        </w:t>
      </w:r>
      <w:r>
        <w:rPr>
          <w:rStyle w:val="VariableTok"/>
        </w:rPr>
        <w:t xml:space="preserve">self</w:t>
      </w:r>
      <w:r>
        <w:rPr>
          <w:rStyle w:val="NormalTok"/>
        </w:rPr>
        <w:t xml:space="preserve">.log_idx </w:t>
      </w:r>
      <w:r>
        <w:rPr>
          <w:rStyle w:val="OperatorTok"/>
        </w:rPr>
        <w:t xml:space="preserve">=</w:t>
      </w:r>
      <w:r>
        <w:rPr>
          <w:rStyle w:val="NormalTok"/>
        </w:rPr>
        <w:t xml:space="preserve"> </w:t>
      </w:r>
      <w:r>
        <w:rPr>
          <w:rStyle w:val="VariableTok"/>
        </w:rPr>
        <w:t xml:space="preserve">None</w:t>
      </w:r>
      <w:r>
        <w:br/>
        <w:br/>
      </w:r>
      <w:r>
        <w:rPr>
          <w:rStyle w:val="NormalTok"/>
        </w:rPr>
        <w:t xml:space="preserve">    </w:t>
      </w:r>
      <w:r>
        <w:rPr>
          <w:rStyle w:val="CommentTok"/>
        </w:rPr>
        <w:t xml:space="preserve"># -- model quantities ------------------------------------------------</w:t>
      </w:r>
      <w:r>
        <w:br/>
      </w:r>
      <w:r>
        <w:rPr>
          <w:rStyle w:val="NormalTok"/>
        </w:rPr>
        <w:t xml:space="preserve">    </w:t>
      </w:r>
      <w:r>
        <w:rPr>
          <w:rStyle w:val="KeywordTok"/>
        </w:rPr>
        <w:t xml:space="preserve">def</w:t>
      </w:r>
      <w:r>
        <w:rPr>
          <w:rStyle w:val="NormalTok"/>
        </w:rPr>
        <w:t xml:space="preserve"> window(</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.t_a, </w:t>
      </w:r>
      <w:r>
        <w:rPr>
          <w:rStyle w:val="VariableTok"/>
        </w:rPr>
        <w:t xml:space="preserve">self</w:t>
      </w:r>
      <w:r>
        <w:rPr>
          <w:rStyle w:val="NormalTok"/>
        </w:rPr>
        <w:t xml:space="preserve">.t_a </w:t>
      </w:r>
      <w:r>
        <w:rPr>
          <w:rStyle w:val="OperatorTok"/>
        </w:rPr>
        <w:t xml:space="preserve">+</w:t>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w:t>
      </w:r>
      <w:r>
        <w:rPr>
          <w:rStyle w:val="DecValTok"/>
        </w:rPr>
        <w:t xml:space="preserve">1</w:t>
      </w:r>
      <w:r>
        <w:rPr>
          <w:rStyle w:val="NormalTok"/>
        </w:rPr>
        <w:t xml:space="preserve">)</w:t>
      </w:r>
      <w:r>
        <w:br/>
        <w:br/>
      </w:r>
      <w:r>
        <w:rPr>
          <w:rStyle w:val="NormalTok"/>
        </w:rPr>
        <w:t xml:space="preserve">    </w:t>
      </w:r>
      <w:r>
        <w:rPr>
          <w:rStyle w:val="KeywordTok"/>
        </w:rPr>
        <w:t xml:space="preserve">def</w:t>
      </w:r>
      <w:r>
        <w:rPr>
          <w:rStyle w:val="NormalTok"/>
        </w:rPr>
        <w:t xml:space="preserve"> erasure_deadline(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DELTA </w:t>
      </w:r>
      <w:r>
        <w:rPr>
          <w:rStyle w:val="ControlFlowTok"/>
        </w:rPr>
        <w:t xml:space="preserve">if</w:t>
      </w:r>
      <w:r>
        <w:rPr>
          <w:rStyle w:val="NormalTok"/>
        </w:rPr>
        <w:t xml:space="preserve"> </w:t>
      </w:r>
      <w:r>
        <w:rPr>
          <w:rStyle w:val="VariableTok"/>
        </w:rPr>
        <w:t xml:space="preserve">self</w:t>
      </w:r>
      <w:r>
        <w:rPr>
          <w:rStyle w:val="NormalTok"/>
        </w:rPr>
        <w:t xml:space="preserve">.t_r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br/>
      </w:r>
      <w:r>
        <w:rPr>
          <w:rStyle w:val="NormalTok"/>
        </w:rPr>
        <w:t xml:space="preserve">    </w:t>
      </w:r>
      <w:r>
        <w:rPr>
          <w:rStyle w:val="KeywordTok"/>
        </w:rPr>
        <w:t xml:space="preserve">def</w:t>
      </w:r>
      <w:r>
        <w:rPr>
          <w:rStyle w:val="NormalTok"/>
        </w:rPr>
        <w:t xml:space="preserve"> ceiling_deadline(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INF:</w:t>
      </w:r>
      <w:r>
        <w:br/>
      </w:r>
      <w:r>
        <w:rPr>
          <w:rStyle w:val="NormalTok"/>
        </w:rPr>
        <w:t xml:space="preserve">            </w:t>
      </w:r>
      <w:r>
        <w:rPr>
          <w:rStyle w:val="ControlFlowTok"/>
        </w:rPr>
        <w:t xml:space="preserve">return</w:t>
      </w:r>
      <w:r>
        <w:rPr>
          <w:rStyle w:val="NormalTok"/>
        </w:rPr>
        <w:t xml:space="preserve"> INF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CEILING</w:t>
      </w:r>
      <w:r>
        <w:br/>
        <w:br/>
      </w:r>
      <w:r>
        <w:rPr>
          <w:rStyle w:val="NormalTok"/>
        </w:rPr>
        <w:t xml:space="preserve">    </w:t>
      </w:r>
      <w:r>
        <w:rPr>
          <w:rStyle w:val="KeywordTok"/>
        </w:rPr>
        <w:t xml:space="preserve">def</w:t>
      </w:r>
      <w:r>
        <w:rPr>
          <w:rStyle w:val="NormalTok"/>
        </w:rPr>
        <w:t xml:space="preserve"> t_invalidation(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.erasure_deadline(), </w:t>
      </w:r>
      <w:r>
        <w:rPr>
          <w:rStyle w:val="VariableTok"/>
        </w:rPr>
        <w:t xml:space="preserve">self</w:t>
      </w:r>
      <w:r>
        <w:rPr>
          <w:rStyle w:val="NormalTok"/>
        </w:rPr>
        <w:t xml:space="preserve">.ceiling_deadline())</w:t>
      </w:r>
      <w:r>
        <w:br/>
        <w:br/>
      </w:r>
      <w:r>
        <w:rPr>
          <w:rStyle w:val="NormalTok"/>
        </w:rPr>
        <w:t xml:space="preserve">    </w:t>
      </w:r>
      <w:r>
        <w:rPr>
          <w:rStyle w:val="KeywordTok"/>
        </w:rPr>
        <w:t xml:space="preserve">def</w:t>
      </w:r>
      <w:r>
        <w:rPr>
          <w:rStyle w:val="NormalTok"/>
        </w:rPr>
        <w:t xml:space="preserve"> subject_removal(</w:t>
      </w:r>
      <w:r>
        <w:rPr>
          <w:rStyle w:val="VariableTok"/>
        </w:rPr>
        <w:t xml:space="preserve">self</w:t>
      </w:r>
      <w:r>
        <w:rPr>
          <w:rStyle w:val="NormalTok"/>
        </w:rPr>
        <w:t xml:space="preserve">):</w:t>
      </w:r>
      <w:r>
        <w:br/>
      </w:r>
      <w:r>
        <w:rPr>
          <w:rStyle w:val="NormalTok"/>
        </w:rPr>
        <w:t xml:space="preserve">        </w:t>
      </w:r>
      <w:r>
        <w:rPr>
          <w:rStyle w:val="CommentTok"/>
        </w:rPr>
        <w:t xml:space="preserve">"""Month from which m_subj is gone: the ceiling, where C3 reaches the subject fields."""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.ceiling_deadline()</w:t>
      </w:r>
      <w:r>
        <w:br/>
        <w:br/>
        <w:br/>
      </w:r>
      <w:r>
        <w:rPr>
          <w:rStyle w:val="CommentTok"/>
        </w:rPr>
        <w:t xml:space="preserve"># ----------------------------------------------------------------------</w:t>
      </w:r>
      <w:r>
        <w:br/>
      </w:r>
      <w:r>
        <w:rPr>
          <w:rStyle w:val="CommentTok"/>
        </w:rPr>
        <w:t xml:space="preserve"># Semantics I - plaintext verifiability:  V_I(a,t) = alpha(a,t)</w:t>
      </w:r>
      <w:r>
        <w:br/>
      </w:r>
      <w:r>
        <w:rPr>
          <w:rStyle w:val="CommentTok"/>
        </w:rPr>
        <w:t xml:space="preserve"># ----------------------------------------------------------------------</w:t>
      </w:r>
      <w:r>
        <w:br/>
        <w:br/>
      </w:r>
      <w:r>
        <w:rPr>
          <w:rStyle w:val="KeywordTok"/>
        </w:rPr>
        <w:t xml:space="preserve">def</w:t>
      </w:r>
      <w:r>
        <w:rPr>
          <w:rStyle w:val="NormalTok"/>
        </w:rPr>
        <w:t xml:space="preserve"> check_semantics_I(rec):</w:t>
      </w:r>
      <w:r>
        <w:br/>
      </w:r>
      <w:r>
        <w:rPr>
          <w:rStyle w:val="NormalTok"/>
        </w:rPr>
        <w:t xml:space="preserve">    </w:t>
      </w:r>
      <w:r>
        <w:rPr>
          <w:rStyle w:val="CommentTok"/>
        </w:rPr>
        <w:t xml:space="preserve">"""C1 demands alpha=1 across the window; C2/C3 demand alpha=0 from their</w:t>
      </w:r>
      <w:r>
        <w:br/>
      </w:r>
      <w:r>
        <w:rPr>
          <w:rStyle w:val="CommentTok"/>
        </w:rPr>
        <w:t xml:space="preserve">    deadlines. Report every month where both are demanded at once."""</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deadline, constraint </w:t>
      </w:r>
      <w:r>
        <w:rPr>
          <w:rStyle w:val="KeywordTok"/>
        </w:rPr>
        <w:t xml:space="preserve">in</w:t>
      </w:r>
      <w:r>
        <w:rPr>
          <w:rStyle w:val="NormalTok"/>
        </w:rPr>
        <w:t xml:space="preserve"> ((rec.erasure_deadline(), </w:t>
      </w:r>
      <w:r>
        <w:rPr>
          <w:rStyle w:val="StringTok"/>
        </w:rPr>
        <w:t xml:space="preserve">"C2"</w:t>
      </w:r>
      <w:r>
        <w:rPr>
          <w:rStyle w:val="NormalTok"/>
        </w:rPr>
        <w:t xml:space="preserve">),</w:t>
      </w:r>
      <w:r>
        <w:br/>
      </w:r>
      <w:r>
        <w:rPr>
          <w:rStyle w:val="NormalTok"/>
        </w:rPr>
        <w:t xml:space="preserve">                                 (rec.ceiling_deadline(), </w:t>
      </w:r>
      <w:r>
        <w:rPr>
          <w:rStyle w:val="StringTok"/>
        </w:rPr>
        <w:t xml:space="preserve">"C3"</w:t>
      </w:r>
      <w:r>
        <w:rPr>
          <w:rStyle w:val="NormalTok"/>
        </w:rPr>
        <w:t xml:space="preserve">)):</w:t>
      </w:r>
      <w:r>
        <w:br/>
      </w:r>
      <w:r>
        <w:rPr>
          <w:rStyle w:val="NormalTok"/>
        </w:rPr>
        <w:t xml:space="preserve">        </w:t>
      </w:r>
      <w:r>
        <w:rPr>
          <w:rStyle w:val="ControlFlowTok"/>
        </w:rPr>
        <w:t xml:space="preserve">if</w:t>
      </w:r>
      <w:r>
        <w:rPr>
          <w:rStyle w:val="NormalTok"/>
        </w:rPr>
        <w:t xml:space="preserve"> deadline </w:t>
      </w:r>
      <w:r>
        <w:rPr>
          <w:rStyle w:val="OperatorTok"/>
        </w:rPr>
        <w:t xml:space="preserve">==</w:t>
      </w:r>
      <w:r>
        <w:rPr>
          <w:rStyle w:val="NormalTok"/>
        </w:rPr>
        <w:t xml:space="preserve"> INF:</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deadline:</w:t>
      </w:r>
      <w:r>
        <w:br/>
      </w:r>
      <w:r>
        <w:rPr>
          <w:rStyle w:val="NormalTok"/>
        </w:rPr>
        <w:t xml:space="preserve">                violations.append({</w:t>
      </w:r>
      <w:r>
        <w:br/>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constraint,</w:t>
      </w:r>
      <w:r>
        <w:br/>
      </w:r>
      <w:r>
        <w:rPr>
          <w:rStyle w:val="NormalTok"/>
        </w:rPr>
        <w:t xml:space="preserve">                    </w:t>
      </w:r>
      <w:r>
        <w:rPr>
          <w:rStyle w:val="StringTok"/>
        </w:rPr>
        <w:t xml:space="preserve">"detail"</w:t>
      </w:r>
      <w:r>
        <w:rPr>
          <w:rStyle w:val="NormalTok"/>
        </w:rPr>
        <w:t xml:space="preserve">: (</w:t>
      </w:r>
      <w:r>
        <w:rPr>
          <w:rStyle w:val="SpecialStringTok"/>
        </w:rPr>
        <w:t xml:space="preserve">f"C1 requires V=1 (=&gt; alpha=1) at t=</w:t>
      </w:r>
      <w:r>
        <w:rPr>
          <w:rStyle w:val="SpecialCharTok"/>
        </w:rPr>
        <w:t xml:space="preserve">{</w:t>
      </w:r>
      <w:r>
        <w:rPr>
          <w:rStyle w:val="NormalTok"/>
        </w:rPr>
        <w:t xml:space="preserve">t</w:t>
      </w:r>
      <w:r>
        <w:rPr>
          <w:rStyle w:val="SpecialCharTok"/>
        </w:rPr>
        <w:t xml:space="preserve">}</w:t>
      </w:r>
      <w:r>
        <w:rPr>
          <w:rStyle w:val="SpecialStringTok"/>
        </w:rPr>
        <w:t xml:space="preserve"> within "</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pecialCharTok"/>
        </w:rPr>
        <w:t xml:space="preserve">.</w:t>
      </w:r>
      <w:r>
        <w:rPr>
          <w:rStyle w:val="NormalTok"/>
        </w:rPr>
        <w:t xml:space="preserve">t_a</w:t>
      </w:r>
      <w:r>
        <w:rPr>
          <w:rStyle w:val="SpecialCharTok"/>
        </w:rPr>
        <w:t xml:space="preserve">}</w:t>
      </w:r>
      <w:r>
        <w:rPr>
          <w:rStyle w:val="SpecialStringTok"/>
        </w:rPr>
        <w:t xml:space="preserve">,</w:t>
      </w:r>
      <w:r>
        <w:rPr>
          <w:rStyle w:val="SpecialCharTok"/>
        </w:rPr>
        <w:t xml:space="preserve">{</w:t>
      </w:r>
      <w:r>
        <w:rPr>
          <w:rStyle w:val="NormalTok"/>
        </w:rPr>
        <w:t xml:space="preserve">rec</w:t>
      </w:r>
      <w:r>
        <w:rPr>
          <w:rStyle w:val="SpecialCharTok"/>
        </w:rPr>
        <w:t xml:space="preserve">.</w:t>
      </w:r>
      <w:r>
        <w:rPr>
          <w:rStyle w:val="NormalTok"/>
        </w:rPr>
        <w:t xml:space="preserve">t_a </w:t>
      </w:r>
      <w:r>
        <w:rPr>
          <w:rStyle w:val="OperatorTok"/>
        </w:rPr>
        <w:t xml:space="preserve">+</w:t>
      </w:r>
      <w:r>
        <w:rPr>
          <w:rStyle w:val="NormalTok"/>
        </w:rPr>
        <w:t xml:space="preserve"> rec</w:t>
      </w:r>
      <w:r>
        <w:rPr>
          <w:rStyle w:val="SpecialCharTok"/>
        </w:rPr>
        <w:t xml:space="preserve">.</w:t>
      </w:r>
      <w:r>
        <w:rPr>
          <w:rStyle w:val="NormalTok"/>
        </w:rPr>
        <w:t xml:space="preserve">floor</w:t>
      </w:r>
      <w:r>
        <w:rPr>
          <w:rStyle w:val="SpecialCharTok"/>
        </w:rPr>
        <w:t xml:space="preserve">}</w:t>
      </w:r>
      <w:r>
        <w:rPr>
          <w:rStyle w:val="SpecialStringTok"/>
        </w:rPr>
        <w:t xml:space="preserve">]; </w:t>
      </w:r>
      <w:r>
        <w:rPr>
          <w:rStyle w:val="SpecialCharTok"/>
        </w:rPr>
        <w:t xml:space="preserve">{</w:t>
      </w:r>
      <w:r>
        <w:rPr>
          <w:rStyle w:val="NormalTok"/>
        </w:rPr>
        <w:t xml:space="preserve">constraint</w:t>
      </w:r>
      <w:r>
        <w:rPr>
          <w:rStyle w:val="SpecialCharTok"/>
        </w:rPr>
        <w:t xml:space="preserve">}</w:t>
      </w:r>
      <w:r>
        <w:rPr>
          <w:rStyle w:val="SpecialStringTok"/>
        </w:rPr>
        <w:t xml:space="preserve"> "</w:t>
      </w:r>
      <w:r>
        <w:br/>
      </w:r>
      <w:r>
        <w:rPr>
          <w:rStyle w:val="NormalTok"/>
        </w:rPr>
        <w:t xml:space="preserve">                               </w:t>
      </w:r>
      <w:r>
        <w:rPr>
          <w:rStyle w:val="SpecialStringTok"/>
        </w:rPr>
        <w:t xml:space="preserve">f"requires alpha=0 from t=</w:t>
      </w:r>
      <w:r>
        <w:rPr>
          <w:rStyle w:val="SpecialCharTok"/>
        </w:rPr>
        <w:t xml:space="preserve">{</w:t>
      </w:r>
      <w:r>
        <w:rPr>
          <w:rStyle w:val="NormalTok"/>
        </w:rPr>
        <w:t xml:space="preserve">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first collision month is the witness</w:t>
      </w:r>
      <w:r>
        <w:br/>
      </w:r>
      <w:r>
        <w:rPr>
          <w:rStyle w:val="NormalTok"/>
        </w:rPr>
        <w:t xml:space="preserve">    </w:t>
      </w:r>
      <w:r>
        <w:rPr>
          <w:rStyle w:val="ControlFlowTok"/>
        </w:rPr>
        <w:t xml:space="preserve">return</w:t>
      </w:r>
      <w:r>
        <w:rPr>
          <w:rStyle w:val="NormalTok"/>
        </w:rPr>
        <w:t xml:space="preserve"> violations</w:t>
      </w:r>
      <w:r>
        <w:br/>
        <w:br/>
        <w:br/>
      </w:r>
      <w:r>
        <w:rPr>
          <w:rStyle w:val="CommentTok"/>
        </w:rPr>
        <w:t xml:space="preserve"># ----------------------------------------------------------------------</w:t>
      </w:r>
      <w:r>
        <w:br/>
      </w:r>
      <w:r>
        <w:rPr>
          <w:rStyle w:val="CommentTok"/>
        </w:rPr>
        <w:t xml:space="preserve"># Semantics II - accountability-preserving verifiability</w:t>
      </w:r>
      <w:r>
        <w:br/>
      </w:r>
      <w:r>
        <w:rPr>
          <w:rStyle w:val="CommentTok"/>
        </w:rPr>
        <w:t xml:space="preserve"># Trajectory from the constructive proof of Proposition 2.</w:t>
      </w:r>
      <w:r>
        <w:br/>
      </w:r>
      <w:r>
        <w:rPr>
          <w:rStyle w:val="CommentTok"/>
        </w:rPr>
        <w:t xml:space="preserve"># ----------------------------------------------------------------------</w:t>
      </w:r>
      <w:r>
        <w:br/>
        <w:br/>
      </w:r>
      <w:r>
        <w:rPr>
          <w:rStyle w:val="KeywordTok"/>
        </w:rPr>
        <w:t xml:space="preserve">def</w:t>
      </w:r>
      <w:r>
        <w:rPr>
          <w:rStyle w:val="NormalTok"/>
        </w:rPr>
        <w:t xml:space="preserve"> apply_invalidation(rec):</w:t>
      </w:r>
      <w:r>
        <w:br/>
      </w:r>
      <w:r>
        <w:rPr>
          <w:rStyle w:val="NormalTok"/>
        </w:rPr>
        <w:t xml:space="preserve">    log_creation(rec)                     </w:t>
      </w:r>
      <w:r>
        <w:rPr>
          <w:rStyle w:val="CommentTok"/>
        </w:rPr>
        <w:t xml:space="preserve"># the access event enters the log first</w:t>
      </w:r>
      <w:r>
        <w:br/>
      </w:r>
      <w:r>
        <w:rPr>
          <w:rStyle w:val="NormalTok"/>
        </w:rPr>
        <w:t xml:space="preserve">    t_I </w:t>
      </w:r>
      <w:r>
        <w:rPr>
          <w:rStyle w:val="OperatorTok"/>
        </w:rPr>
        <w:t xml:space="preserve">=</w:t>
      </w:r>
      <w:r>
        <w:rPr>
          <w:rStyle w:val="NormalTok"/>
        </w:rPr>
        <w:t xml:space="preserve"> rec.t_invalidation()</w:t>
      </w:r>
      <w:r>
        <w:br/>
      </w:r>
      <w:r>
        <w:rPr>
          <w:rStyle w:val="NormalTok"/>
        </w:rPr>
        <w:t xml:space="preserve">    </w:t>
      </w:r>
      <w:r>
        <w:rPr>
          <w:rStyle w:val="ControlFlowTok"/>
        </w:rPr>
        <w:t xml:space="preserve">if</w:t>
      </w:r>
      <w:r>
        <w:rPr>
          <w:rStyle w:val="NormalTok"/>
        </w:rPr>
        <w:t xml:space="preserve"> t_I </w:t>
      </w:r>
      <w:r>
        <w:rPr>
          <w:rStyle w:val="OperatorTok"/>
        </w:rPr>
        <w:t xml:space="preserve">&lt;</w:t>
      </w:r>
      <w:r>
        <w:rPr>
          <w:rStyle w:val="NormalTok"/>
        </w:rPr>
        <w:t xml:space="preserve"> INF:</w:t>
      </w:r>
      <w:r>
        <w:br/>
      </w:r>
      <w:r>
        <w:rPr>
          <w:rStyle w:val="NormalTok"/>
        </w:rPr>
        <w:t xml:space="preserve">        ground </w:t>
      </w:r>
      <w:r>
        <w:rPr>
          <w:rStyle w:val="OperatorTok"/>
        </w:rPr>
        <w:t xml:space="preserve">=</w:t>
      </w:r>
      <w:r>
        <w:rPr>
          <w:rStyle w:val="NormalTok"/>
        </w:rPr>
        <w:t xml:space="preserve"> (</w:t>
      </w:r>
      <w:r>
        <w:rPr>
          <w:rStyle w:val="StringTok"/>
        </w:rPr>
        <w:t xml:space="preserve">"GDPR Art 17(1)"</w:t>
      </w:r>
      <w:r>
        <w:rPr>
          <w:rStyle w:val="NormalTok"/>
        </w:rPr>
        <w:t xml:space="preserve"> </w:t>
      </w:r>
      <w:r>
        <w:rPr>
          <w:rStyle w:val="ControlFlowTok"/>
        </w:rPr>
        <w:t xml:space="preserve">if</w:t>
      </w:r>
      <w:r>
        <w:rPr>
          <w:rStyle w:val="NormalTok"/>
        </w:rPr>
        <w:t xml:space="preserve"> rec.erasure_deadline() </w:t>
      </w:r>
      <w:r>
        <w:rPr>
          <w:rStyle w:val="OperatorTok"/>
        </w:rPr>
        <w:t xml:space="preserve">&lt;=</w:t>
      </w:r>
      <w:r>
        <w:rPr>
          <w:rStyle w:val="NormalTok"/>
        </w:rPr>
        <w:t xml:space="preserve"> rec.ceiling_deadline()</w:t>
      </w:r>
      <w:r>
        <w:br/>
      </w:r>
      <w:r>
        <w:rPr>
          <w:rStyle w:val="NormalTok"/>
        </w:rPr>
        <w:t xml:space="preserve">                  </w:t>
      </w:r>
      <w:r>
        <w:rPr>
          <w:rStyle w:val="ControlFlowTok"/>
        </w:rPr>
        <w:t xml:space="preserve">else</w:t>
      </w:r>
      <w:r>
        <w:rPr>
          <w:rStyle w:val="NormalTok"/>
        </w:rPr>
        <w:t xml:space="preserve"> </w:t>
      </w:r>
      <w:r>
        <w:rPr>
          <w:rStyle w:val="StringTok"/>
        </w:rPr>
        <w:t xml:space="preserve">"EHDS Art 68(12)"</w:t>
      </w:r>
      <w:r>
        <w:rPr>
          <w:rStyle w:val="NormalTok"/>
        </w:rPr>
        <w:t xml:space="preserve">)</w:t>
      </w:r>
      <w:r>
        <w:br/>
      </w:r>
      <w:r>
        <w:rPr>
          <w:rStyle w:val="NormalTok"/>
        </w:rPr>
        <w:t xml:space="preserve">        rec.k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irreversible key destruction</w:t>
      </w:r>
      <w:r>
        <w:br/>
      </w:r>
      <w:r>
        <w:rPr>
          <w:rStyle w:val="NormalTok"/>
        </w:rPr>
        <w:t xml:space="preserve">        rec.salt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salt destroyed with the key (Ch4 s4.8)</w:t>
      </w:r>
      <w:r>
        <w:br/>
      </w:r>
      <w:r>
        <w:rPr>
          <w:rStyle w:val="NormalTok"/>
        </w:rPr>
        <w:t xml:space="preserve">        rec.payload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ciphertext deleted with the key (Ch4 s4.8, D-17)</w:t>
      </w:r>
      <w:r>
        <w:br/>
      </w:r>
      <w:r>
        <w:rPr>
          <w:rStyle w:val="NormalTok"/>
        </w:rPr>
        <w:t xml:space="preserve">        rec.iota </w:t>
      </w:r>
      <w:r>
        <w:rPr>
          <w:rStyle w:val="OperatorTok"/>
        </w:rPr>
        <w:t xml:space="preserve">=</w:t>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t_I, </w:t>
      </w:r>
      <w:r>
        <w:rPr>
          <w:rStyle w:val="StringTok"/>
        </w:rPr>
        <w:t xml:space="preserve">"ground"</w:t>
      </w:r>
      <w:r>
        <w:rPr>
          <w:rStyle w:val="NormalTok"/>
        </w:rPr>
        <w:t xml:space="preserve">: ground,</w:t>
      </w:r>
      <w:r>
        <w:br/>
      </w:r>
      <w:r>
        <w:rPr>
          <w:rStyle w:val="NormalTok"/>
        </w:rPr>
        <w:t xml:space="preserve">                    </w:t>
      </w:r>
      <w:r>
        <w:rPr>
          <w:rStyle w:val="StringTok"/>
        </w:rPr>
        <w:t xml:space="preserve">"authorised_by"</w:t>
      </w:r>
      <w:r>
        <w:rPr>
          <w:rStyle w:val="NormalTok"/>
        </w:rPr>
        <w:t xml:space="preserve">: </w:t>
      </w:r>
      <w:r>
        <w:rPr>
          <w:rStyle w:val="StringTok"/>
        </w:rPr>
        <w:t xml:space="preserve">"DPO"</w:t>
      </w:r>
      <w:r>
        <w:rPr>
          <w:rStyle w:val="NormalTok"/>
        </w:rPr>
        <w:t xml:space="preserve">, </w:t>
      </w:r>
      <w:r>
        <w:rPr>
          <w:rStyle w:val="StringTok"/>
        </w:rPr>
        <w:t xml:space="preserve">"key_id_commitment"</w:t>
      </w:r>
      <w:r>
        <w:rPr>
          <w:rStyle w:val="NormalTok"/>
        </w:rPr>
        <w:t xml:space="preserve">:</w:t>
      </w:r>
      <w:r>
        <w:br/>
      </w:r>
      <w:r>
        <w:rPr>
          <w:rStyle w:val="NormalTok"/>
        </w:rPr>
        <w:t xml:space="preserve">                        hashlib.sha256(</w:t>
      </w:r>
      <w:r>
        <w:rPr>
          <w:rStyle w:val="SpecialStringTok"/>
        </w:rPr>
        <w:t xml:space="preserve">f"KEY-</w:t>
      </w:r>
      <w:r>
        <w:rPr>
          <w:rStyle w:val="SpecialCharTok"/>
        </w:rPr>
        <w:t xml:space="preserve">{</w:t>
      </w:r>
      <w:r>
        <w:rPr>
          <w:rStyle w:val="NormalTok"/>
        </w:rPr>
        <w:t xml:space="preserve">rec</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rec.log_idx[</w:t>
      </w:r>
      <w:r>
        <w:rPr>
          <w:rStyle w:val="StringTok"/>
        </w:rPr>
        <w:t xml:space="preserve">"invalidation"</w:t>
      </w:r>
      <w:r>
        <w:rPr>
          <w:rStyle w:val="NormalTok"/>
        </w:rPr>
        <w:t xml:space="preserve">] </w:t>
      </w:r>
      <w:r>
        <w:rPr>
          <w:rStyle w:val="OperatorTok"/>
        </w:rPr>
        <w:t xml:space="preserve">=</w:t>
      </w:r>
      <w:r>
        <w:rPr>
          <w:rStyle w:val="NormalTok"/>
        </w:rPr>
        <w:t xml:space="preserve"> AUDIT_LOG.append(_entry(rec.iota))</w:t>
      </w:r>
      <w:r>
        <w:br/>
      </w:r>
      <w:r>
        <w:rPr>
          <w:rStyle w:val="NormalTok"/>
        </w:rPr>
        <w:t xml:space="preserve">    t_S </w:t>
      </w:r>
      <w:r>
        <w:rPr>
          <w:rStyle w:val="OperatorTok"/>
        </w:rPr>
        <w:t xml:space="preserve">=</w:t>
      </w:r>
      <w:r>
        <w:rPr>
          <w:rStyle w:val="NormalTok"/>
        </w:rPr>
        <w:t xml:space="preserve"> rec.subject_removal()</w:t>
      </w:r>
      <w:r>
        <w:br/>
      </w:r>
      <w:r>
        <w:rPr>
          <w:rStyle w:val="NormalTok"/>
        </w:rPr>
        <w:t xml:space="preserve">    </w:t>
      </w:r>
      <w:r>
        <w:rPr>
          <w:rStyle w:val="ControlFlowTok"/>
        </w:rPr>
        <w:t xml:space="preserve">if</w:t>
      </w:r>
      <w:r>
        <w:rPr>
          <w:rStyle w:val="NormalTok"/>
        </w:rPr>
        <w:t xml:space="preserve"> t_S </w:t>
      </w:r>
      <w:r>
        <w:rPr>
          <w:rStyle w:val="OperatorTok"/>
        </w:rPr>
        <w:t xml:space="preserve">&lt;</w:t>
      </w:r>
      <w:r>
        <w:rPr>
          <w:rStyle w:val="NormalTok"/>
        </w:rPr>
        <w:t xml:space="preserve"> INF </w:t>
      </w:r>
      <w:r>
        <w:rPr>
          <w:rStyle w:val="KeywordTok"/>
        </w:rPr>
        <w:t xml:space="preserve">and</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rec.m </w:t>
      </w:r>
      <w:r>
        <w:rPr>
          <w:rStyle w:val="ControlFlowTok"/>
        </w:rPr>
        <w:t xml:space="preserve">for</w:t>
      </w:r>
      <w:r>
        <w:rPr>
          <w:rStyle w:val="NormalTok"/>
        </w:rPr>
        <w:t xml:space="preserve"> f </w:t>
      </w:r>
      <w:r>
        <w:rPr>
          <w:rStyle w:val="KeywordTok"/>
        </w:rPr>
        <w:t xml:space="preserve">in</w:t>
      </w:r>
      <w:r>
        <w:rPr>
          <w:rStyle w:val="NormalTok"/>
        </w:rPr>
        <w:t xml:space="preserve"> SUBJECT_FIELDS):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CommentTok"/>
        </w:rPr>
        <w:t xml:space="preserve"># beta = 0 from the ceiling (Ch4 s4.7, steps 2 and 4)</w:t>
      </w:r>
      <w:r>
        <w:br/>
      </w:r>
      <w:r>
        <w:rPr>
          <w:rStyle w:val="NormalTok"/>
        </w:rPr>
        <w:t xml:space="preserve">            rec.m.pop(f, </w:t>
      </w:r>
      <w:r>
        <w:rPr>
          <w:rStyle w:val="VariableTok"/>
        </w:rPr>
        <w:t xml:space="preserve">None</w:t>
      </w:r>
      <w:r>
        <w:rPr>
          <w:rStyle w:val="NormalTok"/>
        </w:rPr>
        <w:t xml:space="preserve">)</w:t>
      </w:r>
      <w:r>
        <w:br/>
      </w:r>
      <w:r>
        <w:rPr>
          <w:rStyle w:val="NormalTok"/>
        </w:rPr>
        <w:t xml:space="preserve">        rec.iota_subj </w:t>
      </w:r>
      <w:r>
        <w:rPr>
          <w:rStyle w:val="OperatorTok"/>
        </w:rPr>
        <w:t xml:space="preserve">=</w:t>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t_S, </w:t>
      </w:r>
      <w:r>
        <w:rPr>
          <w:rStyle w:val="StringTok"/>
        </w:rPr>
        <w:t xml:space="preserve">"removed"</w:t>
      </w:r>
      <w:r>
        <w:rPr>
          <w:rStyle w:val="NormalTok"/>
        </w:rPr>
        <w:t xml:space="preserve">: </w:t>
      </w:r>
      <w:r>
        <w:rPr>
          <w:rStyle w:val="BuiltInTok"/>
        </w:rPr>
        <w:t xml:space="preserve">list</w:t>
      </w:r>
      <w:r>
        <w:rPr>
          <w:rStyle w:val="NormalTok"/>
        </w:rPr>
        <w:t xml:space="preserve">(SUBJECT_FIELDS),</w:t>
      </w:r>
      <w:r>
        <w:br/>
      </w:r>
      <w:r>
        <w:rPr>
          <w:rStyle w:val="NormalTok"/>
        </w:rPr>
        <w:t xml:space="preserve">                         </w:t>
      </w:r>
      <w:r>
        <w:rPr>
          <w:rStyle w:val="StringTok"/>
        </w:rPr>
        <w:t xml:space="preserve">"ground"</w:t>
      </w:r>
      <w:r>
        <w:rPr>
          <w:rStyle w:val="NormalTok"/>
        </w:rPr>
        <w:t xml:space="preserve">: </w:t>
      </w:r>
      <w:r>
        <w:rPr>
          <w:rStyle w:val="StringTok"/>
        </w:rPr>
        <w:t xml:space="preserve">"EHDS Art 68(12)"</w:t>
      </w:r>
      <w:r>
        <w:rPr>
          <w:rStyle w:val="NormalTok"/>
        </w:rPr>
        <w:t xml:space="preserve">, </w:t>
      </w:r>
      <w:r>
        <w:rPr>
          <w:rStyle w:val="StringTok"/>
        </w:rPr>
        <w:t xml:space="preserve">"authorised_by"</w:t>
      </w:r>
      <w:r>
        <w:rPr>
          <w:rStyle w:val="NormalTok"/>
        </w:rPr>
        <w:t xml:space="preserve">: </w:t>
      </w:r>
      <w:r>
        <w:rPr>
          <w:rStyle w:val="StringTok"/>
        </w:rPr>
        <w:t xml:space="preserve">"DPO"</w:t>
      </w:r>
      <w:r>
        <w:rPr>
          <w:rStyle w:val="NormalTok"/>
        </w:rPr>
        <w:t xml:space="preserve">}</w:t>
      </w:r>
      <w:r>
        <w:br/>
      </w:r>
      <w:r>
        <w:rPr>
          <w:rStyle w:val="NormalTok"/>
        </w:rPr>
        <w:t xml:space="preserve">        rec.log_idx[</w:t>
      </w:r>
      <w:r>
        <w:rPr>
          <w:rStyle w:val="StringTok"/>
        </w:rPr>
        <w:t xml:space="preserve">"subject_link"</w:t>
      </w:r>
      <w:r>
        <w:rPr>
          <w:rStyle w:val="NormalTok"/>
        </w:rPr>
        <w:t xml:space="preserve">] </w:t>
      </w:r>
      <w:r>
        <w:rPr>
          <w:rStyle w:val="OperatorTok"/>
        </w:rPr>
        <w:t xml:space="preserve">=</w:t>
      </w:r>
      <w:r>
        <w:rPr>
          <w:rStyle w:val="NormalTok"/>
        </w:rPr>
        <w:t xml:space="preserve"> AUDIT_LOG.append(_entry(rec.iota_subj))</w:t>
      </w:r>
      <w:r>
        <w:br/>
      </w:r>
      <w:r>
        <w:rPr>
          <w:rStyle w:val="NormalTok"/>
        </w:rPr>
        <w:t xml:space="preserve">    </w:t>
      </w:r>
      <w:r>
        <w:rPr>
          <w:rStyle w:val="ControlFlowTok"/>
        </w:rPr>
        <w:t xml:space="preserve">return</w:t>
      </w:r>
      <w:r>
        <w:rPr>
          <w:rStyle w:val="NormalTok"/>
        </w:rPr>
        <w:t xml:space="preserve"> rec</w:t>
      </w:r>
      <w:r>
        <w:br/>
        <w:br/>
        <w:br/>
      </w:r>
      <w:r>
        <w:rPr>
          <w:rStyle w:val="KeywordTok"/>
        </w:rPr>
        <w:t xml:space="preserve">def</w:t>
      </w:r>
      <w:r>
        <w:rPr>
          <w:rStyle w:val="NormalTok"/>
        </w:rPr>
        <w:t xml:space="preserve"> alpha(rec, 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rec.t_invalidation() </w:t>
      </w:r>
      <w:r>
        <w:rPr>
          <w:rStyle w:val="ControlFlowTok"/>
        </w:rPr>
        <w:t xml:space="preserve">else</w:t>
      </w:r>
      <w:r>
        <w:rPr>
          <w:rStyle w:val="NormalTok"/>
        </w:rPr>
        <w:t xml:space="preserve"> </w:t>
      </w:r>
      <w:r>
        <w:rPr>
          <w:rStyle w:val="DecValTok"/>
        </w:rPr>
        <w:t xml:space="preserve">0</w:t>
      </w:r>
      <w:r>
        <w:br/>
        <w:br/>
        <w:br/>
      </w:r>
      <w:r>
        <w:rPr>
          <w:rStyle w:val="KeywordTok"/>
        </w:rPr>
        <w:t xml:space="preserve">def</w:t>
      </w:r>
      <w:r>
        <w:rPr>
          <w:rStyle w:val="NormalTok"/>
        </w:rPr>
        <w:t xml:space="preserve"> beta(rec, t):</w:t>
      </w:r>
      <w:r>
        <w:br/>
      </w:r>
      <w:r>
        <w:rPr>
          <w:rStyle w:val="NormalTok"/>
        </w:rPr>
        <w:t xml:space="preserve">    </w:t>
      </w:r>
      <w:r>
        <w:rPr>
          <w:rStyle w:val="CommentTok"/>
        </w:rPr>
        <w:t xml:space="preserve">"""Subject-link variable: 0 from the month the subject fields were removed."""</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rec.iota_subj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rec.iota_subj[</w:t>
      </w:r>
      <w:r>
        <w:rPr>
          <w:rStyle w:val="StringTok"/>
        </w:rPr>
        <w:t xml:space="preserve">"month"</w:t>
      </w:r>
      <w:r>
        <w:rPr>
          <w:rStyle w:val="NormalTok"/>
        </w:rPr>
        <w:t xml:space="preserve">] </w:t>
      </w:r>
      <w:r>
        <w:rPr>
          <w:rStyle w:val="ControlFlowTok"/>
        </w:rPr>
        <w:t xml:space="preserve">else</w:t>
      </w:r>
      <w:r>
        <w:rPr>
          <w:rStyle w:val="NormalTok"/>
        </w:rPr>
        <w:t xml:space="preserve"> </w:t>
      </w:r>
      <w:r>
        <w:rPr>
          <w:rStyle w:val="DecValTok"/>
        </w:rPr>
        <w:t xml:space="preserve">1</w:t>
      </w:r>
      <w:r>
        <w:br/>
        <w:br/>
        <w:br/>
      </w:r>
      <w:r>
        <w:rPr>
          <w:rStyle w:val="KeywordTok"/>
        </w:rPr>
        <w:t xml:space="preserve">def</w:t>
      </w:r>
      <w:r>
        <w:rPr>
          <w:rStyle w:val="NormalTok"/>
        </w:rPr>
        <w:t xml:space="preserve"> V_II(rec, t, integrity_result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 m_acc intact and unmodified, checked against the audit log;</w:t>
      </w:r>
      <w:r>
        <w:br/>
      </w:r>
      <w:r>
        <w:rPr>
          <w:rStyle w:val="CommentTok"/>
        </w:rPr>
        <w:t xml:space="preserve">       (ii) commitment present and logged; (iii) every loss of accessibility,</w:t>
      </w:r>
      <w:r>
        <w:br/>
      </w:r>
      <w:r>
        <w:rPr>
          <w:rStyle w:val="CommentTok"/>
        </w:rPr>
        <w:t xml:space="preserve">       of the payload or of the subject link, is itself a logged entry."""</w:t>
      </w:r>
      <w:r>
        <w:br/>
      </w:r>
      <w:r>
        <w:rPr>
          <w:rStyle w:val="NormalTok"/>
        </w:rPr>
        <w:t xml:space="preserve">    ok, why </w:t>
      </w:r>
      <w:r>
        <w:rPr>
          <w:rStyle w:val="OperatorTok"/>
        </w:rPr>
        <w:t xml:space="preserve">=</w:t>
      </w:r>
      <w:r>
        <w:rPr>
          <w:rStyle w:val="NormalTok"/>
        </w:rPr>
        <w:t xml:space="preserve"> integrity_result </w:t>
      </w:r>
      <w:r>
        <w:rPr>
          <w:rStyle w:val="ControlFlowTok"/>
        </w:rPr>
        <w:t xml:space="preserve">if</w:t>
      </w:r>
      <w:r>
        <w:rPr>
          <w:rStyle w:val="NormalTok"/>
        </w:rPr>
        <w:t xml:space="preserve"> integrity_result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integrity(rec)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why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rec.c:</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"commitment missing"</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rec.t_a </w:t>
      </w:r>
      <w:r>
        <w:rPr>
          <w:rStyle w:val="KeywordTok"/>
        </w:rPr>
        <w:t xml:space="preserve">and</w:t>
      </w:r>
      <w:r>
        <w:rPr>
          <w:rStyle w:val="NormalTok"/>
        </w:rPr>
        <w:t xml:space="preserve"> rec.iota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"payload inaccessible but no invalidation entry"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rec.m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KeywordTok"/>
        </w:rPr>
        <w:t xml:space="preserve">and</w:t>
      </w:r>
      <w:r>
        <w:rPr>
          <w:rStyle w:val="NormalTok"/>
        </w:rPr>
        <w:t xml:space="preserve"> rec.iota_subj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"subject fields removed without a logged entry"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br/>
        <w:br/>
        <w:br/>
      </w:r>
      <w:r>
        <w:rPr>
          <w:rStyle w:val="KeywordTok"/>
        </w:rPr>
        <w:t xml:space="preserve">def</w:t>
      </w:r>
      <w:r>
        <w:rPr>
          <w:rStyle w:val="NormalTok"/>
        </w:rPr>
        <w:t xml:space="preserve"> check_semantics_II(rec):</w:t>
      </w:r>
      <w:r>
        <w:br/>
      </w:r>
      <w:r>
        <w:rPr>
          <w:rStyle w:val="NormalTok"/>
        </w:rPr>
        <w:t xml:space="preserve">    violations </w:t>
      </w:r>
      <w:r>
        <w:rPr>
          <w:rStyle w:val="OperatorTok"/>
        </w:rPr>
        <w:t xml:space="preserve">=</w:t>
      </w:r>
      <w:r>
        <w:rPr>
          <w:rStyle w:val="NormalTok"/>
        </w:rPr>
        <w:t xml:space="preserve"> []</w:t>
      </w:r>
      <w:r>
        <w:br/>
      </w:r>
      <w:r>
        <w:rPr>
          <w:rStyle w:val="NormalTok"/>
        </w:rPr>
        <w:t xml:space="preserve">    integ </w:t>
      </w:r>
      <w:r>
        <w:rPr>
          <w:rStyle w:val="OperatorTok"/>
        </w:rPr>
        <w:t xml:space="preserve">=</w:t>
      </w:r>
      <w:r>
        <w:rPr>
          <w:rStyle w:val="NormalTok"/>
        </w:rPr>
        <w:t xml:space="preserve"> integrity(rec)                                   </w:t>
      </w:r>
      <w:r>
        <w:rPr>
          <w:rStyle w:val="CommentTok"/>
        </w:rPr>
        <w:t xml:space="preserve"># one proof check per record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                                   </w:t>
      </w:r>
      <w:r>
        <w:rPr>
          <w:rStyle w:val="CommentTok"/>
        </w:rPr>
        <w:t xml:space="preserve"># C1</w:t>
      </w:r>
      <w:r>
        <w:br/>
      </w:r>
      <w:r>
        <w:rPr>
          <w:rStyle w:val="NormalTok"/>
        </w:rPr>
        <w:t xml:space="preserve">        ok, why </w:t>
      </w:r>
      <w:r>
        <w:rPr>
          <w:rStyle w:val="OperatorTok"/>
        </w:rPr>
        <w:t xml:space="preserve">=</w:t>
      </w:r>
      <w:r>
        <w:rPr>
          <w:rStyle w:val="NormalTok"/>
        </w:rPr>
        <w:t xml:space="preserve"> V_II(rec, t, integ)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w:t>
      </w:r>
      <w:r>
        <w:br/>
      </w:r>
      <w:r>
        <w:rPr>
          <w:rStyle w:val="NormalTok"/>
        </w:rPr>
        <w:t xml:space="preserve">                               </w:t>
      </w:r>
      <w:r>
        <w:rPr>
          <w:rStyle w:val="StringTok"/>
        </w:rPr>
        <w:t xml:space="preserve">"constraint"</w:t>
      </w:r>
      <w:r>
        <w:rPr>
          <w:rStyle w:val="NormalTok"/>
        </w:rPr>
        <w:t xml:space="preserve">: </w:t>
      </w:r>
      <w:r>
        <w:rPr>
          <w:rStyle w:val="StringTok"/>
        </w:rPr>
        <w:t xml:space="preserve">"C1"</w:t>
      </w:r>
      <w:r>
        <w:rPr>
          <w:rStyle w:val="NormalTok"/>
        </w:rPr>
        <w:t xml:space="preserve">, </w:t>
      </w:r>
      <w:r>
        <w:rPr>
          <w:rStyle w:val="StringTok"/>
        </w:rPr>
        <w:t xml:space="preserve">"detail"</w:t>
      </w:r>
      <w:r>
        <w:rPr>
          <w:rStyle w:val="NormalTok"/>
        </w:rPr>
        <w:t xml:space="preserve">: why})</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rec.erasure_deadline()                               </w:t>
      </w:r>
      <w:r>
        <w:rPr>
          <w:rStyle w:val="CommentTok"/>
        </w:rPr>
        <w:t xml:space="preserve"># C2</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"C2"</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erasure deadline"</w:t>
      </w:r>
      <w:r>
        <w:rPr>
          <w:rStyle w:val="NormalTok"/>
        </w:rPr>
        <w:t xml:space="preserve">})</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rec.ceiling_deadline()                               </w:t>
      </w:r>
      <w:r>
        <w:rPr>
          <w:rStyle w:val="CommentTok"/>
        </w:rPr>
        <w:t xml:space="preserve"># C3</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deletion ceiling"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C3 over the subject link</w:t>
      </w:r>
      <w:r>
        <w:br/>
      </w:r>
      <w:r>
        <w:rPr>
          <w:rStyle w:val="NormalTok"/>
        </w:rPr>
        <w:t xml:space="preserve">            </w:t>
      </w:r>
      <w:r>
        <w:rPr>
          <w:rStyle w:val="ControlFlowTok"/>
        </w:rPr>
        <w:t xml:space="preserve">if</w:t>
      </w:r>
      <w:r>
        <w:rPr>
          <w:rStyle w:val="NormalTok"/>
        </w:rPr>
        <w:t xml:space="preserve"> beta(rec,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"subject link still present after deletion ceiling"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violations</w:t>
      </w:r>
      <w:r>
        <w:br/>
        <w:br/>
        <w:br/>
      </w:r>
      <w:r>
        <w:rPr>
          <w:rStyle w:val="CommentTok"/>
        </w:rPr>
        <w:t xml:space="preserve"># ----------------------------------------------------------------------</w:t>
      </w:r>
      <w:r>
        <w:br/>
      </w:r>
      <w:r>
        <w:rPr>
          <w:rStyle w:val="CommentTok"/>
        </w:rPr>
        <w:t xml:space="preserve"># Independent cross-check: exhaustive search over alpha assignments.</w:t>
      </w:r>
      <w:r>
        <w:br/>
      </w:r>
      <w:r>
        <w:rPr>
          <w:rStyle w:val="CommentTok"/>
        </w:rPr>
        <w:t xml:space="preserve"># Confirms Semantics I infeasibility is a property of the constraints and</w:t>
      </w:r>
      <w:r>
        <w:br/>
      </w:r>
      <w:r>
        <w:rPr>
          <w:rStyle w:val="CommentTok"/>
        </w:rPr>
        <w:t xml:space="preserve"># not an artefact of how check_semantics_I is written.</w:t>
      </w:r>
      <w:r>
        <w:br/>
      </w:r>
      <w:r>
        <w:rPr>
          <w:rStyle w:val="CommentTok"/>
        </w:rPr>
        <w:t xml:space="preserve"># ----------------------------------------------------------------------</w:t>
      </w:r>
      <w:r>
        <w:br/>
        <w:br/>
      </w:r>
      <w:r>
        <w:rPr>
          <w:rStyle w:val="KeywordTok"/>
        </w:rPr>
        <w:t xml:space="preserve">def</w:t>
      </w:r>
      <w:r>
        <w:rPr>
          <w:rStyle w:val="NormalTok"/>
        </w:rPr>
        <w:t xml:space="preserve"> brute_force_semantics_I(t_a, floor, t_r, t_pi, sigma, horizon):</w:t>
      </w:r>
      <w:r>
        <w:br/>
      </w:r>
      <w:r>
        <w:rPr>
          <w:rStyle w:val="NormalTok"/>
        </w:rPr>
        <w:t xml:space="preserve">    </w:t>
      </w:r>
      <w:r>
        <w:rPr>
          <w:rStyle w:val="CommentTok"/>
        </w:rPr>
        <w:t xml:space="preserve">"""Enumerate every alpha in {0,1}^horizon; return True if any satisfies</w:t>
      </w:r>
      <w:r>
        <w:br/>
      </w:r>
      <w:r>
        <w:rPr>
          <w:rStyle w:val="CommentTok"/>
        </w:rPr>
        <w:t xml:space="preserve">    C1 (under V_I = alpha), C2 and C3 simultaneously."""</w:t>
      </w:r>
      <w:r>
        <w:br/>
      </w:r>
      <w:r>
        <w:rPr>
          <w:rStyle w:val="NormalTok"/>
        </w:rPr>
        <w:t xml:space="preserve">    e_dl </w:t>
      </w:r>
      <w:r>
        <w:rPr>
          <w:rStyle w:val="OperatorTok"/>
        </w:rPr>
        <w:t xml:space="preserve">=</w:t>
      </w:r>
      <w:r>
        <w:rPr>
          <w:rStyle w:val="NormalTok"/>
        </w:rPr>
        <w:t xml:space="preserve"> t_r </w:t>
      </w:r>
      <w:r>
        <w:rPr>
          <w:rStyle w:val="OperatorTok"/>
        </w:rPr>
        <w:t xml:space="preserve">+</w:t>
      </w:r>
      <w:r>
        <w:rPr>
          <w:rStyle w:val="NormalTok"/>
        </w:rPr>
        <w:t xml:space="preserve"> DELTA </w:t>
      </w:r>
      <w:r>
        <w:rPr>
          <w:rStyle w:val="ControlFlowTok"/>
        </w:rPr>
        <w:t xml:space="preserve">if</w:t>
      </w:r>
      <w:r>
        <w:rPr>
          <w:rStyle w:val="NormalTok"/>
        </w:rPr>
        <w:t xml:space="preserve"> 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c_dl </w:t>
      </w:r>
      <w:r>
        <w:rPr>
          <w:rStyle w:val="OperatorTok"/>
        </w:rPr>
        <w:t xml:space="preserve">=</w:t>
      </w:r>
      <w:r>
        <w:rPr>
          <w:rStyle w:val="NormalTok"/>
        </w:rPr>
        <w:t xml:space="preserve"> t_pi </w:t>
      </w:r>
      <w:r>
        <w:rPr>
          <w:rStyle w:val="OperatorTok"/>
        </w:rPr>
        <w:t xml:space="preserve">+</w:t>
      </w:r>
      <w:r>
        <w:rPr>
          <w:rStyle w:val="NormalTok"/>
        </w:rPr>
        <w:t xml:space="preserve"> CEILING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and</w:t>
      </w:r>
      <w:r>
        <w:rPr>
          <w:rStyle w:val="NormalTok"/>
        </w:rPr>
        <w:t xml:space="preserve"> t_pi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w:t>
      </w:r>
      <w:r>
        <w:rPr>
          <w:rStyle w:val="ControlFlowTok"/>
        </w:rPr>
        <w:t xml:space="preserve">for</w:t>
      </w:r>
      <w:r>
        <w:rPr>
          <w:rStyle w:val="NormalTok"/>
        </w:rPr>
        <w:t xml:space="preserve"> assign </w:t>
      </w:r>
      <w:r>
        <w:rPr>
          <w:rStyle w:val="KeywordTok"/>
        </w:rPr>
        <w:t xml:space="preserve">in</w:t>
      </w:r>
      <w:r>
        <w:rPr>
          <w:rStyle w:val="NormalTok"/>
        </w:rPr>
        <w:t xml:space="preserve"> product([</w:t>
      </w:r>
      <w:r>
        <w:rPr>
          <w:rStyle w:val="DecValTok"/>
        </w:rPr>
        <w:t xml:space="preserve">0</w:t>
      </w:r>
      <w:r>
        <w:rPr>
          <w:rStyle w:val="NormalTok"/>
        </w:rPr>
        <w:t xml:space="preserve">, </w:t>
      </w:r>
      <w:r>
        <w:rPr>
          <w:rStyle w:val="DecValTok"/>
        </w:rPr>
        <w:t xml:space="preserve">1</w:t>
      </w:r>
      <w:r>
        <w:rPr>
          <w:rStyle w:val="NormalTok"/>
        </w:rPr>
        <w:t xml:space="preserve">], repeat</w:t>
      </w:r>
      <w:r>
        <w:rPr>
          <w:rStyle w:val="OperatorTok"/>
        </w:rPr>
        <w:t xml:space="preserve">=</w:t>
      </w:r>
      <w:r>
        <w:rPr>
          <w:rStyle w:val="NormalTok"/>
        </w:rPr>
        <w:t xml:space="preserve">horizon):</w:t>
      </w:r>
      <w:r>
        <w:br/>
      </w:r>
      <w:r>
        <w:rPr>
          <w:rStyle w:val="NormalTok"/>
        </w:rPr>
        <w:t xml:space="preserve">        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w:t>
      </w:r>
      <w:r>
        <w:rPr>
          <w:rStyle w:val="ControlFlowTok"/>
        </w:rPr>
        <w:t xml:space="preserve">if</w:t>
      </w:r>
      <w:r>
        <w:rPr>
          <w:rStyle w:val="NormalTok"/>
        </w:rPr>
        <w:t xml:space="preserve"> t_a </w:t>
      </w:r>
      <w:r>
        <w:rPr>
          <w:rStyle w:val="OperatorTok"/>
        </w:rPr>
        <w:t xml:space="preserve">&lt;=</w:t>
      </w:r>
      <w:r>
        <w:rPr>
          <w:rStyle w:val="NormalTok"/>
        </w:rPr>
        <w:t xml:space="preserve"> t </w:t>
      </w:r>
      <w:r>
        <w:rPr>
          <w:rStyle w:val="OperatorTok"/>
        </w:rPr>
        <w:t xml:space="preserve">&lt;=</w:t>
      </w:r>
      <w:r>
        <w:rPr>
          <w:rStyle w:val="NormalTok"/>
        </w:rPr>
        <w:t xml:space="preserve"> t_a </w:t>
      </w:r>
      <w:r>
        <w:rPr>
          <w:rStyle w:val="OperatorTok"/>
        </w:rPr>
        <w:t xml:space="preserve">+</w:t>
      </w:r>
      <w:r>
        <w:rPr>
          <w:rStyle w:val="NormalTok"/>
        </w:rPr>
        <w:t xml:space="preserve"> floor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C1 under Semantics I</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e_dl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C2</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c_dl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C3</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br/>
        <w:br/>
      </w:r>
      <w:r>
        <w:rPr>
          <w:rStyle w:val="CommentTok"/>
        </w:rPr>
        <w:t xml:space="preserve"># ----------------------------------------------------------------------</w:t>
      </w:r>
      <w:r>
        <w:br/>
      </w:r>
      <w:r>
        <w:rPr>
          <w:rStyle w:val="CommentTok"/>
        </w:rPr>
        <w:t xml:space="preserve"># Record generation</w:t>
      </w:r>
      <w:r>
        <w:br/>
      </w:r>
      <w:r>
        <w:rPr>
          <w:rStyle w:val="CommentTok"/>
        </w:rPr>
        <w:t xml:space="preserve"># ----------------------------------------------------------------------</w:t>
      </w:r>
      <w:r>
        <w:br/>
        <w:br/>
      </w:r>
      <w:r>
        <w:rPr>
          <w:rStyle w:val="KeywordTok"/>
        </w:rPr>
        <w:t xml:space="preserve">def</w:t>
      </w:r>
      <w:r>
        <w:rPr>
          <w:rStyle w:val="NormalTok"/>
        </w:rPr>
        <w:t xml:space="preserve"> generate(n_primary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records </w:t>
      </w:r>
      <w:r>
        <w:rPr>
          <w:rStyle w:val="OperatorTok"/>
        </w:rPr>
        <w:t xml:space="preserve">=</w:t>
      </w:r>
      <w:r>
        <w:rPr>
          <w:rStyle w:val="NormalTok"/>
        </w:rPr>
        <w:t xml:space="preserve"> []</w:t>
      </w:r>
      <w:r>
        <w:br/>
      </w:r>
      <w:r>
        <w:rPr>
          <w:rStyle w:val="NormalTok"/>
        </w:rPr>
        <w:t xml:space="preserve">    rid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Class 1: cross-border audit records, floor 120 months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(n_primary):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f"&lt;ITI-55 QBP name=N</w:t>
      </w:r>
      <w:r>
        <w:rPr>
          <w:rStyle w:val="SpecialCharTok"/>
        </w:rPr>
        <w:t xml:space="preserve">{</w:t>
      </w:r>
      <w:r>
        <w:rPr>
          <w:rStyle w:val="NormalTok"/>
        </w:rPr>
        <w:t xml:space="preserve">rid</w:t>
      </w:r>
      <w:r>
        <w:rPr>
          <w:rStyle w:val="SpecialCharTok"/>
        </w:rPr>
        <w:t xml:space="preserve">:03d}</w:t>
      </w:r>
      <w:r>
        <w:rPr>
          <w:rStyle w:val="SpecialStringTok"/>
        </w:rPr>
        <w:t xml:space="preserve"> birthTime=19</w:t>
      </w:r>
      <w:r>
        <w:rPr>
          <w:rStyle w:val="SpecialCharTok"/>
        </w:rPr>
        <w:t xml:space="preserve">{</w:t>
      </w:r>
      <w:r>
        <w:rPr>
          <w:rStyle w:val="DecValTok"/>
        </w:rPr>
        <w:t xml:space="preserve">40</w:t>
      </w:r>
      <w:r>
        <w:rPr>
          <w:rStyle w:val="NormalTok"/>
        </w:rPr>
        <w:t xml:space="preserve"> </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60</w:t>
      </w:r>
      <w:r>
        <w:rPr>
          <w:rStyle w:val="SpecialCharTok"/>
        </w:rPr>
        <w:t xml:space="preserve">:02d}</w:t>
      </w:r>
      <w:r>
        <w:rPr>
          <w:rStyle w:val="SpecialStringTok"/>
        </w:rPr>
        <w:t xml:space="preserve"> "</w:t>
      </w:r>
      <w:r>
        <w:br/>
      </w:r>
      <w:r>
        <w:rPr>
          <w:rStyle w:val="NormalTok"/>
        </w:rPr>
        <w:t xml:space="preserve">                   </w:t>
      </w:r>
      <w:r>
        <w:rPr>
          <w:rStyle w:val="SpecialStringTok"/>
        </w:rPr>
        <w:t xml:space="preserve">f"rid=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       </w:t>
      </w:r>
      <w:r>
        <w:rPr>
          <w:rStyle w:val="CommentTok"/>
        </w:rPr>
        <w:t xml:space="preserve"># demographic query (Ch4 s4.3)</w:t>
      </w:r>
      <w:r>
        <w:br/>
      </w:r>
      <w:r>
        <w:rPr>
          <w:rStyle w:val="NormalTok"/>
        </w:rPr>
        <w:t xml:space="preserve">        records.append(Record(rid, t_a, FLOOR_XBORDER, </w:t>
      </w:r>
      <w:r>
        <w:rPr>
          <w:rStyle w:val="StringTok"/>
        </w:rPr>
        <w:t xml:space="preserve">"primary"</w:t>
      </w:r>
      <w:r>
        <w:rPr>
          <w:rStyle w:val="NormalTok"/>
        </w:rPr>
        <w:t xml:space="preserve">, payload, t_r</w:t>
      </w:r>
      <w:r>
        <w:rPr>
          <w:rStyle w:val="OperatorTok"/>
        </w:rPr>
        <w:t xml:space="preserve">=</w:t>
      </w:r>
      <w:r>
        <w:rPr>
          <w:rStyle w:val="NormalTok"/>
        </w:rPr>
        <w:t xml:space="preserve">t_r))</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Class 2: SPE access-log records, floor 12 months, ceiling applies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(n_secondary):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permit_len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permit_len</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f"&lt;SPE-activity query=cohort-extract 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w:t>
      </w:r>
      <w:r>
        <w:br/>
      </w:r>
      <w:r>
        <w:rPr>
          <w:rStyle w:val="NormalTok"/>
        </w:rPr>
        <w:t xml:space="preserve">        records.append(Record(rid, t_a, FLOOR_SPE, </w:t>
      </w:r>
      <w:r>
        <w:rPr>
          <w:rStyle w:val="StringTok"/>
        </w:rPr>
        <w:t xml:space="preserve">"secondary"</w:t>
      </w:r>
      <w:r>
        <w:rPr>
          <w:rStyle w:val="NormalTok"/>
        </w:rPr>
        <w:t xml:space="preserve">, payload,</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records</w:t>
      </w:r>
      <w:r>
        <w:br/>
        <w:br/>
        <w:br/>
      </w:r>
      <w:r>
        <w:rPr>
          <w:rStyle w:val="CommentTok"/>
        </w:rPr>
        <w:t xml:space="preserve"># ----------------------------------------------------------------------</w:t>
      </w:r>
      <w:r>
        <w:br/>
      </w:r>
      <w:r>
        <w:rPr>
          <w:rStyle w:val="CommentTok"/>
        </w:rPr>
        <w:t xml:space="preserve"># Main</w:t>
      </w:r>
      <w:r>
        <w:br/>
      </w:r>
      <w:r>
        <w:rPr>
          <w:rStyle w:val="CommentTok"/>
        </w:rPr>
        <w:t xml:space="preserve"># ----------------------------------------------------------------------</w:t>
      </w:r>
      <w: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"TRF FEASIBILITY CHECKER"</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f"seed=</w:t>
      </w:r>
      <w:r>
        <w:rPr>
          <w:rStyle w:val="SpecialCharTok"/>
        </w:rPr>
        <w:t xml:space="preserve">{</w:t>
      </w:r>
      <w:r>
        <w:rPr>
          <w:rStyle w:val="NormalTok"/>
        </w:rPr>
        <w:t xml:space="preserve">SEED</w:t>
      </w:r>
      <w:r>
        <w:rPr>
          <w:rStyle w:val="SpecialCharTok"/>
        </w:rPr>
        <w:t xml:space="preserve">}</w:t>
      </w:r>
      <w:r>
        <w:rPr>
          <w:rStyle w:val="SpecialStringTok"/>
        </w:rPr>
        <w:t xml:space="preserve">  delta=</w:t>
      </w:r>
      <w:r>
        <w:rPr>
          <w:rStyle w:val="SpecialCharTok"/>
        </w:rPr>
        <w:t xml:space="preserve">{</w:t>
      </w:r>
      <w:r>
        <w:rPr>
          <w:rStyle w:val="NormalTok"/>
        </w:rPr>
        <w:t xml:space="preserve">DELTA</w:t>
      </w:r>
      <w:r>
        <w:rPr>
          <w:rStyle w:val="SpecialCharTok"/>
        </w:rPr>
        <w:t xml:space="preserve">}</w:t>
      </w:r>
      <w:r>
        <w:rPr>
          <w:rStyle w:val="SpecialStringTok"/>
        </w:rPr>
        <w:t xml:space="preserve">  ceiling=</w:t>
      </w:r>
      <w:r>
        <w:rPr>
          <w:rStyle w:val="SpecialCharTok"/>
        </w:rPr>
        <w:t xml:space="preserve">{</w:t>
      </w:r>
      <w:r>
        <w:rPr>
          <w:rStyle w:val="NormalTok"/>
        </w:rPr>
        <w:t xml:space="preserve">CEILING</w:t>
      </w:r>
      <w:r>
        <w:rPr>
          <w:rStyle w:val="SpecialCharTok"/>
        </w:rPr>
        <w:t xml:space="preserve">}</w:t>
      </w:r>
      <w:r>
        <w:rPr>
          <w:rStyle w:val="SpecialStringTok"/>
        </w:rPr>
        <w:t xml:space="preserve">  "</w:t>
      </w:r>
      <w:r>
        <w:br/>
      </w:r>
      <w:r>
        <w:rPr>
          <w:rStyle w:val="NormalTok"/>
        </w:rPr>
        <w:t xml:space="preserve">          </w:t>
      </w:r>
      <w:r>
        <w:rPr>
          <w:rStyle w:val="SpecialStringTok"/>
        </w:rPr>
        <w:t xml:space="preserve">f"floors: cross-border=</w:t>
      </w:r>
      <w:r>
        <w:rPr>
          <w:rStyle w:val="SpecialCharTok"/>
        </w:rPr>
        <w:t xml:space="preserve">{</w:t>
      </w:r>
      <w:r>
        <w:rPr>
          <w:rStyle w:val="NormalTok"/>
        </w:rPr>
        <w:t xml:space="preserve">FLOOR_XBORDER</w:t>
      </w:r>
      <w:r>
        <w:rPr>
          <w:rStyle w:val="SpecialCharTok"/>
        </w:rPr>
        <w:t xml:space="preserve">}</w:t>
      </w:r>
      <w:r>
        <w:rPr>
          <w:rStyle w:val="SpecialStringTok"/>
        </w:rPr>
        <w:t xml:space="preserve">, SPE=</w:t>
      </w:r>
      <w:r>
        <w:rPr>
          <w:rStyle w:val="SpecialCharTok"/>
        </w:rPr>
        <w:t xml:space="preserve">{</w:t>
      </w:r>
      <w:r>
        <w:rPr>
          <w:rStyle w:val="NormalTok"/>
        </w:rPr>
        <w:t xml:space="preserve">FLOOR_SPE</w:t>
      </w:r>
      <w:r>
        <w:rPr>
          <w:rStyle w:val="SpecialCharTok"/>
        </w:rPr>
        <w:t xml:space="preserve">}</w:t>
      </w:r>
      <w:r>
        <w:rPr>
          <w:rStyle w:val="SpecialStringTok"/>
        </w:rPr>
        <w:t xml:space="preserve">"</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records </w:t>
      </w:r>
      <w:r>
        <w:rPr>
          <w:rStyle w:val="OperatorTok"/>
        </w:rPr>
        <w:t xml:space="preserve">=</w:t>
      </w:r>
      <w:r>
        <w:rPr>
          <w:rStyle w:val="NormalTok"/>
        </w:rPr>
        <w:t xml:space="preserve"> generate()</w:t>
      </w:r>
      <w:r>
        <w:br/>
      </w:r>
      <w:r>
        <w:rPr>
          <w:rStyle w:val="NormalTok"/>
        </w:rPr>
        <w:t xml:space="preserve">    prim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"primary"</w:t>
      </w:r>
      <w:r>
        <w:rPr>
          <w:rStyle w:val="NormalTok"/>
        </w:rPr>
        <w:t xml:space="preserve">]</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Generated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 cross-border, </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 SPE access-log)"</w:t>
      </w:r>
      <w:r>
        <w:rPr>
          <w:rStyle w:val="NormalTok"/>
        </w:rPr>
        <w:t xml:space="preserve">)</w:t>
      </w:r>
      <w:r>
        <w:br/>
        <w:br/>
      </w:r>
      <w:r>
        <w:rPr>
          <w:rStyle w:val="NormalTok"/>
        </w:rPr>
        <w:t xml:space="preserve">    </w:t>
      </w:r>
      <w:r>
        <w:rPr>
          <w:rStyle w:val="CommentTok"/>
        </w:rPr>
        <w:t xml:space="preserve"># ---------------- Semantics 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  (plaintext verifiability:  V = alpha)   -&gt; Proposition 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n_bad_p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 </w:t>
      </w:r>
      <w:r>
        <w:rPr>
          <w:rStyle w:val="ControlFlowTok"/>
        </w:rPr>
        <w:t xml:space="preserve">if</w:t>
      </w:r>
      <w:r>
        <w:rPr>
          <w:rStyle w:val="NormalTok"/>
        </w:rPr>
        <w:t xml:space="preserve"> v1[r.rid])</w:t>
      </w:r>
      <w:r>
        <w:br/>
      </w:r>
      <w:r>
        <w:rPr>
          <w:rStyle w:val="NormalTok"/>
        </w:rPr>
        <w:t xml:space="preserve">    n_bad_s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v1[r.rid])</w:t>
      </w:r>
      <w:r>
        <w:br/>
      </w:r>
      <w:r>
        <w:rPr>
          <w:rStyle w:val="NormalTok"/>
        </w:rPr>
        <w:t xml:space="preserve">    total_v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cross-border (F=120)     : </w:t>
      </w:r>
      <w:r>
        <w:rPr>
          <w:rStyle w:val="SpecialCharTok"/>
        </w:rPr>
        <w:t xml:space="preserve">{</w:t>
      </w:r>
      <w:r>
        <w:rPr>
          <w:rStyle w:val="NormalTok"/>
        </w:rPr>
        <w:t xml:space="preserve">n_bad_p</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SPE access-log (F=12)    : </w:t>
      </w:r>
      <w:r>
        <w:rPr>
          <w:rStyle w:val="SpecialCharTok"/>
        </w:rPr>
        <w:t xml:space="preserve">{</w:t>
      </w:r>
      <w:r>
        <w:rPr>
          <w:rStyle w:val="NormalTok"/>
        </w:rPr>
        <w:t xml:space="preserve">n_bad_s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SPE records violating WITHOUT any erasure request -&gt; Corollary 1.2</w:t>
      </w:r>
      <w:r>
        <w:br/>
      </w:r>
      <w:r>
        <w:rPr>
          <w:rStyle w:val="NormalTok"/>
        </w:rPr>
        <w:t xml:space="preserve">    no_req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Corollary 1.2 witnesses (SPE, NO erasure request, still infeasible):"</w:t>
      </w:r>
      <w:r>
        <w:br/>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(no_req)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no_req[:</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t_a=</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permit expires t_pi=</w:t>
      </w:r>
      <w:r>
        <w:rPr>
          <w:rStyle w:val="SpecialCharTok"/>
        </w:rPr>
        <w:t xml:space="preserve">{</w:t>
      </w:r>
      <w:r>
        <w:rPr>
          <w:rStyle w:val="NormalTok"/>
        </w:rPr>
        <w:t xml:space="preserve">r</w:t>
      </w:r>
      <w:r>
        <w:rPr>
          <w:rStyle w:val="SpecialCharTok"/>
        </w:rPr>
        <w:t xml:space="preserve">.</w:t>
      </w:r>
      <w:r>
        <w:rPr>
          <w:rStyle w:val="NormalTok"/>
        </w:rPr>
        <w:t xml:space="preserve">t_pi</w:t>
      </w:r>
      <w:r>
        <w:rPr>
          <w:rStyle w:val="SpecialCharTok"/>
        </w:rPr>
        <w:t xml:space="preserve">}</w:t>
      </w:r>
      <w:r>
        <w:rPr>
          <w:rStyle w:val="SpecialStringTok"/>
        </w:rPr>
        <w:t xml:space="preserve"> "</w:t>
      </w:r>
      <w:r>
        <w:br/>
      </w:r>
      <w:r>
        <w:rPr>
          <w:rStyle w:val="NormalTok"/>
        </w:rPr>
        <w:t xml:space="preserve">              </w:t>
      </w:r>
      <w:r>
        <w:rPr>
          <w:rStyle w:val="SpecialStringTok"/>
        </w:rPr>
        <w:t xml:space="preserve">f"-&gt; C3 from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w:t>
      </w:r>
      <w:r>
        <w:br/>
      </w:r>
      <w:r>
        <w:rPr>
          <w:rStyle w:val="NormalTok"/>
        </w:rPr>
        <w:t xml:space="preserve">              </w:t>
      </w:r>
      <w:r>
        <w:rPr>
          <w:rStyle w:val="SpecialStringTok"/>
        </w:rPr>
        <w:t xml:space="preserve">f"C1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 collision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violation witnesses (cross-border):"</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w:t>
      </w:r>
      <w:r>
        <w:br/>
      </w:r>
      <w:r>
        <w:rPr>
          <w:rStyle w:val="NormalTok"/>
        </w:rPr>
        <w:t xml:space="preserve">        </w:t>
      </w:r>
      <w:r>
        <w:rPr>
          <w:rStyle w:val="ControlFlowTok"/>
        </w:rPr>
        <w:t xml:space="preserve">if</w:t>
      </w:r>
      <w:r>
        <w:rPr>
          <w:rStyle w:val="NormalTok"/>
        </w:rPr>
        <w:t xml:space="preserve"> v1[r.rid] </w:t>
      </w:r>
      <w:r>
        <w:rPr>
          <w:rStyle w:val="KeywordTok"/>
        </w:rPr>
        <w:t xml:space="preserve">and</w:t>
      </w:r>
      <w:r>
        <w:rPr>
          <w:rStyle w:val="NormalTok"/>
        </w:rPr>
        <w:t xml:space="preserve"> shown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'detail'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1</w:t>
      </w:r>
      <w:r>
        <w:br/>
        <w:br/>
      </w:r>
      <w:r>
        <w:rPr>
          <w:rStyle w:val="NormalTok"/>
        </w:rPr>
        <w:t xml:space="preserve">    </w:t>
      </w:r>
      <w:r>
        <w:rPr>
          <w:rStyle w:val="CommentTok"/>
        </w:rPr>
        <w:t xml:space="preserve"># ---------------- Independent cross-check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"INDEPENDENT CROSS-CHECK: exhaustive search over alpha assignments"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StringTok"/>
        </w:rPr>
        <w:t xml:space="preserve">"SPE, no erasure request, permit 3mo"</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w:t>
      </w:r>
      <w:r>
        <w:rPr>
          <w:rStyle w:val="DecValTok"/>
        </w:rPr>
        <w:t xml:space="preserve">3</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"SPE, erasure at t=2"</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"cross-border scaled (F=12), erasure at t=4"</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4</w:t>
      </w:r>
      <w:r>
        <w:rPr>
          <w:rStyle w:val="NormalTok"/>
        </w:rPr>
        <w:t xml:space="preserve">, INF, </w:t>
      </w:r>
      <w:r>
        <w:rPr>
          <w:rStyle w:val="StringTok"/>
        </w:rPr>
        <w:t xml:space="preserve">"primary"</w:t>
      </w:r>
      <w:r>
        <w:rPr>
          <w:rStyle w:val="NormalTok"/>
        </w:rPr>
        <w:t xml:space="preserve">),</w:t>
      </w:r>
      <w:r>
        <w:br/>
      </w:r>
      <w:r>
        <w:rPr>
          <w:rStyle w:val="NormalTok"/>
        </w:rPr>
        <w:t xml:space="preserve">        (</w:t>
      </w:r>
      <w:r>
        <w:rPr>
          <w:rStyle w:val="StringTok"/>
        </w:rPr>
        <w:t xml:space="preserve">"control: no request, no expiry"</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INF, </w:t>
      </w:r>
      <w:r>
        <w:rPr>
          <w:rStyle w:val="StringTok"/>
        </w:rPr>
        <w:t xml:space="preserve">"primary"</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label, t_a, floor, t_r, t_pi, sigma </w:t>
      </w:r>
      <w:r>
        <w:rPr>
          <w:rStyle w:val="KeywordTok"/>
        </w:rPr>
        <w:t xml:space="preserve">in</w:t>
      </w:r>
      <w:r>
        <w:rPr>
          <w:rStyle w:val="NormalTok"/>
        </w:rPr>
        <w:t xml:space="preserve"> cases:</w:t>
      </w:r>
      <w:r>
        <w:br/>
      </w:r>
      <w:r>
        <w:rPr>
          <w:rStyle w:val="NormalTok"/>
        </w:rPr>
        <w:t xml:space="preserve">        feasible </w:t>
      </w:r>
      <w:r>
        <w:rPr>
          <w:rStyle w:val="OperatorTok"/>
        </w:rPr>
        <w:t xml:space="preserve">=</w:t>
      </w:r>
      <w:r>
        <w:rPr>
          <w:rStyle w:val="NormalTok"/>
        </w:rPr>
        <w:t xml:space="preserve"> brute_force_semantics_I(t_a, floor, t_r, t_pi, sigma, horizon</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:&lt;46}</w:t>
      </w:r>
      <w:r>
        <w:rPr>
          <w:rStyle w:val="SpecialStringTok"/>
        </w:rPr>
        <w:t xml:space="preserve"> feasible=</w:t>
      </w:r>
      <w:r>
        <w:rPr>
          <w:rStyle w:val="SpecialCharTok"/>
        </w:rPr>
        <w:t xml:space="preserve">{</w:t>
      </w:r>
      <w:r>
        <w:rPr>
          <w:rStyle w:val="NormalTok"/>
        </w:rPr>
        <w:t xml:space="preserve">feasible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 Semantics II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II (accountability preservation)          -&gt; Proposition 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total_v2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NormalTok"/>
        </w:rPr>
        <w:t xml:space="preserve">n_inv</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GDPR Art 17(1)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'Art 17'</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EHDS Art 68(12)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'68(12)'</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n_bad2</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total_v2</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auditor view on a previously-violating record</w:t>
      </w:r>
      <w:r>
        <w:br/>
      </w:r>
      <w:r>
        <w:rPr>
          <w:rStyle w:val="NormalTok"/>
        </w:rPr>
        <w:t xml:space="preserve">    demo </w:t>
      </w:r>
      <w:r>
        <w:rPr>
          <w:rStyle w:val="OperatorTok"/>
        </w:rPr>
        <w:t xml:space="preserve">=</w:t>
      </w:r>
      <w:r>
        <w:rPr>
          <w:rStyle w:val="NormalTok"/>
        </w:rPr>
        <w:t xml:space="preserve"> no_req[</w:t>
      </w:r>
      <w:r>
        <w:rPr>
          <w:rStyle w:val="DecValTok"/>
        </w:rPr>
        <w:t xml:space="preserve">0</w:t>
      </w:r>
      <w:r>
        <w:rPr>
          <w:rStyle w:val="NormalTok"/>
        </w:rPr>
        <w:t xml:space="preserve">] </w:t>
      </w:r>
      <w:r>
        <w:rPr>
          <w:rStyle w:val="ControlFlowTok"/>
        </w:rPr>
        <w:t xml:space="preserve">if</w:t>
      </w:r>
      <w:r>
        <w:rPr>
          <w:rStyle w:val="NormalTok"/>
        </w:rPr>
        <w:t xml:space="preserve"> no_req </w:t>
      </w:r>
      <w:r>
        <w:rPr>
          <w:rStyle w:val="ControlFlowTok"/>
        </w:rPr>
        <w:t xml:space="preserve">else</w:t>
      </w:r>
      <w:r>
        <w:rPr>
          <w:rStyle w:val="NormalTok"/>
        </w:rPr>
        <w:t xml:space="preserve"> sec[</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Auditor view of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after invalidation:"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accessor fields      : </w:t>
      </w:r>
      <w:r>
        <w:rPr>
          <w:rStyle w:val="SpecialCharTok"/>
        </w:rPr>
        <w:t xml:space="preserve">{</w:t>
      </w:r>
      <w:r>
        <w:rPr>
          <w:rStyle w:val="NormalTok"/>
        </w:rPr>
        <w:t xml:space="preserve">integrity(demo)[</w:t>
      </w:r>
      <w:r>
        <w:rPr>
          <w:rStyle w:val="DecValTok"/>
        </w:rPr>
        <w:t xml:space="preserve">0</w:t>
      </w:r>
      <w:r>
        <w:rPr>
          <w:rStyle w:val="NormalTok"/>
        </w:rPr>
        <w:t xml:space="preserve">]</w:t>
      </w:r>
      <w:r>
        <w:rPr>
          <w:rStyle w:val="SpecialCharTok"/>
        </w:rPr>
        <w:t xml:space="preserve">}</w:t>
      </w:r>
      <w:r>
        <w:rPr>
          <w:rStyle w:val="SpecialStringTok"/>
        </w:rPr>
        <w:t xml:space="preserve">  actor=</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'actor'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f"permit=</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'permit'</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outcome=</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'outcome'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subject link         : "</w:t>
      </w:r>
      <w:r>
        <w:br/>
      </w:r>
      <w:r>
        <w:rPr>
          <w:rStyle w:val="NormalTok"/>
        </w:rPr>
        <w:t xml:space="preserve">          </w:t>
      </w:r>
      <w:r>
        <w:rPr>
          <w:rStyle w:val="SpecialStringTok"/>
        </w:rPr>
        <w:t xml:space="preserve">f"</w:t>
      </w:r>
      <w:r>
        <w:rPr>
          <w:rStyle w:val="SpecialCharTok"/>
        </w:rPr>
        <w:t xml:space="preserve">{</w:t>
      </w:r>
      <w:r>
        <w:rPr>
          <w:rStyle w:val="StringTok"/>
        </w:rPr>
        <w:t xml:space="preserve">'removed month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(demo.iota_subj[</w:t>
      </w:r>
      <w:r>
        <w:rPr>
          <w:rStyle w:val="StringTok"/>
        </w:rPr>
        <w:t xml:space="preserve">'month'</w:t>
      </w:r>
      <w:r>
        <w:rPr>
          <w:rStyle w:val="NormalTok"/>
        </w:rPr>
        <w:t xml:space="preserve">]) </w:t>
      </w:r>
      <w:r>
        <w:rPr>
          <w:rStyle w:val="ControlFlowTok"/>
        </w:rPr>
        <w:t xml:space="preserve">if</w:t>
      </w:r>
      <w:r>
        <w:rPr>
          <w:rStyle w:val="NormalTok"/>
        </w:rPr>
        <w:t xml:space="preserve"> demo</w:t>
      </w:r>
      <w:r>
        <w:rPr>
          <w:rStyle w:val="SpecialCharTok"/>
        </w:rPr>
        <w:t xml:space="preserve">.</w:t>
      </w:r>
      <w:r>
        <w:rPr>
          <w:rStyle w:val="NormalTok"/>
        </w:rPr>
        <w:t xml:space="preserve">iota_subj </w:t>
      </w:r>
      <w:r>
        <w:rPr>
          <w:rStyle w:val="ControlFlowTok"/>
        </w:rPr>
        <w:t xml:space="preserve">else</w:t>
      </w:r>
      <w:r>
        <w:rPr>
          <w:rStyle w:val="NormalTok"/>
        </w:rPr>
        <w:t xml:space="preserve"> </w:t>
      </w:r>
      <w:r>
        <w:rPr>
          <w:rStyle w:val="StringTok"/>
        </w:rPr>
        <w:t xml:space="preserve">'present'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commitment c(a)      : </w:t>
      </w:r>
      <w:r>
        <w:rPr>
          <w:rStyle w:val="SpecialCharTok"/>
        </w:rPr>
        <w:t xml:space="preserve">{</w:t>
      </w:r>
      <w:r>
        <w:rPr>
          <w:rStyle w:val="NormalTok"/>
        </w:rPr>
        <w:t xml:space="preserve">demo</w:t>
      </w:r>
      <w:r>
        <w:rPr>
          <w:rStyle w:val="SpecialCharTok"/>
        </w:rPr>
        <w:t xml:space="preserve">.</w:t>
      </w:r>
      <w:r>
        <w:rPr>
          <w:rStyle w:val="NormalTok"/>
        </w:rPr>
        <w:t xml:space="preserve">c[:</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key k(a)     : </w:t>
      </w:r>
      <w:r>
        <w:rPr>
          <w:rStyle w:val="SpecialCharTok"/>
        </w:rPr>
        <w:t xml:space="preserve">{</w:t>
      </w:r>
      <w:r>
        <w:rPr>
          <w:rStyle w:val="NormalTok"/>
        </w:rPr>
        <w:t xml:space="preserve">demo</w:t>
      </w:r>
      <w:r>
        <w:rPr>
          <w:rStyle w:val="SpecialCharTok"/>
        </w:rPr>
        <w:t xml:space="preserve">.</w:t>
      </w:r>
      <w:r>
        <w:rPr>
          <w:rStyle w:val="NormalTok"/>
        </w:rPr>
        <w:t xml:space="preserve">k</w:t>
      </w:r>
      <w:r>
        <w:rPr>
          <w:rStyle w:val="SpecialCharTok"/>
        </w:rPr>
        <w:t xml:space="preserve">}</w:t>
      </w:r>
      <w:r>
        <w:rPr>
          <w:rStyle w:val="SpecialStringTok"/>
        </w:rPr>
        <w:t xml:space="preserve">   &lt;- destroyed"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salt, ciphertext     : </w:t>
      </w:r>
      <w:r>
        <w:rPr>
          <w:rStyle w:val="SpecialCharTok"/>
        </w:rPr>
        <w:t xml:space="preserve">{</w:t>
      </w:r>
      <w:r>
        <w:rPr>
          <w:rStyle w:val="NormalTok"/>
        </w:rPr>
        <w:t xml:space="preserve">demo</w:t>
      </w:r>
      <w:r>
        <w:rPr>
          <w:rStyle w:val="SpecialCharTok"/>
        </w:rPr>
        <w:t xml:space="preserve">.</w:t>
      </w:r>
      <w:r>
        <w:rPr>
          <w:rStyle w:val="NormalTok"/>
        </w:rPr>
        <w:t xml:space="preserve">salt</w:t>
      </w:r>
      <w:r>
        <w:rPr>
          <w:rStyle w:val="SpecialCharTok"/>
        </w:rPr>
        <w:t xml:space="preserve">}</w:t>
      </w:r>
      <w:r>
        <w:rPr>
          <w:rStyle w:val="SpecialStringTok"/>
        </w:rPr>
        <w:t xml:space="preserve">, </w:t>
      </w:r>
      <w:r>
        <w:rPr>
          <w:rStyle w:val="SpecialCharTok"/>
        </w:rPr>
        <w:t xml:space="preserve">{</w:t>
      </w:r>
      <w:r>
        <w:rPr>
          <w:rStyle w:val="NormalTok"/>
        </w:rPr>
        <w:t xml:space="preserve">demo</w:t>
      </w:r>
      <w:r>
        <w:rPr>
          <w:rStyle w:val="SpecialCharTok"/>
        </w:rPr>
        <w:t xml:space="preserve">.</w:t>
      </w:r>
      <w:r>
        <w:rPr>
          <w:rStyle w:val="NormalTok"/>
        </w:rPr>
        <w:t xml:space="preserve">payload</w:t>
      </w:r>
      <w:r>
        <w:rPr>
          <w:rStyle w:val="SpecialCharTok"/>
        </w:rPr>
        <w:t xml:space="preserve">}</w:t>
      </w:r>
      <w:r>
        <w:rPr>
          <w:rStyle w:val="SpecialStringTok"/>
        </w:rPr>
        <w:t xml:space="preserve">   &lt;- destroyed, deleted"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invalidation iota(a) : month=</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'month'</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f"ground=</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readable?    : </w:t>
      </w:r>
      <w:r>
        <w:rPr>
          <w:rStyle w:val="SpecialCharTok"/>
        </w:rPr>
        <w:t xml:space="preserve">{</w:t>
      </w:r>
      <w:r>
        <w:rPr>
          <w:rStyle w:val="BuiltInTok"/>
        </w:rPr>
        <w:t xml:space="preserve">bool</w:t>
      </w:r>
      <w:r>
        <w:rPr>
          <w:rStyle w:val="NormalTok"/>
        </w:rPr>
        <w:t xml:space="preserve">(alpha(demo, demo.t_a </w:t>
      </w:r>
      <w:r>
        <w:rPr>
          <w:rStyle w:val="OperatorTok"/>
        </w:rPr>
        <w:t xml:space="preserve">+</w:t>
      </w:r>
      <w:r>
        <w:rPr>
          <w:rStyle w:val="NormalTok"/>
        </w:rPr>
        <w:t xml:space="preserve"> demo.floor))</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 Integrity of the audit log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"AUDIT-LOG INTEGRITY (Merkle log, RFC 6962 hashing)     -&gt; V_II condition (i)"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n_ok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integrity(r)[</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 entries                : </w:t>
      </w:r>
      <w:r>
        <w:rPr>
          <w:rStyle w:val="SpecialCharTok"/>
        </w:rPr>
        <w:t xml:space="preserve">{</w:t>
      </w:r>
      <w:r>
        <w:rPr>
          <w:rStyle w:val="BuiltInTok"/>
        </w:rPr>
        <w:t xml:space="preserve">len</w:t>
      </w:r>
      <w:r>
        <w:rPr>
          <w:rStyle w:val="NormalTok"/>
        </w:rPr>
        <w:t xml:space="preserve">(AUDIT_LOG.leaves)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 root                   : </w:t>
      </w:r>
      <w:r>
        <w:rPr>
          <w:rStyle w:val="SpecialCharTok"/>
        </w:rPr>
        <w:t xml:space="preserve">{</w:t>
      </w:r>
      <w:r>
        <w:rPr>
          <w:rStyle w:val="NormalTok"/>
        </w:rPr>
        <w:t xml:space="preserve">AUDIT_LOG</w:t>
      </w:r>
      <w:r>
        <w:rPr>
          <w:rStyle w:val="SpecialCharTok"/>
        </w:rPr>
        <w:t xml:space="preserve">.</w:t>
      </w:r>
      <w:r>
        <w:rPr>
          <w:rStyle w:val="NormalTok"/>
        </w:rPr>
        <w:t xml:space="preserve">root()</w:t>
      </w:r>
      <w:r>
        <w:rPr>
          <w:rStyle w:val="SpecialCharTok"/>
        </w:rPr>
        <w:t xml:space="preserve">.</w:t>
      </w:r>
      <w:r>
        <w:rPr>
          <w:rStyle w:val="BuiltInTok"/>
        </w:rPr>
        <w:t xml:space="preserve">hex</w:t>
      </w:r>
      <w:r>
        <w:rPr>
          <w:rStyle w:val="NormalTok"/>
        </w:rPr>
        <w:t xml:space="preserve">()[:</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verifying          : </w:t>
      </w:r>
      <w:r>
        <w:rPr>
          <w:rStyle w:val="SpecialCharTok"/>
        </w:rPr>
        <w:t xml:space="preserve">{</w:t>
      </w:r>
      <w:r>
        <w:rPr>
          <w:rStyle w:val="NormalTok"/>
        </w:rPr>
        <w:t xml:space="preserve">n_ok</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saved </w:t>
      </w:r>
      <w:r>
        <w:rPr>
          <w:rStyle w:val="OperatorTok"/>
        </w:rPr>
        <w:t xml:space="preserve">=</w:t>
      </w:r>
      <w:r>
        <w:rPr>
          <w:rStyle w:val="NormalTok"/>
        </w:rPr>
        <w:t xml:space="preserve"> demo.m[</w:t>
      </w:r>
      <w:r>
        <w:rPr>
          <w:rStyle w:val="StringTok"/>
        </w:rPr>
        <w:t xml:space="preserve">"actor"</w:t>
      </w:r>
      <w:r>
        <w:rPr>
          <w:rStyle w:val="NormalTok"/>
        </w:rPr>
        <w:t xml:space="preserve">]</w:t>
      </w:r>
      <w:r>
        <w:br/>
      </w:r>
      <w:r>
        <w:rPr>
          <w:rStyle w:val="NormalTok"/>
        </w:rPr>
        <w:t xml:space="preserve">    demo.m[</w:t>
      </w:r>
      <w:r>
        <w:rPr>
          <w:rStyle w:val="StringTok"/>
        </w:rPr>
        <w:t xml:space="preserve">"actor"</w:t>
      </w:r>
      <w:r>
        <w:rPr>
          <w:rStyle w:val="NormalTok"/>
        </w:rPr>
        <w:t xml:space="preserve">] </w:t>
      </w:r>
      <w:r>
        <w:rPr>
          <w:rStyle w:val="OperatorTok"/>
        </w:rPr>
        <w:t xml:space="preserve">=</w:t>
      </w:r>
      <w:r>
        <w:rPr>
          <w:rStyle w:val="NormalTok"/>
        </w:rPr>
        <w:t xml:space="preserve"> </w:t>
      </w:r>
      <w:r>
        <w:rPr>
          <w:rStyle w:val="StringTok"/>
        </w:rPr>
        <w:t xml:space="preserve">"R-999"</w:t>
      </w:r>
      <w:r>
        <w:rPr>
          <w:rStyle w:val="NormalTok"/>
        </w:rPr>
        <w:t xml:space="preserve">                                  </w:t>
      </w:r>
      <w:r>
        <w:rPr>
          <w:rStyle w:val="CommentTok"/>
        </w:rPr>
        <w:t xml:space="preserve"># tamper with one accessor field</w:t>
      </w:r>
      <w:r>
        <w:br/>
      </w:r>
      <w:r>
        <w:rPr>
          <w:rStyle w:val="NormalTok"/>
        </w:rPr>
        <w:t xml:space="preserve">    ok_t, why_t </w:t>
      </w:r>
      <w:r>
        <w:rPr>
          <w:rStyle w:val="OperatorTok"/>
        </w:rPr>
        <w:t xml:space="preserve">=</w:t>
      </w:r>
      <w:r>
        <w:rPr>
          <w:rStyle w:val="NormalTok"/>
        </w:rPr>
        <w:t xml:space="preserve"> V_II(demo, demo.t_a)</w:t>
      </w:r>
      <w:r>
        <w:br/>
      </w:r>
      <w:r>
        <w:rPr>
          <w:rStyle w:val="NormalTok"/>
        </w:rPr>
        <w:t xml:space="preserve">    demo.m[</w:t>
      </w:r>
      <w:r>
        <w:rPr>
          <w:rStyle w:val="StringTok"/>
        </w:rPr>
        <w:t xml:space="preserve">"actor"</w:t>
      </w:r>
      <w:r>
        <w:rPr>
          <w:rStyle w:val="NormalTok"/>
        </w:rPr>
        <w:t xml:space="preserve">] </w:t>
      </w:r>
      <w:r>
        <w:rPr>
          <w:rStyle w:val="OperatorTok"/>
        </w:rPr>
        <w:t xml:space="preserve">=</w:t>
      </w:r>
      <w:r>
        <w:rPr>
          <w:rStyle w:val="NormalTok"/>
        </w:rPr>
        <w:t xml:space="preserve"> saved</w:t>
      </w:r>
      <w:r>
        <w:br/>
      </w:r>
      <w:r>
        <w:rPr>
          <w:rStyle w:val="NormalTok"/>
        </w:rPr>
        <w:t xml:space="preserve">    </w:t>
      </w:r>
      <w:r>
        <w:rPr>
          <w:rStyle w:val="BuiltInTok"/>
        </w:rPr>
        <w:t xml:space="preserve">print</w:t>
      </w:r>
      <w:r>
        <w:rPr>
          <w:rStyle w:val="NormalTok"/>
        </w:rPr>
        <w:t xml:space="preserve">(</w:t>
      </w:r>
      <w:r>
        <w:rPr>
          <w:rStyle w:val="SpecialStringTok"/>
        </w:rPr>
        <w:t xml:space="preserve">f"tamper test,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actor altered : V_II=</w:t>
      </w:r>
      <w:r>
        <w:rPr>
          <w:rStyle w:val="SpecialCharTok"/>
        </w:rPr>
        <w:t xml:space="preserve">{</w:t>
      </w:r>
      <w:r>
        <w:rPr>
          <w:rStyle w:val="NormalTok"/>
        </w:rPr>
        <w:t xml:space="preserve">ok_t</w:t>
      </w:r>
      <w:r>
        <w:rPr>
          <w:rStyle w:val="SpecialCharTok"/>
        </w:rPr>
        <w:t xml:space="preserve">}</w:t>
      </w:r>
      <w:r>
        <w:rPr>
          <w:rStyle w:val="SpecialStringTok"/>
        </w:rPr>
        <w:t xml:space="preserve">  (</w:t>
      </w:r>
      <w:r>
        <w:rPr>
          <w:rStyle w:val="SpecialCharTok"/>
        </w:rPr>
        <w:t xml:space="preserve">{</w:t>
      </w:r>
      <w:r>
        <w:rPr>
          <w:rStyle w:val="NormalTok"/>
        </w:rPr>
        <w:t xml:space="preserve">why_t</w:t>
      </w:r>
      <w:r>
        <w:rPr>
          <w:rStyle w:val="SpecialCharTok"/>
        </w:rPr>
        <w:t xml:space="preserve">}</w:t>
      </w:r>
      <w:r>
        <w:rPr>
          <w:rStyle w:val="SpecialStringTok"/>
        </w:rPr>
        <w:t xml:space="preserve">)"</w:t>
      </w:r>
      <w:r>
        <w:rPr>
          <w:rStyle w:val="NormalTok"/>
        </w:rPr>
        <w:t xml:space="preserve">)</w:t>
      </w:r>
      <w:r>
        <w:br/>
      </w:r>
      <w:r>
        <w:rPr>
          <w:rStyle w:val="NormalTok"/>
        </w:rPr>
        <w:t xml:space="preserve">    saved_g </w:t>
      </w:r>
      <w:r>
        <w:rPr>
          <w:rStyle w:val="OperatorTok"/>
        </w:rPr>
        <w:t xml:space="preserve">=</w:t>
      </w:r>
      <w:r>
        <w:rPr>
          <w:rStyle w:val="NormalTok"/>
        </w:rPr>
        <w:t xml:space="preserve"> demo.iota[</w:t>
      </w:r>
      <w:r>
        <w:rPr>
          <w:rStyle w:val="StringTok"/>
        </w:rPr>
        <w:t xml:space="preserve">"ground"</w:t>
      </w:r>
      <w:r>
        <w:rPr>
          <w:rStyle w:val="NormalTok"/>
        </w:rPr>
        <w:t xml:space="preserve">]</w:t>
      </w:r>
      <w:r>
        <w:br/>
      </w:r>
      <w:r>
        <w:rPr>
          <w:rStyle w:val="NormalTok"/>
        </w:rPr>
        <w:t xml:space="preserve">    demo.iota[</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tamper with the invalidation entry</w:t>
      </w:r>
      <w:r>
        <w:br/>
      </w:r>
      <w:r>
        <w:rPr>
          <w:rStyle w:val="NormalTok"/>
        </w:rPr>
        <w:t xml:space="preserve">    ok_g, why_g </w:t>
      </w:r>
      <w:r>
        <w:rPr>
          <w:rStyle w:val="OperatorTok"/>
        </w:rPr>
        <w:t xml:space="preserve">=</w:t>
      </w:r>
      <w:r>
        <w:rPr>
          <w:rStyle w:val="NormalTok"/>
        </w:rPr>
        <w:t xml:space="preserve"> V_II(demo, demo.t_a)</w:t>
      </w:r>
      <w:r>
        <w:br/>
      </w:r>
      <w:r>
        <w:rPr>
          <w:rStyle w:val="NormalTok"/>
        </w:rPr>
        <w:t xml:space="preserve">    demo.iota[</w:t>
      </w:r>
      <w:r>
        <w:rPr>
          <w:rStyle w:val="StringTok"/>
        </w:rPr>
        <w:t xml:space="preserve">"ground"</w:t>
      </w:r>
      <w:r>
        <w:rPr>
          <w:rStyle w:val="NormalTok"/>
        </w:rPr>
        <w:t xml:space="preserve">] </w:t>
      </w:r>
      <w:r>
        <w:rPr>
          <w:rStyle w:val="OperatorTok"/>
        </w:rPr>
        <w:t xml:space="preserve">=</w:t>
      </w:r>
      <w:r>
        <w:rPr>
          <w:rStyle w:val="NormalTok"/>
        </w:rPr>
        <w:t xml:space="preserve"> saved_g</w:t>
      </w:r>
      <w:r>
        <w:br/>
      </w:r>
      <w:r>
        <w:rPr>
          <w:rStyle w:val="NormalTok"/>
        </w:rPr>
        <w:t xml:space="preserve">    </w:t>
      </w:r>
      <w:r>
        <w:rPr>
          <w:rStyle w:val="BuiltInTok"/>
        </w:rPr>
        <w:t xml:space="preserve">print</w:t>
      </w:r>
      <w:r>
        <w:rPr>
          <w:rStyle w:val="NormalTok"/>
        </w:rPr>
        <w:t xml:space="preserve">(</w:t>
      </w:r>
      <w:r>
        <w:rPr>
          <w:rStyle w:val="SpecialStringTok"/>
        </w:rPr>
        <w:t xml:space="preserve">f"tamper test,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ground altered: V_II=</w:t>
      </w:r>
      <w:r>
        <w:rPr>
          <w:rStyle w:val="SpecialCharTok"/>
        </w:rPr>
        <w:t xml:space="preserve">{</w:t>
      </w:r>
      <w:r>
        <w:rPr>
          <w:rStyle w:val="NormalTok"/>
        </w:rPr>
        <w:t xml:space="preserve">ok_g</w:t>
      </w:r>
      <w:r>
        <w:rPr>
          <w:rStyle w:val="SpecialCharTok"/>
        </w:rPr>
        <w:t xml:space="preserve">}</w:t>
      </w:r>
      <w:r>
        <w:rPr>
          <w:rStyle w:val="SpecialStringTok"/>
        </w:rPr>
        <w:t xml:space="preserve">  (</w:t>
      </w:r>
      <w:r>
        <w:rPr>
          <w:rStyle w:val="SpecialCharTok"/>
        </w:rPr>
        <w:t xml:space="preserve">{</w:t>
      </w:r>
      <w:r>
        <w:rPr>
          <w:rStyle w:val="NormalTok"/>
        </w:rPr>
        <w:t xml:space="preserve">why_g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f"after restoring both       : V_II=</w:t>
      </w:r>
      <w:r>
        <w:rPr>
          <w:rStyle w:val="SpecialCharTok"/>
        </w:rPr>
        <w:t xml:space="preserve">{</w:t>
      </w:r>
      <w:r>
        <w:rPr>
          <w:rStyle w:val="NormalTok"/>
        </w:rPr>
        <w:t xml:space="preserve">V_II(demo, demo.t_a)[</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 : </w:t>
      </w:r>
      <w:r>
        <w:rPr>
          <w:rStyle w:val="SpecialCharTok"/>
        </w:rPr>
        <w:t xml:space="preserve">{</w:t>
      </w:r>
      <w:r>
        <w:rPr>
          <w:rStyle w:val="NormalTok"/>
        </w:rPr>
        <w:t xml:space="preserve">total_v</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INFEASIBLE"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II: </w:t>
      </w:r>
      <w:r>
        <w:rPr>
          <w:rStyle w:val="SpecialCharTok"/>
        </w:rPr>
        <w:t xml:space="preserve">{</w:t>
      </w:r>
      <w:r>
        <w:rPr>
          <w:rStyle w:val="NormalTok"/>
        </w:rPr>
        <w:t xml:space="preserve">total_v2</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n_bad2</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r>
        <w:br/>
        <w:br/>
        <w:br/>
      </w:r>
      <w:r>
        <w:rPr>
          <w:rStyle w:val="CommentTok"/>
        </w:rPr>
        <w:t xml:space="preserve"># ----------------------------------------------------------------------</w:t>
      </w:r>
      <w:r>
        <w:br/>
      </w:r>
      <w:r>
        <w:rPr>
          <w:rStyle w:val="CommentTok"/>
        </w:rPr>
        <w:t xml:space="preserve"># Extended response period witness (Chapter 5, Section 5.6)</w:t>
      </w:r>
      <w:r>
        <w:br/>
      </w:r>
      <w:r>
        <w:rPr>
          <w:rStyle w:val="CommentTok"/>
        </w:rPr>
        <w:t xml:space="preserve"># GDPR Art 12(3) permits extension of the one-month response period by a</w:t>
      </w:r>
      <w:r>
        <w:br/>
      </w:r>
      <w:r>
        <w:rPr>
          <w:rStyle w:val="CommentTok"/>
        </w:rPr>
        <w:t xml:space="preserve"># further two months. The propositions are stated for arbitrary finite delta;</w:t>
      </w:r>
      <w:r>
        <w:br/>
      </w:r>
      <w:r>
        <w:rPr>
          <w:rStyle w:val="CommentTok"/>
        </w:rPr>
        <w:t xml:space="preserve"># this runs the model at delta = 3 to witness that claim rather than assert it.</w:t>
      </w:r>
      <w:r>
        <w:br/>
      </w:r>
      <w:r>
        <w:rPr>
          <w:rStyle w:val="CommentTok"/>
        </w:rPr>
        <w:t xml:space="preserve"># ----------------------------------------------------------------------</w:t>
      </w:r>
      <w:r>
        <w:br/>
        <w:br/>
      </w:r>
      <w:r>
        <w:rPr>
          <w:rStyle w:val="KeywordTok"/>
        </w:rPr>
        <w:t xml:space="preserve">def</w:t>
      </w:r>
      <w:r>
        <w:rPr>
          <w:rStyle w:val="NormalTok"/>
        </w:rPr>
        <w:t xml:space="preserve"> delta_witness(delta_values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"""Re-run the population at each delta and report the figures."""</w:t>
      </w:r>
      <w:r>
        <w:br/>
      </w:r>
      <w:r>
        <w:rPr>
          <w:rStyle w:val="NormalTok"/>
        </w:rPr>
        <w:t xml:space="preserve">    </w:t>
      </w:r>
      <w:r>
        <w:rPr>
          <w:rStyle w:val="KeywordTok"/>
        </w:rPr>
        <w:t xml:space="preserve">global</w:t>
      </w:r>
      <w:r>
        <w:rPr>
          <w:rStyle w:val="NormalTok"/>
        </w:rPr>
        <w:t xml:space="preserve"> DELTA</w:t>
      </w:r>
      <w:r>
        <w:br/>
      </w:r>
      <w:r>
        <w:rPr>
          <w:rStyle w:val="NormalTok"/>
        </w:rPr>
        <w:t xml:space="preserve">    original, rows </w:t>
      </w:r>
      <w:r>
        <w:rPr>
          <w:rStyle w:val="OperatorTok"/>
        </w:rPr>
        <w:t xml:space="preserve">=</w:t>
      </w:r>
      <w:r>
        <w:rPr>
          <w:rStyle w:val="NormalTok"/>
        </w:rPr>
        <w:t xml:space="preserve"> DELTA,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delta_values:</w:t>
      </w:r>
      <w:r>
        <w:br/>
      </w:r>
      <w:r>
        <w:rPr>
          <w:rStyle w:val="NormalTok"/>
        </w:rPr>
        <w:t xml:space="preserve">        DELTA </w:t>
      </w:r>
      <w:r>
        <w:rPr>
          <w:rStyle w:val="OperatorTok"/>
        </w:rPr>
        <w:t xml:space="preserve">=</w:t>
      </w:r>
      <w:r>
        <w:rPr>
          <w:rStyle w:val="NormalTok"/>
        </w:rPr>
        <w:t xml:space="preserve"> d</w:t>
      </w:r>
      <w:r>
        <w:br/>
      </w:r>
      <w:r>
        <w:rPr>
          <w:rStyle w:val="NormalTok"/>
        </w:rPr>
        <w:t xml:space="preserve">        recs </w:t>
      </w:r>
      <w:r>
        <w:rPr>
          <w:rStyle w:val="OperatorTok"/>
        </w:rPr>
        <w:t xml:space="preserve">=</w:t>
      </w:r>
      <w:r>
        <w:rPr>
          <w:rStyle w:val="NormalTok"/>
        </w:rPr>
        <w:t xml:space="preserve"> generate()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StringTok"/>
        </w:rPr>
        <w:t xml:space="preserve">"delta"</w:t>
      </w:r>
      <w:r>
        <w:rPr>
          <w:rStyle w:val="NormalTok"/>
        </w:rPr>
        <w:t xml:space="preserve">: d,</w:t>
      </w:r>
      <w:r>
        <w:br/>
      </w:r>
      <w:r>
        <w:rPr>
          <w:rStyle w:val="NormalTok"/>
        </w:rPr>
        <w:t xml:space="preserve">               </w:t>
      </w:r>
      <w:r>
        <w:rPr>
          <w:rStyle w:val="StringTok"/>
        </w:rPr>
        <w:t xml:space="preserve">"sem1_records"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w:t>
      </w:r>
      <w:r>
        <w:rPr>
          <w:rStyle w:val="StringTok"/>
        </w:rPr>
        <w:t xml:space="preserve">"sem1_total"</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StringTok"/>
        </w:rPr>
        <w:t xml:space="preserve">"cor12"</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row[</w:t>
      </w:r>
      <w:r>
        <w:rPr>
          <w:rStyle w:val="StringTok"/>
        </w:rPr>
        <w:t xml:space="preserve">"sem2_records"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row[</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row[</w:t>
      </w:r>
      <w:r>
        <w:rPr>
          <w:rStyle w:val="StringTok"/>
        </w:rPr>
        <w:t xml:space="preserve">"invalidated"</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rows.append(row)</w:t>
      </w:r>
      <w:r>
        <w:br/>
      </w:r>
      <w:r>
        <w:rPr>
          <w:rStyle w:val="NormalTok"/>
        </w:rPr>
        <w:t xml:space="preserve">    DELTA </w:t>
      </w:r>
      <w:r>
        <w:rPr>
          <w:rStyle w:val="OperatorTok"/>
        </w:rPr>
        <w:t xml:space="preserve">=</w:t>
      </w:r>
      <w:r>
        <w:rPr>
          <w:rStyle w:val="NormalTok"/>
        </w:rPr>
        <w:t xml:space="preserve"> original</w:t>
      </w:r>
      <w:r>
        <w:br/>
      </w:r>
      <w:r>
        <w:rPr>
          <w:rStyle w:val="NormalTok"/>
        </w:rPr>
        <w:t xml:space="preserve">    </w:t>
      </w:r>
      <w:r>
        <w:rPr>
          <w:rStyle w:val="ControlFlowTok"/>
        </w:rPr>
        <w:t xml:space="preserve">return</w:t>
      </w:r>
      <w:r>
        <w:rPr>
          <w:rStyle w:val="NormalTok"/>
        </w:rPr>
        <w:t xml:space="preserve"> rows</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 </w:t>
      </w:r>
      <w:r>
        <w:rPr>
          <w:rStyle w:val="KeywordTok"/>
        </w:rPr>
        <w:t xml:space="preserve">and</w:t>
      </w:r>
      <w:r>
        <w:rPr>
          <w:rStyle w:val="NormalTok"/>
        </w:rPr>
        <w:t xml:space="preserve"> </w:t>
      </w:r>
      <w:r>
        <w:rPr>
          <w:rStyle w:val="StringTok"/>
        </w:rPr>
        <w:t xml:space="preserve">"--delta-witness"</w:t>
      </w:r>
      <w:r>
        <w:rPr>
          <w:rStyle w:val="NormalTok"/>
        </w:rPr>
        <w:t xml:space="preserve"> </w:t>
      </w:r>
      <w:r>
        <w:rPr>
          <w:rStyle w:val="KeywordTok"/>
        </w:rPr>
        <w:t xml:space="preserve">in</w:t>
      </w:r>
      <w:r>
        <w:rPr>
          <w:rStyle w:val="NormalTok"/>
        </w:rPr>
        <w:t xml:space="preserve"> </w:t>
      </w:r>
      <w:r>
        <w:rPr>
          <w:rStyle w:val="BuiltInTok"/>
        </w:rPr>
        <w:t xml:space="preserve">__import__</w:t>
      </w:r>
      <w:r>
        <w:rPr>
          <w:rStyle w:val="NormalTok"/>
        </w:rPr>
        <w:t xml:space="preserve">(</w:t>
      </w:r>
      <w:r>
        <w:rPr>
          <w:rStyle w:val="StringTok"/>
        </w:rPr>
        <w:t xml:space="preserve">"sys"</w:t>
      </w:r>
      <w:r>
        <w:rPr>
          <w:rStyle w:val="NormalTok"/>
        </w:rPr>
        <w:t xml:space="preserve">).argv:</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'delta'</w:t>
      </w:r>
      <w:r>
        <w:rPr>
          <w:rStyle w:val="SpecialCharTok"/>
        </w:rPr>
        <w:t xml:space="preserve">:&gt;6}{</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tringTok"/>
        </w:rPr>
        <w:t xml:space="preserve">'Cor1.2'</w:t>
      </w:r>
      <w:r>
        <w:rPr>
          <w:rStyle w:val="SpecialCharTok"/>
        </w:rPr>
        <w:t xml:space="preserve">:&gt;9}</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'SemII recs'</w:t>
      </w:r>
      <w:r>
        <w:rPr>
          <w:rStyle w:val="SpecialCharTok"/>
        </w:rPr>
        <w:t xml:space="preserve">:&gt;12}{</w:t>
      </w:r>
      <w:r>
        <w:rPr>
          <w:rStyle w:val="StringTok"/>
        </w:rPr>
        <w:t xml:space="preserve">'SemII viol'</w:t>
      </w:r>
      <w:r>
        <w:rPr>
          <w:rStyle w:val="SpecialCharTok"/>
        </w:rPr>
        <w:t xml:space="preserve">:&gt;12}{</w:t>
      </w:r>
      <w:r>
        <w:rPr>
          <w:rStyle w:val="StringTok"/>
        </w:rPr>
        <w:t xml:space="preserve">'invalidated'</w:t>
      </w:r>
      <w:r>
        <w:rPr>
          <w:rStyle w:val="SpecialCharTok"/>
        </w:rPr>
        <w:t xml:space="preserve">:&gt;13}</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delta_witness():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'delta'</w:t>
      </w:r>
      <w:r>
        <w:rPr>
          <w:rStyle w:val="NormalTok"/>
        </w:rPr>
        <w:t xml:space="preserve">]</w:t>
      </w:r>
      <w:r>
        <w:rPr>
          <w:rStyle w:val="SpecialCharTok"/>
        </w:rPr>
        <w:t xml:space="preserve">:&gt;6}{</w:t>
      </w:r>
      <w:r>
        <w:rPr>
          <w:rStyle w:val="NormalTok"/>
        </w:rPr>
        <w:t xml:space="preserve">r[</w:t>
      </w:r>
      <w:r>
        <w:rPr>
          <w:rStyle w:val="StringTok"/>
        </w:rPr>
        <w:t xml:space="preserve">'sem1_records'</w:t>
      </w:r>
      <w:r>
        <w:rPr>
          <w:rStyle w:val="NormalTok"/>
        </w:rPr>
        <w:t xml:space="preserve">]</w:t>
      </w:r>
      <w:r>
        <w:rPr>
          <w:rStyle w:val="SpecialCharTok"/>
        </w:rPr>
        <w:t xml:space="preserve">:&gt;11}{</w:t>
      </w:r>
      <w:r>
        <w:rPr>
          <w:rStyle w:val="NormalTok"/>
        </w:rPr>
        <w:t xml:space="preserve">r[</w:t>
      </w:r>
      <w:r>
        <w:rPr>
          <w:rStyle w:val="StringTok"/>
        </w:rPr>
        <w:t xml:space="preserve">'sem1_total'</w:t>
      </w:r>
      <w:r>
        <w:rPr>
          <w:rStyle w:val="NormalTok"/>
        </w:rPr>
        <w:t xml:space="preserve">]</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'cor12'</w:t>
      </w:r>
      <w:r>
        <w:rPr>
          <w:rStyle w:val="NormalTok"/>
        </w:rPr>
        <w:t xml:space="preserve">]</w:t>
      </w:r>
      <w:r>
        <w:rPr>
          <w:rStyle w:val="SpecialCharTok"/>
        </w:rPr>
        <w:t xml:space="preserve">:&gt;9}{</w:t>
      </w:r>
      <w:r>
        <w:rPr>
          <w:rStyle w:val="NormalTok"/>
        </w:rPr>
        <w:t xml:space="preserve">r[</w:t>
      </w:r>
      <w:r>
        <w:rPr>
          <w:rStyle w:val="StringTok"/>
        </w:rPr>
        <w:t xml:space="preserve">'sem2_records'</w:t>
      </w:r>
      <w:r>
        <w:rPr>
          <w:rStyle w:val="NormalTok"/>
        </w:rPr>
        <w:t xml:space="preserve">]</w:t>
      </w:r>
      <w:r>
        <w:rPr>
          <w:rStyle w:val="SpecialCharTok"/>
        </w:rPr>
        <w:t xml:space="preserve">:&gt;12}{</w:t>
      </w:r>
      <w:r>
        <w:rPr>
          <w:rStyle w:val="NormalTok"/>
        </w:rPr>
        <w:t xml:space="preserve">r[</w:t>
      </w:r>
      <w:r>
        <w:rPr>
          <w:rStyle w:val="StringTok"/>
        </w:rPr>
        <w:t xml:space="preserve">'sem2_total'</w:t>
      </w:r>
      <w:r>
        <w:rPr>
          <w:rStyle w:val="NormalTok"/>
        </w:rPr>
        <w:t xml:space="preserve">]</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'invalidated'</w:t>
      </w:r>
      <w:r>
        <w:rPr>
          <w:rStyle w:val="NormalTok"/>
        </w:rPr>
        <w:t xml:space="preserve">]</w:t>
      </w:r>
      <w:r>
        <w:rPr>
          <w:rStyle w:val="SpecialCharTok"/>
        </w:rPr>
        <w:t xml:space="preserve">:&gt;13}</w:t>
      </w:r>
      <w:r>
        <w:rPr>
          <w:rStyle w:val="SpecialStringTok"/>
        </w:rPr>
        <w:t xml:space="preserve">"</w:t>
      </w:r>
      <w:r>
        <w:rPr>
          <w:rStyle w:val="NormalTok"/>
        </w:rPr>
        <w:t xml:space="preserve">)</w:t>
      </w:r>
    </w:p>
    <w:bookmarkEnd w:id="121"/>
    <w:bookmarkStart w:id="122" w:name="a.11-source-listing-synthea_layer.py"/>
    <w:p>
      <w:pPr>
        <w:pStyle w:val="Heading2"/>
      </w:pPr>
      <w:r>
        <w:t xml:space="preserve">A.11 Source listing: </w:t>
      </w:r>
      <w:r>
        <w:rPr>
          <w:rStyle w:val="VerbatimChar"/>
        </w:rPr>
        <w:t xml:space="preserve">synthea_layer.py</w:t>
      </w:r>
    </w:p>
    <w:p>
      <w:pPr>
        <w:pStyle w:val="FirstParagraph"/>
      </w:pPr>
      <w:r>
        <w:t xml:space="preserve">The realism layer, reproduced as executed.</w:t>
      </w:r>
    </w:p>
    <w:p>
      <w:pPr>
        <w:pStyle w:val="SourceCode"/>
      </w:pPr>
      <w:r>
        <w:rPr>
          <w:rStyle w:val="CommentTok"/>
        </w:rPr>
        <w:t xml:space="preserve">"""</w:t>
      </w:r>
      <w:r>
        <w:br/>
      </w:r>
      <w:r>
        <w:rPr>
          <w:rStyle w:val="CommentTok"/>
        </w:rPr>
        <w:t xml:space="preserve">Synthea realism layer for the TRF feasibility checker</w:t>
      </w:r>
      <w:r>
        <w:br/>
      </w:r>
      <w:r>
        <w:rPr>
          <w:rStyle w:val="CommentTok"/>
        </w:rPr>
        <w:t xml:space="preserve">=====================================================</w:t>
      </w:r>
      <w:r>
        <w:br/>
      </w:r>
      <w:r>
        <w:rPr>
          <w:rStyle w:val="CommentTok"/>
        </w:rPr>
        <w:t xml:space="preserve">Chapter 3, Section 3.6 specifies two layers: the feasibility checker (the</w:t>
      </w:r>
      <w:r>
        <w:br/>
      </w:r>
      <w:r>
        <w:rPr>
          <w:rStyle w:val="CommentTok"/>
        </w:rPr>
        <w:t xml:space="preserve">load-bearing component) and a realism layer feeding it FHIR-structured</w:t>
      </w:r>
      <w:r>
        <w:br/>
      </w:r>
      <w:r>
        <w:rPr>
          <w:rStyle w:val="CommentTok"/>
        </w:rPr>
        <w:t xml:space="preserve">records generated by Synthea.</w:t>
      </w:r>
      <w:r>
        <w:br/>
        <w:br/>
      </w:r>
      <w:r>
        <w:rPr>
          <w:rStyle w:val="CommentTok"/>
        </w:rPr>
        <w:t xml:space="preserve">This module is the realism layer. It replaces the synthetic byte-string</w:t>
      </w:r>
      <w:r>
        <w:br/>
      </w:r>
      <w:r>
        <w:rPr>
          <w:rStyle w:val="CommentTok"/>
        </w:rPr>
        <w:t xml:space="preserve">payloads of trf_checker.generate() with real FHIR R4 resources drawn from</w:t>
      </w:r>
      <w:r>
        <w:br/>
      </w:r>
      <w:r>
        <w:rPr>
          <w:rStyle w:val="CommentTok"/>
        </w:rPr>
        <w:t xml:space="preserve">Synthea-generated patient bundles, leaving every timing quantity</w:t>
      </w:r>
      <w:r>
        <w:br/>
      </w:r>
      <w:r>
        <w:rPr>
          <w:rStyle w:val="CommentTok"/>
        </w:rPr>
        <w:t xml:space="preserve">(t_a, t_r, t_pi, F, sigma, delta) untouched.</w:t>
      </w:r>
      <w:r>
        <w:br/>
        <w:br/>
      </w:r>
      <w:r>
        <w:rPr>
          <w:rStyle w:val="CommentTok"/>
        </w:rPr>
        <w:t xml:space="preserve">The purpose is to establish, by execution rather than assertion, that the</w:t>
      </w:r>
      <w:r>
        <w:br/>
      </w:r>
      <w:r>
        <w:rPr>
          <w:rStyle w:val="CommentTok"/>
        </w:rPr>
        <w:t xml:space="preserve">model's results are functions of timing and accessibility alone and do not</w:t>
      </w:r>
      <w:r>
        <w:br/>
      </w:r>
      <w:r>
        <w:rPr>
          <w:rStyle w:val="CommentTok"/>
        </w:rPr>
        <w:t xml:space="preserve">depend on payload provenance. If any reported figure changes, the model</w:t>
      </w:r>
      <w:r>
        <w:br/>
      </w:r>
      <w:r>
        <w:rPr>
          <w:rStyle w:val="CommentTok"/>
        </w:rPr>
        <w:t xml:space="preserve">reads something it should not.</w:t>
      </w:r>
      <w:r>
        <w:br/>
        <w:br/>
      </w:r>
      <w:r>
        <w:rPr>
          <w:rStyle w:val="CommentTok"/>
        </w:rPr>
        <w:t xml:space="preserve">Cohort: synthea -s 20260915 -cs 20260915 -p 100, FHIR R4 export.</w:t>
      </w:r>
      <w:r>
        <w:br/>
      </w:r>
      <w:r>
        <w:rPr>
          <w:rStyle w:val="CommentTok"/>
        </w:rPr>
        <w:t xml:space="preserve">Run:    python synthea_layer.py</w:t>
      </w:r>
      <w:r>
        <w:br/>
      </w:r>
      <w:r>
        <w:rPr>
          <w:rStyle w:val="CommentTok"/>
        </w:rPr>
        <w:t xml:space="preserve">"""</w:t>
      </w:r>
      <w:r>
        <w:br/>
        <w:br/>
      </w:r>
      <w:r>
        <w:rPr>
          <w:rStyle w:val="ImportTok"/>
        </w:rPr>
        <w:t xml:space="preserve">import</w:t>
      </w:r>
      <w:r>
        <w:rPr>
          <w:rStyle w:val="NormalTok"/>
        </w:rPr>
        <w:t xml:space="preserve"> glob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_HERE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CommentTok"/>
        </w:rPr>
        <w:t xml:space="preserve"># Search order: the full regenerated cohort first, then the 8-bundle subset</w:t>
      </w:r>
      <w:r>
        <w:br/>
      </w:r>
      <w:r>
        <w:rPr>
          <w:rStyle w:val="CommentTok"/>
        </w:rPr>
        <w:t xml:space="preserve"># shipped in the repository. The first directory that contains bundles wins.</w:t>
      </w:r>
      <w:r>
        <w:br/>
      </w:r>
      <w:r>
        <w:rPr>
          <w:rStyle w:val="NormalTok"/>
        </w:rPr>
        <w:t xml:space="preserve">SYNTHEA_DIRS </w:t>
      </w:r>
      <w:r>
        <w:rPr>
          <w:rStyle w:val="OperatorTok"/>
        </w:rPr>
        <w:t xml:space="preserve">=</w:t>
      </w:r>
      <w:r>
        <w:rPr>
          <w:rStyle w:val="NormalTok"/>
        </w:rPr>
        <w:t xml:space="preserve"> [os.path.join(_HERE, </w:t>
      </w:r>
      <w:r>
        <w:rPr>
          <w:rStyle w:val="StringTok"/>
        </w:rPr>
        <w:t xml:space="preserve">"synthea_run"</w:t>
      </w:r>
      <w:r>
        <w:rPr>
          <w:rStyle w:val="NormalTok"/>
        </w:rPr>
        <w:t xml:space="preserve">, </w:t>
      </w:r>
      <w:r>
        <w:rPr>
          <w:rStyle w:val="StringTok"/>
        </w:rPr>
        <w:t xml:space="preserve">"output"</w:t>
      </w:r>
      <w:r>
        <w:rPr>
          <w:rStyle w:val="NormalTok"/>
        </w:rPr>
        <w:t xml:space="preserve">, </w:t>
      </w:r>
      <w:r>
        <w:rPr>
          <w:rStyle w:val="StringTok"/>
        </w:rPr>
        <w:t xml:space="preserve">"fhir"</w:t>
      </w:r>
      <w:r>
        <w:rPr>
          <w:rStyle w:val="NormalTok"/>
        </w:rPr>
        <w:t xml:space="preserve">),</w:t>
      </w:r>
      <w:r>
        <w:br/>
      </w:r>
      <w:r>
        <w:rPr>
          <w:rStyle w:val="NormalTok"/>
        </w:rPr>
        <w:t xml:space="preserve">                os.path.join(_HERE, </w:t>
      </w:r>
      <w:r>
        <w:rPr>
          <w:rStyle w:val="StringTok"/>
        </w:rPr>
        <w:t xml:space="preserve">"data"</w:t>
      </w:r>
      <w:r>
        <w:rPr>
          <w:rStyle w:val="NormalTok"/>
        </w:rPr>
        <w:t xml:space="preserve">, </w:t>
      </w:r>
      <w:r>
        <w:rPr>
          <w:rStyle w:val="StringTok"/>
        </w:rPr>
        <w:t xml:space="preserve">"synthea_subset"</w:t>
      </w:r>
      <w:r>
        <w:rPr>
          <w:rStyle w:val="NormalTok"/>
        </w:rPr>
        <w:t xml:space="preserve">),</w:t>
      </w:r>
      <w:r>
        <w:br/>
      </w:r>
      <w:r>
        <w:rPr>
          <w:rStyle w:val="NormalTok"/>
        </w:rPr>
        <w:t xml:space="preserve">                os.path.join(_HERE, </w:t>
      </w:r>
      <w:r>
        <w:rPr>
          <w:rStyle w:val="StringTok"/>
        </w:rPr>
        <w:t xml:space="preserve">"synthea_subset"</w:t>
      </w:r>
      <w:r>
        <w:rPr>
          <w:rStyle w:val="NormalTok"/>
        </w:rPr>
        <w:t xml:space="preserve">)]</w:t>
      </w:r>
      <w:r>
        <w:br/>
        <w:br/>
        <w:br/>
      </w:r>
      <w:r>
        <w:rPr>
          <w:rStyle w:val="KeywordTok"/>
        </w:rPr>
        <w:t xml:space="preserve">def</w:t>
      </w:r>
      <w:r>
        <w:rPr>
          <w:rStyle w:val="NormalTok"/>
        </w:rPr>
        <w:t xml:space="preserve"> _resolve_dir():</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SYNTHEA_DIRS:</w:t>
      </w:r>
      <w:r>
        <w:br/>
      </w:r>
      <w:r>
        <w:rPr>
          <w:rStyle w:val="NormalTok"/>
        </w:rPr>
        <w:t xml:space="preserve">        </w:t>
      </w:r>
      <w:r>
        <w:rPr>
          <w:rStyle w:val="ControlFlowTok"/>
        </w:rPr>
        <w:t xml:space="preserve">if</w:t>
      </w:r>
      <w:r>
        <w:rPr>
          <w:rStyle w:val="NormalTok"/>
        </w:rPr>
        <w:t xml:space="preserve"> glob.glob(os.path.join(d, </w:t>
      </w:r>
      <w:r>
        <w:rPr>
          <w:rStyle w:val="StringTok"/>
        </w:rPr>
        <w:t xml:space="preserve">"*.json"</w:t>
      </w:r>
      <w:r>
        <w:rPr>
          <w:rStyle w:val="NormalTok"/>
        </w:rPr>
        <w:t xml:space="preserve">)):</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SYNTHEA_DIRS[</w:t>
      </w:r>
      <w:r>
        <w:rPr>
          <w:rStyle w:val="DecValTok"/>
        </w:rPr>
        <w:t xml:space="preserve">0</w:t>
      </w:r>
      <w:r>
        <w:rPr>
          <w:rStyle w:val="NormalTok"/>
        </w:rPr>
        <w:t xml:space="preserve">]</w:t>
      </w:r>
      <w:r>
        <w:br/>
        <w:br/>
        <w:br/>
      </w:r>
      <w:r>
        <w:rPr>
          <w:rStyle w:val="NormalTok"/>
        </w:rPr>
        <w:t xml:space="preserve">SYNTHEA_DIR </w:t>
      </w:r>
      <w:r>
        <w:rPr>
          <w:rStyle w:val="OperatorTok"/>
        </w:rPr>
        <w:t xml:space="preserve">=</w:t>
      </w:r>
      <w:r>
        <w:rPr>
          <w:rStyle w:val="NormalTok"/>
        </w:rPr>
        <w:t xml:space="preserve"> _resolve_dir()</w:t>
      </w:r>
      <w:r>
        <w:br/>
      </w:r>
      <w:r>
        <w:rPr>
          <w:rStyle w:val="NormalTok"/>
        </w:rPr>
        <w:t xml:space="preserve">CLINICAL_TYPES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"Observation"</w:t>
      </w:r>
      <w:r>
        <w:rPr>
          <w:rStyle w:val="NormalTok"/>
        </w:rPr>
        <w:t xml:space="preserve">, </w:t>
      </w:r>
      <w:r>
        <w:rPr>
          <w:rStyle w:val="StringTok"/>
        </w:rPr>
        <w:t xml:space="preserve">"MedicationRequest"</w:t>
      </w:r>
      <w:r>
        <w:rPr>
          <w:rStyle w:val="NormalTok"/>
        </w:rPr>
        <w:t xml:space="preserve">,</w:t>
      </w:r>
      <w:r>
        <w:br/>
      </w:r>
      <w:r>
        <w:rPr>
          <w:rStyle w:val="NormalTok"/>
        </w:rPr>
        <w:t xml:space="preserve">                  </w:t>
      </w:r>
      <w:r>
        <w:rPr>
          <w:rStyle w:val="StringTok"/>
        </w:rPr>
        <w:t xml:space="preserve">"AllergyIntolerance"</w:t>
      </w:r>
      <w:r>
        <w:rPr>
          <w:rStyle w:val="NormalTok"/>
        </w:rPr>
        <w:t xml:space="preserve">, </w:t>
      </w:r>
      <w:r>
        <w:rPr>
          <w:rStyle w:val="StringTok"/>
        </w:rPr>
        <w:t xml:space="preserve">"Immunization"</w:t>
      </w:r>
      <w:r>
        <w:rPr>
          <w:rStyle w:val="NormalTok"/>
        </w:rPr>
        <w:t xml:space="preserve">, </w:t>
      </w:r>
      <w:r>
        <w:rPr>
          <w:rStyle w:val="StringTok"/>
        </w:rPr>
        <w:t xml:space="preserve">"Procedure"</w:t>
      </w:r>
      <w:r>
        <w:rPr>
          <w:rStyle w:val="NormalTok"/>
        </w:rPr>
        <w:t xml:space="preserve">)</w:t>
      </w:r>
      <w:r>
        <w:br/>
        <w:br/>
        <w:br/>
      </w:r>
      <w:r>
        <w:rPr>
          <w:rStyle w:val="KeywordTok"/>
        </w:rPr>
        <w:t xml:space="preserve">def</w:t>
      </w:r>
      <w:r>
        <w:rPr>
          <w:rStyle w:val="NormalTok"/>
        </w:rPr>
        <w:t xml:space="preserve"> load_payloads(limit</w:t>
      </w:r>
      <w:r>
        <w:rPr>
          <w:rStyle w:val="OperatorTok"/>
        </w:rPr>
        <w:t xml:space="preserve">=</w:t>
      </w:r>
      <w:r>
        <w:rPr>
          <w:rStyle w:val="DecValTok"/>
        </w:rPr>
        <w:t xml:space="preserve">400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"""Extract clinically meaningful resources from Synthea bundles and</w:t>
      </w:r>
      <w:r>
        <w:br/>
      </w:r>
      <w:r>
        <w:rPr>
          <w:rStyle w:val="CommentTok"/>
        </w:rPr>
        <w:t xml:space="preserve">    serialise each as a payload. These stand in for the content of an</w:t>
      </w:r>
      <w:r>
        <w:br/>
      </w:r>
      <w:r>
        <w:rPr>
          <w:rStyle w:val="CommentTok"/>
        </w:rPr>
        <w:t xml:space="preserve">    exchanged patient summary or the subject of an SPE access."""</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(glob.glob(os.path.join(_resolve_dir(), </w:t>
      </w:r>
      <w:r>
        <w:rPr>
          <w:rStyle w:val="StringTok"/>
        </w:rPr>
        <w:t xml:space="preserve">"*.json"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"No Synthea bundles found. Looked in:</w:t>
      </w:r>
      <w:r>
        <w:rPr>
          <w:rStyle w:val="CharTok"/>
        </w:rPr>
        <w:t xml:space="preserve">\n</w:t>
      </w:r>
      <w:r>
        <w:rPr>
          <w:rStyle w:val="String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.join(SYNTHEA_DIRS)</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Regenerate the full cohort with:</w:t>
      </w:r>
      <w:r>
        <w:rPr>
          <w:rStyle w:val="CharTok"/>
        </w:rPr>
        <w:t xml:space="preserve">\n</w:t>
      </w:r>
      <w:r>
        <w:rPr>
          <w:rStyle w:val="StringTok"/>
        </w:rPr>
        <w:t xml:space="preserve">"</w:t>
      </w:r>
      <w:r>
        <w:br/>
      </w:r>
      <w:r>
        <w:rPr>
          <w:rStyle w:val="NormalTok"/>
        </w:rPr>
        <w:t xml:space="preserve">              </w:t>
      </w:r>
      <w:r>
        <w:rPr>
          <w:rStyle w:val="StringTok"/>
        </w:rPr>
        <w:t xml:space="preserve">"  java -jar synthea.jar -s 20260915 -cs 20260915 -p 100"</w:t>
      </w:r>
      <w:r>
        <w:rPr>
          <w:rStyle w:val="NormalTok"/>
        </w:rPr>
        <w:t xml:space="preserve">)</w:t>
      </w:r>
      <w:r>
        <w:br/>
      </w:r>
      <w:r>
        <w:rPr>
          <w:rStyle w:val="NormalTok"/>
        </w:rPr>
        <w:t xml:space="preserve">    payloads, meta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files: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fh:</w:t>
      </w:r>
      <w:r>
        <w:br/>
      </w:r>
      <w:r>
        <w:rPr>
          <w:rStyle w:val="NormalTok"/>
        </w:rPr>
        <w:t xml:space="preserve">            bundle </w:t>
      </w:r>
      <w:r>
        <w:rPr>
          <w:rStyle w:val="OperatorTok"/>
        </w:rPr>
        <w:t xml:space="preserve">=</w:t>
      </w:r>
      <w:r>
        <w:rPr>
          <w:rStyle w:val="NormalTok"/>
        </w:rPr>
        <w:t xml:space="preserve"> json.load(fh)</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bundle.get(</w:t>
      </w:r>
      <w:r>
        <w:rPr>
          <w:rStyle w:val="StringTok"/>
        </w:rPr>
        <w:t xml:space="preserve">"entry"</w:t>
      </w:r>
      <w:r>
        <w:rPr>
          <w:rStyle w:val="NormalTok"/>
        </w:rPr>
        <w:t xml:space="preserve">, []):</w:t>
      </w:r>
      <w:r>
        <w:br/>
      </w:r>
      <w:r>
        <w:rPr>
          <w:rStyle w:val="NormalTok"/>
        </w:rPr>
        <w:t xml:space="preserve">            res </w:t>
      </w:r>
      <w:r>
        <w:rPr>
          <w:rStyle w:val="OperatorTok"/>
        </w:rPr>
        <w:t xml:space="preserve">=</w:t>
      </w:r>
      <w:r>
        <w:rPr>
          <w:rStyle w:val="NormalTok"/>
        </w:rPr>
        <w:t xml:space="preserve"> entry.get(</w:t>
      </w:r>
      <w:r>
        <w:rPr>
          <w:rStyle w:val="StringTok"/>
        </w:rPr>
        <w:t xml:space="preserve">"resource"</w:t>
      </w:r>
      <w:r>
        <w:rPr>
          <w:rStyle w:val="NormalTok"/>
        </w:rPr>
        <w:t xml:space="preserve">, {})</w:t>
      </w:r>
      <w:r>
        <w:br/>
      </w:r>
      <w:r>
        <w:rPr>
          <w:rStyle w:val="NormalTok"/>
        </w:rPr>
        <w:t xml:space="preserve">            </w:t>
      </w:r>
      <w:r>
        <w:rPr>
          <w:rStyle w:val="ControlFlowTok"/>
        </w:rPr>
        <w:t xml:space="preserve">if</w:t>
      </w:r>
      <w:r>
        <w:rPr>
          <w:rStyle w:val="NormalTok"/>
        </w:rPr>
        <w:t xml:space="preserve"> res.get(</w:t>
      </w:r>
      <w:r>
        <w:rPr>
          <w:rStyle w:val="StringTok"/>
        </w:rPr>
        <w:t xml:space="preserve">"resourceType"</w:t>
      </w:r>
      <w:r>
        <w:rPr>
          <w:rStyle w:val="NormalTok"/>
        </w:rPr>
        <w:t xml:space="preserve">) </w:t>
      </w:r>
      <w:r>
        <w:rPr>
          <w:rStyle w:val="KeywordTok"/>
        </w:rPr>
        <w:t xml:space="preserve">in</w:t>
      </w:r>
      <w:r>
        <w:rPr>
          <w:rStyle w:val="NormalTok"/>
        </w:rPr>
        <w:t xml:space="preserve"> CLINICAL_TYPES:</w:t>
      </w:r>
      <w:r>
        <w:br/>
      </w:r>
      <w:r>
        <w:rPr>
          <w:rStyle w:val="NormalTok"/>
        </w:rPr>
        <w:t xml:space="preserve">                payloads.append(json.dumps(res, sort_keys</w:t>
      </w:r>
      <w:r>
        <w:rPr>
          <w:rStyle w:val="OperatorTok"/>
        </w:rPr>
        <w:t xml:space="preserve">=</w:t>
      </w:r>
      <w:r>
        <w:rPr>
          <w:rStyle w:val="VariableTok"/>
        </w:rPr>
        <w:t xml:space="preserve">True</w:t>
      </w:r>
      <w:r>
        <w:rPr>
          <w:rStyle w:val="NormalTok"/>
        </w:rPr>
        <w:t xml:space="preserve">).encode())</w:t>
      </w:r>
      <w:r>
        <w:br/>
      </w:r>
      <w:r>
        <w:rPr>
          <w:rStyle w:val="NormalTok"/>
        </w:rPr>
        <w:t xml:space="preserve">                meta.append((os.path.basename(path).split(</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res[</w:t>
      </w:r>
      <w:r>
        <w:rPr>
          <w:rStyle w:val="StringTok"/>
        </w:rPr>
        <w:t xml:space="preserve">"resourceType"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one resource per bundle keeps the mapping 1:1</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(payloads) </w:t>
      </w:r>
      <w:r>
        <w:rPr>
          <w:rStyle w:val="OperatorTok"/>
        </w:rPr>
        <w:t xml:space="preserve">&gt;=</w:t>
      </w:r>
      <w:r>
        <w:rPr>
          <w:rStyle w:val="NormalTok"/>
        </w:rPr>
        <w:t xml:space="preserve"> limit:</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payloads, meta, </w:t>
      </w:r>
      <w:r>
        <w:rPr>
          <w:rStyle w:val="BuiltInTok"/>
        </w:rPr>
        <w:t xml:space="preserve">len</w:t>
      </w:r>
      <w:r>
        <w:rPr>
          <w:rStyle w:val="NormalTok"/>
        </w:rPr>
        <w:t xml:space="preserve">(files)</w:t>
      </w:r>
      <w:r>
        <w:br/>
        <w:br/>
        <w:br/>
      </w:r>
      <w:r>
        <w:rPr>
          <w:rStyle w:val="KeywordTok"/>
        </w:rPr>
        <w:t xml:space="preserve">def</w:t>
      </w:r>
      <w:r>
        <w:rPr>
          <w:rStyle w:val="NormalTok"/>
        </w:rPr>
        <w:t xml:space="preserve"> generate_with_synthea(n_primary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"""Identical to trf_checker.generate() in every timing respect; only the</w:t>
      </w:r>
      <w:r>
        <w:br/>
      </w:r>
      <w:r>
        <w:rPr>
          <w:rStyle w:val="CommentTok"/>
        </w:rPr>
        <w:t xml:space="preserve">    payload bytes differ."""</w:t>
      </w:r>
      <w:r>
        <w:br/>
      </w:r>
      <w:r>
        <w:rPr>
          <w:rStyle w:val="NormalTok"/>
        </w:rPr>
        <w:t xml:space="preserve">    records </w:t>
      </w:r>
      <w:r>
        <w:rPr>
          <w:rStyle w:val="OperatorTok"/>
        </w:rPr>
        <w:t xml:space="preserve">=</w:t>
      </w:r>
      <w:r>
        <w:rPr>
          <w:rStyle w:val="NormalTok"/>
        </w:rPr>
        <w:t xml:space="preserve"> trf.generate(n_primary, n_secondary, seed)</w:t>
      </w:r>
      <w:r>
        <w:br/>
      </w:r>
      <w:r>
        <w:rPr>
          <w:rStyle w:val="NormalTok"/>
        </w:rPr>
        <w:t xml:space="preserve">    payloads, meta, n_files </w:t>
      </w:r>
      <w:r>
        <w:rPr>
          <w:rStyle w:val="OperatorTok"/>
        </w:rPr>
        <w:t xml:space="preserve">=</w:t>
      </w:r>
      <w:r>
        <w:rPr>
          <w:rStyle w:val="NormalTok"/>
        </w:rPr>
        <w:t xml:space="preserve"> load_payloads()</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p </w:t>
      </w:r>
      <w:r>
        <w:rPr>
          <w:rStyle w:val="OperatorTok"/>
        </w:rPr>
        <w:t xml:space="preserve">=</w:t>
      </w:r>
      <w:r>
        <w:rPr>
          <w:rStyle w:val="NormalTok"/>
        </w:rPr>
        <w:t xml:space="preserve"> payloads[rec.rid </w:t>
      </w:r>
      <w:r>
        <w:rPr>
          <w:rStyle w:val="OperatorTok"/>
        </w:rPr>
        <w:t xml:space="preserve">%</w:t>
      </w:r>
      <w:r>
        <w:rPr>
          <w:rStyle w:val="NormalTok"/>
        </w:rPr>
        <w:t xml:space="preserve"> </w:t>
      </w:r>
      <w:r>
        <w:rPr>
          <w:rStyle w:val="BuiltInTok"/>
        </w:rPr>
        <w:t xml:space="preserve">len</w:t>
      </w:r>
      <w:r>
        <w:rPr>
          <w:rStyle w:val="NormalTok"/>
        </w:rPr>
        <w:t xml:space="preserve">(payloads)]</w:t>
      </w:r>
      <w:r>
        <w:br/>
      </w:r>
      <w:r>
        <w:rPr>
          <w:rStyle w:val="NormalTok"/>
        </w:rPr>
        <w:t xml:space="preserve">        rec.payload </w:t>
      </w:r>
      <w:r>
        <w:rPr>
          <w:rStyle w:val="OperatorTok"/>
        </w:rPr>
        <w:t xml:space="preserve">=</w:t>
      </w:r>
      <w:r>
        <w:rPr>
          <w:rStyle w:val="NormalTok"/>
        </w:rPr>
        <w:t xml:space="preserve"> p</w:t>
      </w:r>
      <w:r>
        <w:br/>
      </w:r>
      <w:r>
        <w:rPr>
          <w:rStyle w:val="NormalTok"/>
        </w:rPr>
        <w:t xml:space="preserve">        rec.c </w:t>
      </w:r>
      <w:r>
        <w:rPr>
          <w:rStyle w:val="OperatorTok"/>
        </w:rPr>
        <w:t xml:space="preserve">=</w:t>
      </w:r>
      <w:r>
        <w:rPr>
          <w:rStyle w:val="NormalTok"/>
        </w:rPr>
        <w:t xml:space="preserve"> trf.commit(p, rec.salt)     </w:t>
      </w:r>
      <w:r>
        <w:rPr>
          <w:rStyle w:val="CommentTok"/>
        </w:rPr>
        <w:t xml:space="preserve"># recompute commitment over real payload</w:t>
      </w:r>
      <w:r>
        <w:br/>
      </w:r>
      <w:r>
        <w:rPr>
          <w:rStyle w:val="NormalTok"/>
        </w:rPr>
        <w:t xml:space="preserve">        rec.m[</w:t>
      </w:r>
      <w:r>
        <w:rPr>
          <w:rStyle w:val="StringTok"/>
        </w:rPr>
        <w:t xml:space="preserve">"doc_category"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f"PatientSummary/</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rec.sigma </w:t>
      </w:r>
      <w:r>
        <w:rPr>
          <w:rStyle w:val="OperatorTok"/>
        </w:rPr>
        <w:t xml:space="preserve">==</w:t>
      </w:r>
      <w:r>
        <w:rPr>
          <w:rStyle w:val="NormalTok"/>
        </w:rPr>
        <w:t xml:space="preserve"> </w:t>
      </w:r>
      <w:r>
        <w:rPr>
          <w:rStyle w:val="StringTok"/>
        </w:rPr>
        <w:t xml:space="preserve">"primary"</w:t>
      </w:r>
      <w:r>
        <w:br/>
      </w:r>
      <w:r>
        <w:rPr>
          <w:rStyle w:val="NormalTok"/>
        </w:rPr>
        <w:t xml:space="preserve">            </w:t>
      </w:r>
      <w:r>
        <w:rPr>
          <w:rStyle w:val="ControlFlowTok"/>
        </w:rPr>
        <w:t xml:space="preserve">else</w:t>
      </w:r>
      <w:r>
        <w:rPr>
          <w:rStyle w:val="NormalTok"/>
        </w:rPr>
        <w:t xml:space="preserve"> </w:t>
      </w:r>
      <w:r>
        <w:rPr>
          <w:rStyle w:val="SpecialStringTok"/>
        </w:rPr>
        <w:t xml:space="preserve">f"SPE-AccessLog/</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records, n_files, </w:t>
      </w:r>
      <w:r>
        <w:rPr>
          <w:rStyle w:val="BuiltInTok"/>
        </w:rPr>
        <w:t xml:space="preserve">len</w:t>
      </w:r>
      <w:r>
        <w:rPr>
          <w:rStyle w:val="NormalTok"/>
        </w:rPr>
        <w:t xml:space="preserve">(payloads)</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"SYNTHEA REALISM LAYER — comparison against constructed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base </w:t>
      </w:r>
      <w:r>
        <w:rPr>
          <w:rStyle w:val="OperatorTok"/>
        </w:rPr>
        <w:t xml:space="preserve">=</w:t>
      </w:r>
      <w:r>
        <w:rPr>
          <w:rStyle w:val="NormalTok"/>
        </w:rPr>
        <w:t xml:space="preserve"> trf.generate()</w:t>
      </w:r>
      <w:r>
        <w:br/>
      </w:r>
      <w:r>
        <w:rPr>
          <w:rStyle w:val="NormalTok"/>
        </w:rPr>
        <w:t xml:space="preserve">    real, n_files, n_payloads </w:t>
      </w:r>
      <w:r>
        <w:rPr>
          <w:rStyle w:val="OperatorTok"/>
        </w:rPr>
        <w:t xml:space="preserve">=</w:t>
      </w:r>
      <w:r>
        <w:rPr>
          <w:rStyle w:val="NormalTok"/>
        </w:rPr>
        <w:t xml:space="preserve"> generate_with_synthea()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Synthea bundles read : </w:t>
      </w:r>
      <w:r>
        <w:rPr>
          <w:rStyle w:val="SpecialCharTok"/>
        </w:rPr>
        <w:t xml:space="preserve">{</w:t>
      </w:r>
      <w:r>
        <w:rPr>
          <w:rStyle w:val="NormalTok"/>
        </w:rPr>
        <w:t xml:space="preserve">n_files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f"clinical payloads    : </w:t>
      </w:r>
      <w:r>
        <w:rPr>
          <w:rStyle w:val="SpecialCharTok"/>
        </w:rPr>
        <w:t xml:space="preserve">{</w:t>
      </w:r>
      <w:r>
        <w:rPr>
          <w:rStyle w:val="NormalTok"/>
        </w:rPr>
        <w:t xml:space="preserve">n_payloads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 </w:t>
      </w:r>
      <w:r>
        <w:rPr>
          <w:rStyle w:val="SpecialCha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bytes (mean) : constructed=</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base)</w:t>
      </w:r>
      <w:r>
        <w:rPr>
          <w:rStyle w:val="Operato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synthea=</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real)</w:t>
      </w:r>
      <w:r>
        <w:rPr>
          <w:rStyle w:val="Operato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 recs </w:t>
      </w:r>
      <w:r>
        <w:rPr>
          <w:rStyle w:val="KeywordTok"/>
        </w:rPr>
        <w:t xml:space="preserve">in</w:t>
      </w:r>
      <w:r>
        <w:rPr>
          <w:rStyle w:val="NormalTok"/>
        </w:rPr>
        <w:t xml:space="preserve"> ((</w:t>
      </w:r>
      <w:r>
        <w:rPr>
          <w:rStyle w:val="StringTok"/>
        </w:rPr>
        <w:t xml:space="preserve">"constructed"</w:t>
      </w:r>
      <w:r>
        <w:rPr>
          <w:rStyle w:val="NormalTok"/>
        </w:rPr>
        <w:t xml:space="preserve">, base), (</w:t>
      </w:r>
      <w:r>
        <w:rPr>
          <w:rStyle w:val="StringTok"/>
        </w:rPr>
        <w:t xml:space="preserve">"synthea"</w:t>
      </w:r>
      <w:r>
        <w:rPr>
          <w:rStyle w:val="NormalTok"/>
        </w:rPr>
        <w:t xml:space="preserve">, real)):</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tot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cor12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results[label] </w:t>
      </w:r>
      <w:r>
        <w:rPr>
          <w:rStyle w:val="OperatorTok"/>
        </w:rPr>
        <w:t xml:space="preserve">=</w:t>
      </w:r>
      <w:r>
        <w:rPr>
          <w:rStyle w:val="NormalTok"/>
        </w:rPr>
        <w:t xml:space="preserve"> (n_bad, tot, cor12, n_inv, n_bad2, tot2)</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hdr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'measure'</w:t>
      </w:r>
      <w:r>
        <w:rPr>
          <w:rStyle w:val="SpecialCharTok"/>
        </w:rPr>
        <w:t xml:space="preserve">:&lt;42}{</w:t>
      </w:r>
      <w:r>
        <w:rPr>
          <w:rStyle w:val="StringTok"/>
        </w:rPr>
        <w:t xml:space="preserve">'constructed'</w:t>
      </w:r>
      <w:r>
        <w:rPr>
          <w:rStyle w:val="SpecialCharTok"/>
        </w:rPr>
        <w:t xml:space="preserve">:&gt;15}{</w:t>
      </w:r>
      <w:r>
        <w:rPr>
          <w:rStyle w:val="StringTok"/>
        </w:rPr>
        <w:t xml:space="preserve">'synthea'</w:t>
      </w:r>
      <w:r>
        <w:rPr>
          <w:rStyle w:val="SpecialCharTok"/>
        </w:rPr>
        <w:t xml:space="preserve">:&gt;15}</w:t>
      </w:r>
      <w:r>
        <w:rPr>
          <w:rStyle w:val="SpecialStringTok"/>
        </w:rPr>
        <w:t xml:space="preserve">"</w:t>
      </w:r>
      <w:r>
        <w:br/>
      </w:r>
      <w:r>
        <w:rPr>
          <w:rStyle w:val="NormalTok"/>
        </w:rPr>
        <w:t xml:space="preserve">    </w:t>
      </w:r>
      <w:r>
        <w:rPr>
          <w:rStyle w:val="BuiltInTok"/>
        </w:rPr>
        <w:t xml:space="preserve">print</w:t>
      </w:r>
      <w:r>
        <w:rPr>
          <w:rStyle w:val="NormalTok"/>
        </w:rPr>
        <w:t xml:space="preserve">(hdr)</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"Semantics I: records with violation"</w:t>
      </w:r>
      <w:r>
        <w:rPr>
          <w:rStyle w:val="NormalTok"/>
        </w:rPr>
        <w:t xml:space="preserve">,</w:t>
      </w:r>
      <w:r>
        <w:br/>
      </w:r>
      <w:r>
        <w:rPr>
          <w:rStyle w:val="NormalTok"/>
        </w:rPr>
        <w:t xml:space="preserve">             </w:t>
      </w:r>
      <w:r>
        <w:rPr>
          <w:rStyle w:val="StringTok"/>
        </w:rPr>
        <w:t xml:space="preserve">"Semantics I: total violations"</w:t>
      </w:r>
      <w:r>
        <w:rPr>
          <w:rStyle w:val="NormalTok"/>
        </w:rPr>
        <w:t xml:space="preserve">,</w:t>
      </w:r>
      <w:r>
        <w:br/>
      </w:r>
      <w:r>
        <w:rPr>
          <w:rStyle w:val="NormalTok"/>
        </w:rPr>
        <w:t xml:space="preserve">             </w:t>
      </w:r>
      <w:r>
        <w:rPr>
          <w:rStyle w:val="StringTok"/>
        </w:rPr>
        <w:t xml:space="preserve">"Corollary 1.2 witnesses (no request)"</w:t>
      </w:r>
      <w:r>
        <w:rPr>
          <w:rStyle w:val="NormalTok"/>
        </w:rPr>
        <w:t xml:space="preserve">,</w:t>
      </w:r>
      <w:r>
        <w:br/>
      </w:r>
      <w:r>
        <w:rPr>
          <w:rStyle w:val="NormalTok"/>
        </w:rPr>
        <w:t xml:space="preserve">             </w:t>
      </w:r>
      <w:r>
        <w:rPr>
          <w:rStyle w:val="StringTok"/>
        </w:rPr>
        <w:t xml:space="preserve">"Records invalidated"</w:t>
      </w:r>
      <w:r>
        <w:rPr>
          <w:rStyle w:val="NormalTok"/>
        </w:rPr>
        <w:t xml:space="preserve">,</w:t>
      </w:r>
      <w:r>
        <w:br/>
      </w:r>
      <w:r>
        <w:rPr>
          <w:rStyle w:val="NormalTok"/>
        </w:rPr>
        <w:t xml:space="preserve">             </w:t>
      </w:r>
      <w:r>
        <w:rPr>
          <w:rStyle w:val="StringTok"/>
        </w:rPr>
        <w:t xml:space="preserve">"Semantics II: records with violation"</w:t>
      </w:r>
      <w:r>
        <w:rPr>
          <w:rStyle w:val="NormalTok"/>
        </w:rPr>
        <w:t xml:space="preserve">,</w:t>
      </w:r>
      <w:r>
        <w:br/>
      </w:r>
      <w:r>
        <w:rPr>
          <w:rStyle w:val="NormalTok"/>
        </w:rPr>
        <w:t xml:space="preserve">             </w:t>
      </w:r>
      <w:r>
        <w:rPr>
          <w:rStyle w:val="StringTok"/>
        </w:rPr>
        <w:t xml:space="preserve">"Semantics II: total violations"</w:t>
      </w:r>
      <w:r>
        <w:rPr>
          <w:rStyle w:val="NormalTok"/>
        </w:rPr>
        <w:t xml:space="preserve">]</w:t>
      </w:r>
      <w:r>
        <w:br/>
      </w:r>
      <w:r>
        <w:rPr>
          <w:rStyle w:val="NormalTok"/>
        </w:rPr>
        <w:t xml:space="preserve">    identical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i, nm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 b </w:t>
      </w:r>
      <w:r>
        <w:rPr>
          <w:rStyle w:val="OperatorTok"/>
        </w:rPr>
        <w:t xml:space="preserve">=</w:t>
      </w:r>
      <w:r>
        <w:rPr>
          <w:rStyle w:val="NormalTok"/>
        </w:rPr>
        <w:t xml:space="preserve"> results[</w:t>
      </w:r>
      <w:r>
        <w:rPr>
          <w:rStyle w:val="StringTok"/>
        </w:rPr>
        <w:t xml:space="preserve">"constructed"</w:t>
      </w:r>
      <w:r>
        <w:rPr>
          <w:rStyle w:val="NormalTok"/>
        </w:rPr>
        <w:t xml:space="preserve">][i], results[</w:t>
      </w:r>
      <w:r>
        <w:rPr>
          <w:rStyle w:val="StringTok"/>
        </w:rPr>
        <w:t xml:space="preserve">"synthea"</w:t>
      </w:r>
      <w:r>
        <w:rPr>
          <w:rStyle w:val="NormalTok"/>
        </w:rPr>
        <w:t xml:space="preserve">][i]</w:t>
      </w:r>
      <w:r>
        <w:br/>
      </w:r>
      <w:r>
        <w:rPr>
          <w:rStyle w:val="NormalTok"/>
        </w:rPr>
        <w:t xml:space="preserve">        flag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ControlFlowTok"/>
        </w:rPr>
        <w:t xml:space="preserve">else</w:t>
      </w:r>
      <w:r>
        <w:rPr>
          <w:rStyle w:val="NormalTok"/>
        </w:rPr>
        <w:t xml:space="preserve"> </w:t>
      </w:r>
      <w:r>
        <w:rPr>
          <w:rStyle w:val="StringTok"/>
        </w:rPr>
        <w:t xml:space="preserve">"   &lt;-- DIFFERS"</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identical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nm</w:t>
      </w:r>
      <w:r>
        <w:rPr>
          <w:rStyle w:val="SpecialCharTok"/>
        </w:rPr>
        <w:t xml:space="preserve">:&lt;42}{</w:t>
      </w:r>
      <w:r>
        <w:rPr>
          <w:rStyle w:val="NormalTok"/>
        </w:rPr>
        <w:t xml:space="preserve">a</w:t>
      </w:r>
      <w:r>
        <w:rPr>
          <w:rStyle w:val="SpecialCharTok"/>
        </w:rPr>
        <w:t xml:space="preserve">:&gt;15}{</w:t>
      </w:r>
      <w:r>
        <w:rPr>
          <w:rStyle w:val="NormalTok"/>
        </w:rPr>
        <w:t xml:space="preserve">b</w:t>
      </w:r>
      <w:r>
        <w:rPr>
          <w:rStyle w:val="SpecialCharTok"/>
        </w:rPr>
        <w:t xml:space="preserve">:&gt;15}{</w:t>
      </w:r>
      <w:r>
        <w:rPr>
          <w:rStyle w:val="NormalTok"/>
        </w:rPr>
        <w:t xml:space="preserve">flag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w:t>
      </w:r>
      <w:r>
        <w:rPr>
          <w:rStyle w:val="CommentTok"/>
        </w:rPr>
        <w:t xml:space="preserve"># commitments must differ - different payloads, same salts</w:t>
      </w:r>
      <w:r>
        <w:br/>
      </w:r>
      <w:r>
        <w:rPr>
          <w:rStyle w:val="NormalTok"/>
        </w:rPr>
        <w:t xml:space="preserve">    diff_c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(base, real) </w:t>
      </w:r>
      <w:r>
        <w:rPr>
          <w:rStyle w:val="ControlFlowTok"/>
        </w:rPr>
        <w:t xml:space="preserve">if</w:t>
      </w:r>
      <w:r>
        <w:rPr>
          <w:rStyle w:val="NormalTok"/>
        </w:rPr>
        <w:t xml:space="preserve"> x.c </w:t>
      </w:r>
      <w:r>
        <w:rPr>
          <w:rStyle w:val="OperatorTok"/>
        </w:rPr>
        <w:t xml:space="preserve">!=</w:t>
      </w:r>
      <w:r>
        <w:rPr>
          <w:rStyle w:val="NormalTok"/>
        </w:rPr>
        <w:t xml:space="preserve"> y.c)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commitments differing between the two runs: </w:t>
      </w:r>
      <w:r>
        <w:rPr>
          <w:rStyle w:val="SpecialCharTok"/>
        </w:rPr>
        <w:t xml:space="preserve">{</w:t>
      </w:r>
      <w:r>
        <w:rPr>
          <w:rStyle w:val="NormalTok"/>
        </w:rPr>
        <w:t xml:space="preserve">diff_c</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(expected </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 — same salt, different payload)"</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if</w:t>
      </w:r>
      <w:r>
        <w:rPr>
          <w:rStyle w:val="NormalTok"/>
        </w:rPr>
        <w:t xml:space="preserve"> identical </w:t>
      </w:r>
      <w:r>
        <w:rPr>
          <w:rStyle w:val="KeywordTok"/>
        </w:rPr>
        <w:t xml:space="preserve">and</w:t>
      </w:r>
      <w:r>
        <w:rPr>
          <w:rStyle w:val="NormalTok"/>
        </w:rPr>
        <w:t xml:space="preserve"> diff_c </w:t>
      </w:r>
      <w:r>
        <w:rPr>
          <w:rStyle w:val="OperatorTok"/>
        </w:rPr>
        <w:t xml:space="preserve">==</w:t>
      </w:r>
      <w:r>
        <w:rPr>
          <w:rStyle w:val="NormalTok"/>
        </w:rPr>
        <w:t xml:space="preserve"> </w:t>
      </w:r>
      <w:r>
        <w:rPr>
          <w:rStyle w:val="BuiltInTok"/>
        </w:rPr>
        <w:t xml:space="preserve">len</w:t>
      </w:r>
      <w:r>
        <w:rPr>
          <w:rStyle w:val="NormalTok"/>
        </w:rPr>
        <w:t xml:space="preserve">(base):</w:t>
      </w:r>
      <w:r>
        <w:br/>
      </w:r>
      <w:r>
        <w:rPr>
          <w:rStyle w:val="NormalTok"/>
        </w:rPr>
        <w:t xml:space="preserve">        </w:t>
      </w:r>
      <w:r>
        <w:rPr>
          <w:rStyle w:val="BuiltInTok"/>
        </w:rPr>
        <w:t xml:space="preserve">print</w:t>
      </w:r>
      <w:r>
        <w:rPr>
          <w:rStyle w:val="NormalTok"/>
        </w:rPr>
        <w:t xml:space="preserve">(</w:t>
      </w:r>
      <w:r>
        <w:rPr>
          <w:rStyle w:val="StringTok"/>
        </w:rPr>
        <w:t xml:space="preserve">"RESULT: every reported figure is IDENTICAL under real FHIR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"while every commitment differs. The model reads timing, not content."</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 DIVERGENCE DETECTED — investigate before reporting."</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2"/>
    <w:bookmarkStart w:id="123" w:name="a.12-source-listing-norwegian_layer.py"/>
    <w:p>
      <w:pPr>
        <w:pStyle w:val="Heading2"/>
      </w:pPr>
      <w:r>
        <w:t xml:space="preserve">A.12 Source listing: </w:t>
      </w:r>
      <w:r>
        <w:rPr>
          <w:rStyle w:val="VerbatimChar"/>
        </w:rPr>
        <w:t xml:space="preserve">norwegian_layer.py</w:t>
      </w:r>
    </w:p>
    <w:p>
      <w:pPr>
        <w:pStyle w:val="FirstParagraph"/>
      </w:pPr>
      <w:r>
        <w:t xml:space="preserve">The Norwegian context module, reproduced as executed. It imports </w:t>
      </w:r>
      <w:r>
        <w:rPr>
          <w:rStyle w:val="VerbatimChar"/>
        </w:rPr>
        <w:t xml:space="preserve">trf_checker.py</w:t>
      </w:r>
      <w:r>
        <w:t xml:space="preserve"> without modifying it and changes nothing the thesis reports: it varies only the retention floor, the pathway, and the arrival of erasure requests and permit expiries. Line count: 135.</w:t>
      </w:r>
    </w:p>
    <w:p>
      <w:pPr>
        <w:pStyle w:val="SourceCode"/>
      </w:pPr>
      <w:r>
        <w:rPr>
          <w:rStyle w:val="CommentTok"/>
        </w:rPr>
        <w:t xml:space="preserve">"""</w:t>
      </w:r>
      <w:r>
        <w:br/>
      </w:r>
      <w:r>
        <w:rPr>
          <w:rStyle w:val="CommentTok"/>
        </w:rPr>
        <w:t xml:space="preserve">Norwegian context layer for the TRF feasibility checker</w:t>
      </w:r>
      <w:r>
        <w:br/>
      </w:r>
      <w:r>
        <w:rPr>
          <w:rStyle w:val="CommentTok"/>
        </w:rPr>
        <w:t xml:space="preserve">=======================================================</w:t>
      </w:r>
      <w:r>
        <w:br/>
      </w:r>
      <w:r>
        <w:rPr>
          <w:rStyle w:val="CommentTok"/>
        </w:rPr>
        <w:t xml:space="preserve">PLUG-AND-PLAY. This module imports trf_checker unmodified and adds record</w:t>
      </w:r>
      <w:r>
        <w:br/>
      </w:r>
      <w:r>
        <w:rPr>
          <w:rStyle w:val="CommentTok"/>
        </w:rPr>
        <w:t xml:space="preserve">classes shaped by the Norwegian implementation context. It changes nothing the</w:t>
      </w:r>
      <w:r>
        <w:br/>
      </w:r>
      <w:r>
        <w:rPr>
          <w:rStyle w:val="CommentTok"/>
        </w:rPr>
        <w:t xml:space="preserve">thesis depends on: `python3 trf_checker.py` still reproduces 95/90/39/0/138.</w:t>
      </w:r>
      <w:r>
        <w:br/>
        <w:br/>
      </w:r>
      <w:r>
        <w:rPr>
          <w:rStyle w:val="CommentTok"/>
        </w:rPr>
        <w:t xml:space="preserve">What it varies is what the model actually reads: the retention floor F(a), the</w:t>
      </w:r>
      <w:r>
        <w:br/>
      </w:r>
      <w:r>
        <w:rPr>
          <w:rStyle w:val="CommentTok"/>
        </w:rPr>
        <w:t xml:space="preserve">pathway, and the arrival of erasure requests and permit expiries. It does NOT</w:t>
      </w:r>
      <w:r>
        <w:br/>
      </w:r>
      <w:r>
        <w:rPr>
          <w:rStyle w:val="CommentTok"/>
        </w:rPr>
        <w:t xml:space="preserve">claim that Norwegian payloads change any result — Chapter 5 shows the results</w:t>
      </w:r>
      <w:r>
        <w:br/>
      </w:r>
      <w:r>
        <w:rPr>
          <w:rStyle w:val="CommentTok"/>
        </w:rPr>
        <w:t xml:space="preserve">are invariant to payload content, and that invariance is why the illustrative</w:t>
      </w:r>
      <w:r>
        <w:br/>
      </w:r>
      <w:r>
        <w:rPr>
          <w:rStyle w:val="CommentTok"/>
        </w:rPr>
        <w:t xml:space="preserve">payloads below are safe to use.</w:t>
      </w:r>
      <w:r>
        <w:br/>
        <w:br/>
      </w:r>
      <w:r>
        <w:rPr>
          <w:rStyle w:val="CommentTok"/>
        </w:rPr>
        <w:t xml:space="preserve">Classes</w:t>
      </w:r>
      <w:r>
        <w:br/>
      </w:r>
      <w:r>
        <w:rPr>
          <w:rStyle w:val="CommentTok"/>
        </w:rPr>
        <w:t xml:space="preserve">  NO-XB      Cross-border audit record at the Norwegian NCPeH. Inbound patient</w:t>
      </w:r>
      <w:r>
        <w:br/>
      </w:r>
      <w:r>
        <w:rPr>
          <w:rStyle w:val="CommentTok"/>
        </w:rPr>
        <w:t xml:space="preserve">             summary from PT/CZ/FI to a legevakt (Bodo, Stjordal).</w:t>
      </w:r>
      <w:r>
        <w:br/>
      </w:r>
      <w:r>
        <w:rPr>
          <w:rStyle w:val="CommentTok"/>
        </w:rPr>
        <w:t xml:space="preserve">             F = 120 months (eHDSI deployment baseline).</w:t>
      </w:r>
      <w:r>
        <w:br/>
      </w:r>
      <w:r>
        <w:rPr>
          <w:rStyle w:val="CommentTok"/>
        </w:rPr>
        <w:t xml:space="preserve">  NO-SPE     Secure Processing Environment access log, Helsedataservice permit,</w:t>
      </w:r>
      <w:r>
        <w:br/>
      </w:r>
      <w:r>
        <w:rPr>
          <w:rStyle w:val="CommentTok"/>
        </w:rPr>
        <w:t xml:space="preserve">             processing in a NORTRE node. F = 12 (Art 73(1)(e)),</w:t>
      </w:r>
      <w:r>
        <w:br/>
      </w:r>
      <w:r>
        <w:rPr>
          <w:rStyle w:val="CommentTok"/>
        </w:rPr>
        <w:t xml:space="preserve">             ceiling 6 months after permit expiry (Art 68(12)).</w:t>
      </w:r>
      <w:r>
        <w:br/>
      </w:r>
      <w:r>
        <w:rPr>
          <w:rStyle w:val="CommentTok"/>
        </w:rPr>
        <w:t xml:space="preserve">  NO-JOURNAL Audit record tied to a patient record held under Norwegian law.</w:t>
      </w:r>
      <w:r>
        <w:br/>
      </w:r>
      <w:r>
        <w:rPr>
          <w:rStyle w:val="CommentTok"/>
        </w:rPr>
        <w:t xml:space="preserve">             Floor is INDEFINITE: pasientjournalloven s 25 and journalforskriften</w:t>
      </w:r>
      <w:r>
        <w:br/>
      </w:r>
      <w:r>
        <w:rPr>
          <w:rStyle w:val="CommentTok"/>
        </w:rPr>
        <w:t xml:space="preserve">             s 14 require retention until, given the character of the health care,</w:t>
      </w:r>
      <w:r>
        <w:br/>
      </w:r>
      <w:r>
        <w:rPr>
          <w:rStyle w:val="CommentTok"/>
        </w:rPr>
        <w:t xml:space="preserve">             the record is no longer assumed to be needed; archive law may then</w:t>
      </w:r>
      <w:r>
        <w:br/>
      </w:r>
      <w:r>
        <w:rPr>
          <w:rStyle w:val="CommentTok"/>
        </w:rPr>
        <w:t xml:space="preserve">             preserve it. There is no number in the primary sources, so none is</w:t>
      </w:r>
      <w:r>
        <w:br/>
      </w:r>
      <w:r>
        <w:rPr>
          <w:rStyle w:val="CommentTok"/>
        </w:rPr>
        <w:t xml:space="preserve">             invented here. For computation the indefinite floor is truncated at</w:t>
      </w:r>
      <w:r>
        <w:br/>
      </w:r>
      <w:r>
        <w:rPr>
          <w:rStyle w:val="CommentTok"/>
        </w:rPr>
        <w:t xml:space="preserve">             HORIZON_INDEFINITE months and labelled as a truncation.</w:t>
      </w:r>
      <w:r>
        <w:br/>
        <w:br/>
      </w:r>
      <w:r>
        <w:rPr>
          <w:rStyle w:val="CommentTok"/>
        </w:rPr>
        <w:t xml:space="preserve">Run:  python3 norwegian_layer.py</w:t>
      </w:r>
      <w:r>
        <w:br/>
      </w:r>
      <w:r>
        <w:rPr>
          <w:rStyle w:val="CommentTok"/>
        </w:rPr>
        <w:t xml:space="preserve">"""</w:t>
      </w:r>
      <w:r>
        <w:b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HORIZON_INDEFINITE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50 years; a computation bound, NOT a legal period</w:t>
      </w:r>
      <w:r>
        <w:br/>
      </w:r>
      <w:r>
        <w:rPr>
          <w:rStyle w:val="NormalTok"/>
        </w:rPr>
        <w:t xml:space="preserve">SEED </w:t>
      </w:r>
      <w:r>
        <w:rPr>
          <w:rStyle w:val="OperatorTok"/>
        </w:rPr>
        <w:t xml:space="preserve">=</w:t>
      </w:r>
      <w:r>
        <w:rPr>
          <w:rStyle w:val="NormalTok"/>
        </w:rPr>
        <w:t xml:space="preserve"> trf.SEED</w:t>
      </w:r>
      <w:r>
        <w:br/>
        <w:br/>
      </w:r>
      <w:r>
        <w:rPr>
          <w:rStyle w:val="NormalTok"/>
        </w:rPr>
        <w:t xml:space="preserve">NCPS </w:t>
      </w:r>
      <w:r>
        <w:rPr>
          <w:rStyle w:val="OperatorTok"/>
        </w:rPr>
        <w:t xml:space="preserve">=</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w:t>
      </w:r>
      <w:r>
        <w:br/>
      </w:r>
      <w:r>
        <w:rPr>
          <w:rStyle w:val="NormalTok"/>
        </w:rPr>
        <w:t xml:space="preserve">SITES </w:t>
      </w:r>
      <w:r>
        <w:rPr>
          <w:rStyle w:val="OperatorTok"/>
        </w:rPr>
        <w:t xml:space="preserve">=</w:t>
      </w:r>
      <w:r>
        <w:rPr>
          <w:rStyle w:val="NormalTok"/>
        </w:rPr>
        <w:t xml:space="preserve"> [</w:t>
      </w:r>
      <w:r>
        <w:rPr>
          <w:rStyle w:val="StringTok"/>
        </w:rPr>
        <w:t xml:space="preserve">"Bodo legevakt"</w:t>
      </w:r>
      <w:r>
        <w:rPr>
          <w:rStyle w:val="NormalTok"/>
        </w:rPr>
        <w:t xml:space="preserve">, </w:t>
      </w:r>
      <w:r>
        <w:rPr>
          <w:rStyle w:val="StringTok"/>
        </w:rPr>
        <w:t xml:space="preserve">"Stjordal legevakt"</w:t>
      </w:r>
      <w:r>
        <w:rPr>
          <w:rStyle w:val="NormalTok"/>
        </w:rPr>
        <w:t xml:space="preserve">]</w:t>
      </w:r>
      <w:r>
        <w:br/>
      </w:r>
      <w:r>
        <w:rPr>
          <w:rStyle w:val="NormalTok"/>
        </w:rPr>
        <w:t xml:space="preserve">NODES </w:t>
      </w:r>
      <w:r>
        <w:rPr>
          <w:rStyle w:val="OperatorTok"/>
        </w:rPr>
        <w:t xml:space="preserve">=</w:t>
      </w:r>
      <w:r>
        <w:rPr>
          <w:rStyle w:val="NormalTok"/>
        </w:rPr>
        <w:t xml:space="preserve"> [</w:t>
      </w:r>
      <w:r>
        <w:rPr>
          <w:rStyle w:val="StringTok"/>
        </w:rPr>
        <w:t xml:space="preserve">"TSD (UiO)"</w:t>
      </w:r>
      <w:r>
        <w:rPr>
          <w:rStyle w:val="NormalTok"/>
        </w:rPr>
        <w:t xml:space="preserve">, </w:t>
      </w:r>
      <w:r>
        <w:rPr>
          <w:rStyle w:val="StringTok"/>
        </w:rPr>
        <w:t xml:space="preserve">"SAFE (UiB)"</w:t>
      </w:r>
      <w:r>
        <w:rPr>
          <w:rStyle w:val="NormalTok"/>
        </w:rPr>
        <w:t xml:space="preserve">, </w:t>
      </w:r>
      <w:r>
        <w:rPr>
          <w:rStyle w:val="StringTok"/>
        </w:rPr>
        <w:t xml:space="preserve">"HUNT Cloud (NTNU)"</w:t>
      </w:r>
      <w:r>
        <w:rPr>
          <w:rStyle w:val="NormalTok"/>
        </w:rPr>
        <w:t xml:space="preserve">, </w:t>
      </w:r>
      <w:r>
        <w:rPr>
          <w:rStyle w:val="StringTok"/>
        </w:rPr>
        <w:t xml:space="preserve">"controller-provided server"</w:t>
      </w:r>
      <w:r>
        <w:rPr>
          <w:rStyle w:val="NormalTok"/>
        </w:rPr>
        <w:t xml:space="preserve">]</w:t>
      </w:r>
      <w:r>
        <w:br/>
        <w:br/>
        <w:br/>
      </w:r>
      <w:r>
        <w:rPr>
          <w:rStyle w:val="KeywordTok"/>
        </w:rPr>
        <w:t xml:space="preserve">def</w:t>
      </w:r>
      <w:r>
        <w:rPr>
          <w:rStyle w:val="NormalTok"/>
        </w:rPr>
        <w:t xml:space="preserve"> _xb_payload(rid, rng):</w:t>
      </w:r>
      <w:r>
        <w:br/>
      </w:r>
      <w:r>
        <w:rPr>
          <w:rStyle w:val="NormalTok"/>
        </w:rPr>
        <w:t xml:space="preserve">    </w:t>
      </w:r>
      <w:r>
        <w:rPr>
          <w:rStyle w:val="CommentTok"/>
        </w:rPr>
        <w:t xml:space="preserve">"""Stands for the ITI-55 QueryByParameter segment an ATNA record carries:</w:t>
      </w:r>
      <w:r>
        <w:br/>
      </w:r>
      <w:r>
        <w:rPr>
          <w:rStyle w:val="CommentTok"/>
        </w:rPr>
        <w:t xml:space="preserve">    the demographics typed into patient discovery. Constructed, not real."""</w:t>
      </w:r>
      <w:r>
        <w:br/>
      </w:r>
      <w:r>
        <w:rPr>
          <w:rStyle w:val="NormalTok"/>
        </w:rPr>
        <w:t xml:space="preserve">    </w:t>
      </w:r>
      <w:r>
        <w:rPr>
          <w:rStyle w:val="ControlFlowTok"/>
        </w:rPr>
        <w:t xml:space="preserve">return</w:t>
      </w:r>
      <w:r>
        <w:rPr>
          <w:rStyle w:val="NormalTok"/>
        </w:rPr>
        <w:t xml:space="preserve"> (</w:t>
      </w:r>
      <w:r>
        <w:rPr>
          <w:rStyle w:val="SpecialStringTok"/>
        </w:rPr>
        <w:t xml:space="preserve">f"&lt;ITI-55 QueryByParameter base64&gt; name=SYN-</w:t>
      </w:r>
      <w:r>
        <w:rPr>
          <w:rStyle w:val="SpecialCharTok"/>
        </w:rPr>
        <w:t xml:space="preserve">{</w:t>
      </w:r>
      <w:r>
        <w:rPr>
          <w:rStyle w:val="NormalTok"/>
        </w:rPr>
        <w:t xml:space="preserve">rid</w:t>
      </w:r>
      <w:r>
        <w:rPr>
          <w:rStyle w:val="SpecialCharTok"/>
        </w:rPr>
        <w:t xml:space="preserve">:04d}</w:t>
      </w:r>
      <w:r>
        <w:rPr>
          <w:rStyle w:val="SpecialStringTok"/>
        </w:rPr>
        <w:t xml:space="preserve"> "</w:t>
      </w:r>
      <w:r>
        <w:br/>
      </w:r>
      <w:r>
        <w:rPr>
          <w:rStyle w:val="NormalTok"/>
        </w:rPr>
        <w:t xml:space="preserve">            </w:t>
      </w:r>
      <w:r>
        <w:rPr>
          <w:rStyle w:val="SpecialStringTok"/>
        </w:rPr>
        <w:t xml:space="preserve">f"birthTime=19</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40</w:t>
      </w:r>
      <w:r>
        <w:rPr>
          <w:rStyle w:val="NormalTok"/>
        </w:rPr>
        <w:t xml:space="preserve">,</w:t>
      </w:r>
      <w:r>
        <w:rPr>
          <w:rStyle w:val="DecValTok"/>
        </w:rPr>
        <w:t xml:space="preserve">99</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12</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28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f"gender=</w:t>
      </w:r>
      <w:r>
        <w:rPr>
          <w:rStyle w:val="SpecialCharTok"/>
        </w:rPr>
        <w:t xml:space="preserve">{</w:t>
      </w:r>
      <w:r>
        <w:rPr>
          <w:rStyle w:val="NormalTok"/>
        </w:rPr>
        <w:t xml:space="preserve">rng</w:t>
      </w:r>
      <w:r>
        <w:rPr>
          <w:rStyle w:val="SpecialCharTok"/>
        </w:rPr>
        <w:t xml:space="preserve">.</w:t>
      </w:r>
      <w:r>
        <w:rPr>
          <w:rStyle w:val="NormalTok"/>
        </w:rPr>
        <w:t xml:space="preserve">choice(</w:t>
      </w:r>
      <w:r>
        <w:rPr>
          <w:rStyle w:val="StringTok"/>
        </w:rPr>
        <w:t xml:space="preserve">'MF'</w:t>
      </w:r>
      <w:r>
        <w:rPr>
          <w:rStyle w:val="NormalTok"/>
        </w:rPr>
        <w:t xml:space="preserve">)</w:t>
      </w:r>
      <w:r>
        <w:rPr>
          <w:rStyle w:val="SpecialCharTok"/>
        </w:rPr>
        <w:t xml:space="preserve">}</w:t>
      </w:r>
      <w:r>
        <w:rPr>
          <w:rStyle w:val="SpecialStringTok"/>
        </w:rPr>
        <w:t xml:space="preserve"> addr=NO-</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1000</w:t>
      </w:r>
      <w:r>
        <w:rPr>
          <w:rStyle w:val="NormalTok"/>
        </w:rPr>
        <w:t xml:space="preserve">,</w:t>
      </w:r>
      <w:r>
        <w:rPr>
          <w:rStyle w:val="DecValTok"/>
        </w:rPr>
        <w:t xml:space="preserve">9999</w:t>
      </w:r>
      <w:r>
        <w:rPr>
          <w:rStyle w:val="NormalTok"/>
        </w:rPr>
        <w:t xml:space="preserve">)</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_spe_payload(rid, rng):</w:t>
      </w:r>
      <w:r>
        <w:br/>
      </w:r>
      <w:r>
        <w:rPr>
          <w:rStyle w:val="NormalTok"/>
        </w:rPr>
        <w:t xml:space="preserve">    </w:t>
      </w:r>
      <w:r>
        <w:rPr>
          <w:rStyle w:val="ControlFlowTok"/>
        </w:rPr>
        <w:t xml:space="preserve">return</w:t>
      </w:r>
      <w:r>
        <w:rPr>
          <w:rStyle w:val="NormalTok"/>
        </w:rPr>
        <w:t xml:space="preserve"> (</w:t>
      </w:r>
      <w:r>
        <w:rPr>
          <w:rStyle w:val="SpecialStringTok"/>
        </w:rPr>
        <w:t xml:space="preserve">f"&lt;SPE activity log&gt; query=SELECT diagnosis,birthyear FROM permit-"</w:t>
      </w:r>
      <w:r>
        <w:br/>
      </w:r>
      <w:r>
        <w:rPr>
          <w:rStyle w:val="NormalTok"/>
        </w:rPr>
        <w:t xml:space="preserve">            </w:t>
      </w:r>
      <w:r>
        <w:rPr>
          <w:rStyle w:val="SpecialStringTok"/>
        </w:rPr>
        <w:t xml:space="preserve">f"</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2026</w:t>
      </w:r>
      <w:r>
        <w:rPr>
          <w:rStyle w:val="NormalTok"/>
        </w:rPr>
        <w:t xml:space="preserve">,</w:t>
      </w:r>
      <w:r>
        <w:rPr>
          <w:rStyle w:val="DecValTok"/>
        </w:rPr>
        <w:t xml:space="preserve">2031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rid</w:t>
      </w:r>
      <w:r>
        <w:rPr>
          <w:rStyle w:val="SpecialCharTok"/>
        </w:rPr>
        <w:t xml:space="preserve">:04d}</w:t>
      </w:r>
      <w:r>
        <w:rPr>
          <w:rStyle w:val="SpecialStringTok"/>
        </w:rPr>
        <w:t xml:space="preserve"> rows=</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50</w:t>
      </w:r>
      <w:r>
        <w:rPr>
          <w:rStyle w:val="NormalTok"/>
        </w:rPr>
        <w:t xml:space="preserve">,</w:t>
      </w:r>
      <w:r>
        <w:rPr>
          <w:rStyle w:val="DecValTok"/>
        </w:rPr>
        <w:t xml:space="preserve">5000</w:t>
      </w:r>
      <w:r>
        <w:rPr>
          <w:rStyle w:val="NormalTok"/>
        </w:rPr>
        <w:t xml:space="preserve">)</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build(n_xb</w:t>
      </w:r>
      <w:r>
        <w:rPr>
          <w:rStyle w:val="OperatorTok"/>
        </w:rPr>
        <w:t xml:space="preserve">=</w:t>
      </w:r>
      <w:r>
        <w:rPr>
          <w:rStyle w:val="DecValTok"/>
        </w:rPr>
        <w:t xml:space="preserve">60</w:t>
      </w:r>
      <w:r>
        <w:rPr>
          <w:rStyle w:val="NormalTok"/>
        </w:rPr>
        <w:t xml:space="preserve">, n_spe</w:t>
      </w:r>
      <w:r>
        <w:rPr>
          <w:rStyle w:val="OperatorTok"/>
        </w:rPr>
        <w:t xml:space="preserve">=</w:t>
      </w:r>
      <w:r>
        <w:rPr>
          <w:rStyle w:val="DecValTok"/>
        </w:rPr>
        <w:t xml:space="preserve">60</w:t>
      </w:r>
      <w:r>
        <w:rPr>
          <w:rStyle w:val="NormalTok"/>
        </w:rPr>
        <w:t xml:space="preserve">, n_journal</w:t>
      </w:r>
      <w:r>
        <w:rPr>
          <w:rStyle w:val="OperatorTok"/>
        </w:rPr>
        <w:t xml:space="preserve">=</w:t>
      </w:r>
      <w:r>
        <w:rPr>
          <w:rStyle w:val="DecValTok"/>
        </w:rPr>
        <w:t xml:space="preserve">40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rid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(n_xb):                                   </w:t>
      </w:r>
      <w:r>
        <w:rPr>
          <w:rStyle w:val="CommentTok"/>
        </w:rPr>
        <w:t xml:space="preserve"># NO-XB</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trf.FLOOR_XBORDER,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"NO-XB"</w:t>
      </w:r>
      <w:r>
        <w:rPr>
          <w:rStyle w:val="NormalTok"/>
        </w:rPr>
        <w:t xml:space="preserve">, </w:t>
      </w:r>
      <w:r>
        <w:rPr>
          <w:rStyle w:val="StringTok"/>
        </w:rPr>
        <w:t xml:space="preserve">"site"</w:t>
      </w:r>
      <w:r>
        <w:rPr>
          <w:rStyle w:val="NormalTok"/>
        </w:rPr>
        <w:t xml:space="preserve">: rng.choice(SITES),</w:t>
      </w:r>
      <w:r>
        <w:br/>
      </w:r>
      <w:r>
        <w:rPr>
          <w:rStyle w:val="NormalTok"/>
        </w:rPr>
        <w:t xml:space="preserve">                    </w:t>
      </w:r>
      <w:r>
        <w:rPr>
          <w:rStyle w:val="StringTok"/>
        </w:rPr>
        <w:t xml:space="preserve">"ncp"</w:t>
      </w:r>
      <w:r>
        <w:rPr>
          <w:rStyle w:val="NormalTok"/>
        </w:rPr>
        <w:t xml:space="preserve">: rng.choice(NCPS), </w:t>
      </w:r>
      <w:r>
        <w:rPr>
          <w:rStyle w:val="StringTok"/>
        </w:rPr>
        <w:t xml:space="preserve">"doc_category"</w:t>
      </w:r>
      <w:r>
        <w:rPr>
          <w:rStyle w:val="NormalTok"/>
        </w:rPr>
        <w:t xml:space="preserve">: </w:t>
      </w:r>
      <w:r>
        <w:rPr>
          <w:rStyle w:val="StringTok"/>
        </w:rPr>
        <w:t xml:space="preserve">"PatientSummary (inbound)"</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(n_spe):                                  </w:t>
      </w:r>
      <w:r>
        <w:rPr>
          <w:rStyle w:val="CommentTok"/>
        </w:rPr>
        <w:t xml:space="preserve"># NO-SPE</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trf.FLOOR_SPE, </w:t>
      </w:r>
      <w:r>
        <w:rPr>
          <w:rStyle w:val="StringTok"/>
        </w:rPr>
        <w:t xml:space="preserve">"secondary"</w:t>
      </w:r>
      <w:r>
        <w:rPr>
          <w:rStyle w:val="NormalTok"/>
        </w:rPr>
        <w:t xml:space="preserve">, _spe_payload(rid, rng),</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"NO-SPE"</w:t>
      </w:r>
      <w:r>
        <w:rPr>
          <w:rStyle w:val="NormalTok"/>
        </w:rPr>
        <w:t xml:space="preserve">, </w:t>
      </w:r>
      <w:r>
        <w:rPr>
          <w:rStyle w:val="StringTok"/>
        </w:rPr>
        <w:t xml:space="preserve">"node"</w:t>
      </w:r>
      <w:r>
        <w:rPr>
          <w:rStyle w:val="NormalTok"/>
        </w:rPr>
        <w:t xml:space="preserve">: rng.choice(NODES),</w:t>
      </w:r>
      <w:r>
        <w:br/>
      </w:r>
      <w:r>
        <w:rPr>
          <w:rStyle w:val="NormalTok"/>
        </w:rPr>
        <w:t xml:space="preserve">                    </w:t>
      </w:r>
      <w:r>
        <w:rPr>
          <w:rStyle w:val="StringTok"/>
        </w:rPr>
        <w:t xml:space="preserve">"doc_category"</w:t>
      </w:r>
      <w:r>
        <w:rPr>
          <w:rStyle w:val="NormalTok"/>
        </w:rPr>
        <w:t xml:space="preserve">: </w:t>
      </w:r>
      <w:r>
        <w:rPr>
          <w:rStyle w:val="StringTok"/>
        </w:rPr>
        <w:t xml:space="preserve">"SPE-ActivityLog"</w:t>
      </w:r>
      <w:r>
        <w:rPr>
          <w:rStyle w:val="NormalTok"/>
        </w:rPr>
        <w:t xml:space="preserve">, </w:t>
      </w:r>
      <w:r>
        <w:rPr>
          <w:rStyle w:val="StringTok"/>
        </w:rPr>
        <w:t xml:space="preserve">"legal_basis"</w:t>
      </w:r>
      <w:r>
        <w:rPr>
          <w:rStyle w:val="NormalTok"/>
        </w:rPr>
        <w:t xml:space="preserve">: </w:t>
      </w:r>
      <w:r>
        <w:rPr>
          <w:rStyle w:val="StringTok"/>
        </w:rPr>
        <w:t xml:space="preserve">"DataPermit (Helsedataservice)"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(n_journal):                              </w:t>
      </w:r>
      <w:r>
        <w:rPr>
          <w:rStyle w:val="CommentTok"/>
        </w:rPr>
        <w:t xml:space="preserve"># NO-JOURNAL</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240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HORIZON_INDEFINITE,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"NO-JOURNAL"</w:t>
      </w:r>
      <w:r>
        <w:rPr>
          <w:rStyle w:val="NormalTok"/>
        </w:rPr>
        <w:t xml:space="preserve">, </w:t>
      </w:r>
      <w:r>
        <w:rPr>
          <w:rStyle w:val="StringTok"/>
        </w:rPr>
        <w:t xml:space="preserve">"doc_category"</w:t>
      </w:r>
      <w:r>
        <w:rPr>
          <w:rStyle w:val="NormalTok"/>
        </w:rPr>
        <w:t xml:space="preserve">: </w:t>
      </w:r>
      <w:r>
        <w:rPr>
          <w:rStyle w:val="StringTok"/>
        </w:rPr>
        <w:t xml:space="preserve">"JournalAccess"</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"pasientjournalloven s 25 (purpose-based, indefinite)"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recs</w:t>
      </w:r>
      <w:r>
        <w:br/>
        <w:br/>
        <w:br/>
      </w:r>
      <w:r>
        <w:rPr>
          <w:rStyle w:val="KeywordTok"/>
        </w:rPr>
        <w:t xml:space="preserve">def</w:t>
      </w:r>
      <w:r>
        <w:rPr>
          <w:rStyle w:val="NormalTok"/>
        </w:rPr>
        <w:t xml:space="preserve"> run(recs, label</w:t>
      </w:r>
      <w:r>
        <w:rPr>
          <w:rStyle w:val="OperatorTok"/>
        </w:rPr>
        <w:t xml:space="preserve">=</w:t>
      </w:r>
      <w:r>
        <w:rPr>
          <w:rStyle w:val="StringTok"/>
        </w:rPr>
        <w:t xml:space="preserve">"NORWEGIAN LAYER"</w:t>
      </w:r>
      <w:r>
        <w:rPr>
          <w:rStyle w:val="NormalTok"/>
        </w:rPr>
        <w:t xml:space="preserve">):</w:t>
      </w:r>
      <w:r>
        <w:br/>
      </w:r>
      <w:r>
        <w:rPr>
          <w:rStyle w:val="NormalTok"/>
        </w:rPr>
        <w:t xml:space="preserve">    klasser </w:t>
      </w:r>
      <w:r>
        <w:rPr>
          <w:rStyle w:val="OperatorTok"/>
        </w:rPr>
        <w:t xml:space="preserve">=</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(label.center(</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'class'</w:t>
      </w:r>
      <w:r>
        <w:rPr>
          <w:rStyle w:val="SpecialCharTok"/>
        </w:rPr>
        <w:t xml:space="preserve">:&lt;12}{</w:t>
      </w:r>
      <w:r>
        <w:rPr>
          <w:rStyle w:val="StringTok"/>
        </w:rPr>
        <w:t xml:space="preserve">'n'</w:t>
      </w:r>
      <w:r>
        <w:rPr>
          <w:rStyle w:val="SpecialCharTok"/>
        </w:rPr>
        <w:t xml:space="preserve">:&gt;5}{</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'invalidated'</w:t>
      </w:r>
      <w:r>
        <w:rPr>
          <w:rStyle w:val="SpecialCharTok"/>
        </w:rPr>
        <w:t xml:space="preserve">:&gt;13}{</w:t>
      </w:r>
      <w:r>
        <w:rPr>
          <w:rStyle w:val="StringTok"/>
        </w:rPr>
        <w:t xml:space="preserve">'SemII viol'</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klasser:</w:t>
      </w:r>
      <w:r>
        <w:br/>
      </w:r>
      <w:r>
        <w:rPr>
          <w:rStyle w:val="NormalTok"/>
        </w:rPr>
        <w:t xml:space="preserve">        sub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:&lt;12}{</w:t>
      </w:r>
      <w:r>
        <w:rPr>
          <w:rStyle w:val="BuiltInTok"/>
        </w:rPr>
        <w:t xml:space="preserve">len</w:t>
      </w:r>
      <w:r>
        <w:rPr>
          <w:rStyle w:val="NormalTok"/>
        </w:rPr>
        <w:t xml:space="preserve">(sub)</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(v1[r.rid])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(v2[r.rid])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'TOTAL'</w:t>
      </w:r>
      <w:r>
        <w:rPr>
          <w:rStyle w:val="SpecialCharTok"/>
        </w:rPr>
        <w:t xml:space="preserve">:&lt;12}{</w:t>
      </w:r>
      <w:r>
        <w:rPr>
          <w:rStyle w:val="BuiltInTok"/>
        </w:rPr>
        <w:t xml:space="preserve">len</w:t>
      </w:r>
      <w:r>
        <w:rPr>
          <w:rStyle w:val="NormalTok"/>
        </w:rPr>
        <w:t xml:space="preserve">(recs)</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v1, v2</w:t>
      </w:r>
      <w:r>
        <w:br/>
        <w:br/>
        <w:br/>
      </w:r>
      <w:r>
        <w:rPr>
          <w:rStyle w:val="KeywordTok"/>
        </w:rPr>
        <w:t xml:space="preserve">def</w:t>
      </w:r>
      <w:r>
        <w:rPr>
          <w:rStyle w:val="NormalTok"/>
        </w:rPr>
        <w:t xml:space="preserve"> walkthrough(recs, v1):</w:t>
      </w:r>
      <w:r>
        <w:br/>
      </w:r>
      <w:r>
        <w:rPr>
          <w:rStyle w:val="NormalTok"/>
        </w:rPr>
        <w:t xml:space="preserve">    </w:t>
      </w:r>
      <w:r>
        <w:rPr>
          <w:rStyle w:val="CommentTok"/>
        </w:rPr>
        <w:t xml:space="preserve">"""One record per class, shown end to end: which obligation binds, where it</w:t>
      </w:r>
      <w:r>
        <w:br/>
      </w:r>
      <w:r>
        <w:rPr>
          <w:rStyle w:val="CommentTok"/>
        </w:rPr>
        <w:t xml:space="preserve">    collides, and what an auditor is left with after invalidation."""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"CASE WALKTHROUGHS"</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 </w:t>
      </w:r>
      <w:r>
        <w:rPr>
          <w:rStyle w:val="KeywordTok"/>
        </w:rPr>
        <w:t xml:space="preserve">and</w:t>
      </w:r>
      <w:r>
        <w:rPr>
          <w:rStyle w:val="NormalTok"/>
        </w:rPr>
        <w:t xml:space="preserve"> v1[r.rid]]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no infeasible record under Semantics I in this draw."</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'site'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'node'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tringTok"/>
        </w:rPr>
        <w:t xml:space="preserve">'legal_basis'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floor    :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[indefinite, truncated]"</w:t>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"NO-JOURNAL"</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erasure  : </w:t>
      </w:r>
      <w:r>
        <w:rPr>
          <w:rStyle w:val="SpecialCharTok"/>
        </w:rPr>
        <w:t xml:space="preserve">{</w:t>
      </w:r>
      <w:r>
        <w:rPr>
          <w:rStyle w:val="StringTok"/>
        </w:rPr>
        <w:t xml:space="preserve">'none'</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t_r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(r.t_r) </w:t>
      </w:r>
      <w:r>
        <w:rPr>
          <w:rStyle w:val="OperatorTok"/>
        </w:rPr>
        <w:t xml:space="preserve">+</w:t>
      </w:r>
      <w:r>
        <w:rPr>
          <w:rStyle w:val="NormalTok"/>
        </w:rPr>
        <w:t xml:space="preserve"> </w:t>
      </w:r>
      <w:r>
        <w:rPr>
          <w:rStyle w:val="StringTok"/>
        </w:rPr>
        <w:t xml:space="preserve">' -&gt; deadline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ceiling  : </w:t>
      </w:r>
      <w:r>
        <w:rPr>
          <w:rStyle w:val="SpecialCharTok"/>
        </w:rPr>
        <w:t xml:space="preserve">{</w:t>
      </w:r>
      <w:r>
        <w:rPr>
          <w:rStyle w:val="StringTok"/>
        </w:rPr>
        <w:t xml:space="preserve">'n/a'</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ceiling_deadline()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't_pi='</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(r.t_pi)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collision: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invalidation -&gt; metadata intact=</w:t>
      </w:r>
      <w:r>
        <w:rPr>
          <w:rStyle w:val="SpecialCharTok"/>
        </w:rPr>
        <w:t xml:space="preserve">{</w:t>
      </w:r>
      <w:r>
        <w:rPr>
          <w:rStyle w:val="BuiltInTok"/>
        </w:rPr>
        <w:t xml:space="preserve">bool</w:t>
      </w:r>
      <w:r>
        <w:rPr>
          <w:rStyle w:val="NormalTok"/>
        </w:rPr>
        <w:t xml:space="preserve">(r.m)</w:t>
      </w:r>
      <w:r>
        <w:rPr>
          <w:rStyle w:val="SpecialCharTok"/>
        </w:rPr>
        <w:t xml:space="preserve">}</w:t>
      </w:r>
      <w:r>
        <w:rPr>
          <w:rStyle w:val="SpecialStringTok"/>
        </w:rPr>
        <w:t xml:space="preserve">, commitment=</w:t>
      </w:r>
      <w:r>
        <w:rPr>
          <w:rStyle w:val="SpecialCharTok"/>
        </w:rPr>
        <w:t xml:space="preserve">{</w:t>
      </w:r>
      <w:r>
        <w:rPr>
          <w:rStyle w:val="NormalTok"/>
        </w:rPr>
        <w:t xml:space="preserve">r</w:t>
      </w:r>
      <w:r>
        <w:rPr>
          <w:rStyle w:val="SpecialCharTok"/>
        </w:rPr>
        <w:t xml:space="preserve">.</w:t>
      </w:r>
      <w:r>
        <w:rPr>
          <w:rStyle w:val="NormalTok"/>
        </w:rPr>
        <w:t xml:space="preserve">c[:</w:t>
      </w:r>
      <w:r>
        <w:rPr>
          <w:rStyle w:val="DecValTok"/>
        </w:rPr>
        <w:t xml:space="preserve">16</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f"key=</w:t>
      </w:r>
      <w:r>
        <w:rPr>
          <w:rStyle w:val="SpecialCharTok"/>
        </w:rPr>
        <w:t xml:space="preserve">{</w:t>
      </w:r>
      <w:r>
        <w:rPr>
          <w:rStyle w:val="NormalTok"/>
        </w:rPr>
        <w:t xml:space="preserve">r</w:t>
      </w:r>
      <w:r>
        <w:rPr>
          <w:rStyle w:val="SpecialCharTok"/>
        </w:rPr>
        <w:t xml:space="preserve">.</w:t>
      </w:r>
      <w:r>
        <w:rPr>
          <w:rStyle w:val="NormalTok"/>
        </w:rPr>
        <w:t xml:space="preserve">k</w:t>
      </w:r>
      <w:r>
        <w:rPr>
          <w:rStyle w:val="SpecialCharTok"/>
        </w:rPr>
        <w:t xml:space="preserve">}</w:t>
      </w:r>
      <w:r>
        <w:rPr>
          <w:rStyle w:val="SpecialStringTok"/>
        </w:rPr>
        <w:t xml:space="preserve">, salt=</w:t>
      </w:r>
      <w:r>
        <w:rPr>
          <w:rStyle w:val="SpecialCharTok"/>
        </w:rPr>
        <w:t xml:space="preserve">{</w:t>
      </w:r>
      <w:r>
        <w:rPr>
          <w:rStyle w:val="NormalTok"/>
        </w:rPr>
        <w:t xml:space="preserve">r</w:t>
      </w:r>
      <w:r>
        <w:rPr>
          <w:rStyle w:val="SpecialCharTok"/>
        </w:rPr>
        <w:t xml:space="preserve">.</w:t>
      </w:r>
      <w:r>
        <w:rPr>
          <w:rStyle w:val="NormalTok"/>
        </w:rPr>
        <w:t xml:space="preserve">salt</w:t>
      </w:r>
      <w:r>
        <w:rPr>
          <w:rStyle w:val="SpecialCharTok"/>
        </w:rPr>
        <w:t xml:space="preserve">}</w:t>
      </w:r>
      <w:r>
        <w:rPr>
          <w:rStyle w:val="SpecialStringTok"/>
        </w:rPr>
        <w:t xml:space="preserve">, ground=</w:t>
      </w:r>
      <w:r>
        <w:rPr>
          <w:rStyle w:val="SpecialCharTok"/>
        </w:rPr>
        <w:t xml:space="preserve">{</w:t>
      </w:r>
      <w:r>
        <w:rPr>
          <w:rStyle w:val="NormalTok"/>
        </w:rPr>
        <w:t xml:space="preserve">r</w:t>
      </w:r>
      <w:r>
        <w:rPr>
          <w:rStyle w:val="SpecialCharTok"/>
        </w:rPr>
        <w:t xml:space="preserve">.</w:t>
      </w:r>
      <w:r>
        <w:rPr>
          <w:rStyle w:val="NormalTok"/>
        </w:rPr>
        <w:t xml:space="preserve">iota[</w:t>
      </w:r>
      <w:r>
        <w:rPr>
          <w:rStyle w:val="StringTok"/>
        </w:rPr>
        <w:t xml:space="preserve">'ground'</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iota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recs </w:t>
      </w:r>
      <w:r>
        <w:rPr>
          <w:rStyle w:val="OperatorTok"/>
        </w:rPr>
        <w:t xml:space="preserve">=</w:t>
      </w:r>
      <w:r>
        <w:rPr>
          <w:rStyle w:val="NormalTok"/>
        </w:rPr>
        <w:t xml:space="preserve"> build()</w:t>
      </w:r>
      <w:r>
        <w:br/>
      </w:r>
      <w:r>
        <w:rPr>
          <w:rStyle w:val="NormalTok"/>
        </w:rPr>
        <w:t xml:space="preserve">    v1, _ </w:t>
      </w:r>
      <w:r>
        <w:rPr>
          <w:rStyle w:val="OperatorTok"/>
        </w:rPr>
        <w:t xml:space="preserve">=</w:t>
      </w:r>
      <w:r>
        <w:rPr>
          <w:rStyle w:val="NormalTok"/>
        </w:rPr>
        <w:t xml:space="preserve"> run(recs)</w:t>
      </w:r>
      <w:r>
        <w:br/>
      </w:r>
      <w:r>
        <w:rPr>
          <w:rStyle w:val="NormalTok"/>
        </w:rPr>
        <w:t xml:space="preserve">    walkthrough(recs, v1)</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Note: figures above are illustrative of the Norwegian setting, not"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"empirical. The canonical result of the thesis is unchanged and 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"reproduced by running trf_checker.py on its own."</w:t>
      </w:r>
      <w:r>
        <w:rPr>
          <w:rStyle w:val="NormalTok"/>
        </w:rPr>
        <w:t xml:space="preserve">)</w:t>
      </w:r>
    </w:p>
    <w:bookmarkEnd w:id="123"/>
    <w:bookmarkStart w:id="124" w:name="Xe879672c389eaed76a8bcf89632a4b72896578a"/>
    <w:p>
      <w:pPr>
        <w:pStyle w:val="Heading2"/>
      </w:pPr>
      <w:r>
        <w:t xml:space="preserve">A.13 Source listing: </w:t>
      </w:r>
      <w:r>
        <w:rPr>
          <w:rStyle w:val="VerbatimChar"/>
        </w:rPr>
        <w:t xml:space="preserve">cross_sector_check.py</w:t>
      </w:r>
    </w:p>
    <w:p>
      <w:pPr>
        <w:pStyle w:val="FirstParagraph"/>
      </w:pPr>
      <w:r>
        <w:t xml:space="preserve">The cross-sector instance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It takes the floor and ceiling of politiregisterloven § 17 and runs them through the same unmodified model. Line count: 110.</w:t>
      </w:r>
    </w:p>
    <w:p>
      <w:pPr>
        <w:pStyle w:val="SourceCode"/>
      </w:pPr>
      <w:r>
        <w:rPr>
          <w:rStyle w:val="CommentTok"/>
        </w:rPr>
        <w:t xml:space="preserve">"""</w:t>
      </w:r>
      <w:r>
        <w:br/>
      </w:r>
      <w:r>
        <w:rPr>
          <w:rStyle w:val="CommentTok"/>
        </w:rPr>
        <w:t xml:space="preserve">Cross-sector instance: Norwegian police register logs</w:t>
      </w:r>
      <w:r>
        <w:br/>
      </w:r>
      <w:r>
        <w:rPr>
          <w:rStyle w:val="CommentTok"/>
        </w:rPr>
        <w:t xml:space="preserve">=====================================================</w:t>
      </w:r>
      <w:r>
        <w:br/>
      </w:r>
      <w:r>
        <w:rPr>
          <w:rStyle w:val="CommentTok"/>
        </w:rPr>
        <w:t xml:space="preserve">PLUG-AND-PLAY. Imports trf_checker unmodified.</w:t>
      </w:r>
      <w:r>
        <w:br/>
        <w:br/>
      </w:r>
      <w:r>
        <w:rPr>
          <w:rStyle w:val="CommentTok"/>
        </w:rPr>
        <w:t xml:space="preserve">Why this exists. Chapter 6 s 6.9 and Chapter 7 s 7.5 say the structure the TRF</w:t>
      </w:r>
      <w:r>
        <w:br/>
      </w:r>
      <w:r>
        <w:rPr>
          <w:rStyle w:val="CommentTok"/>
        </w:rPr>
        <w:t xml:space="preserve">Model captures — a retention floor, a subject-triggered erasure right, and a</w:t>
      </w:r>
      <w:r>
        <w:br/>
      </w:r>
      <w:r>
        <w:rPr>
          <w:rStyle w:val="CommentTok"/>
        </w:rPr>
        <w:t xml:space="preserve">deletion ceiling — is probably not specific to health, and flag the question as</w:t>
      </w:r>
      <w:r>
        <w:br/>
      </w:r>
      <w:r>
        <w:rPr>
          <w:rStyle w:val="CommentTok"/>
        </w:rPr>
        <w:t xml:space="preserve">uninvestigated. Norwegian law supplies a genuine instance outside health.</w:t>
      </w:r>
      <w:r>
        <w:br/>
        <w:br/>
      </w:r>
      <w:r>
        <w:rPr>
          <w:rStyle w:val="CommentTok"/>
        </w:rPr>
        <w:t xml:space="preserve">  Politiregisterloven (LOV-2010-05-28-16) s 17, kravet til sporbarhet:</w:t>
      </w:r>
      <w:r>
        <w:br/>
      </w:r>
      <w:r>
        <w:rPr>
          <w:rStyle w:val="CommentTok"/>
        </w:rPr>
        <w:t xml:space="preserve">    information about use of the system shall be registered and stored for at</w:t>
      </w:r>
      <w:r>
        <w:br/>
      </w:r>
      <w:r>
        <w:rPr>
          <w:rStyle w:val="CommentTok"/>
        </w:rPr>
        <w:t xml:space="preserve">    least 1 year and deleted at the latest after 3 years.</w:t>
      </w:r>
      <w:r>
        <w:br/>
      </w:r>
      <w:r>
        <w:rPr>
          <w:rStyle w:val="CommentTok"/>
        </w:rPr>
        <w:t xml:space="preserve">  Politiregisterforskriften (FOR-2013-09-20-1097) ch. 40 mirrors this:</w:t>
      </w:r>
      <w:r>
        <w:br/>
      </w:r>
      <w:r>
        <w:rPr>
          <w:rStyle w:val="CommentTok"/>
        </w:rPr>
        <w:t xml:space="preserve">    deleted at the earliest after 1 year and at the latest after 3 years.</w:t>
      </w:r>
      <w:r>
        <w:br/>
      </w:r>
      <w:r>
        <w:rPr>
          <w:rStyle w:val="CommentTok"/>
        </w:rPr>
        <w:t xml:space="preserve">  Politiregisterloven s 50-51 give the registered person rights to correction,</w:t>
      </w:r>
      <w:r>
        <w:br/>
      </w:r>
      <w:r>
        <w:rPr>
          <w:rStyle w:val="CommentTok"/>
        </w:rPr>
        <w:t xml:space="preserve">    blocking and deletion of information no longer necessary for the purpose.</w:t>
      </w:r>
      <w:r>
        <w:br/>
        <w:br/>
      </w:r>
      <w:r>
        <w:rPr>
          <w:rStyle w:val="CommentTok"/>
        </w:rPr>
        <w:t xml:space="preserve">That is a floor of 12 months and a ceiling of 36 months on the SAME log, plus a</w:t>
      </w:r>
      <w:r>
        <w:br/>
      </w:r>
      <w:r>
        <w:rPr>
          <w:rStyle w:val="CommentTok"/>
        </w:rPr>
        <w:t xml:space="preserve">subject-triggered right: the tri-lateral structure, in another sector, in</w:t>
      </w:r>
      <w:r>
        <w:br/>
      </w:r>
      <w:r>
        <w:rPr>
          <w:rStyle w:val="CommentTok"/>
        </w:rPr>
        <w:t xml:space="preserve">national law.</w:t>
      </w:r>
      <w:r>
        <w:br/>
        <w:br/>
      </w:r>
      <w:r>
        <w:rPr>
          <w:rStyle w:val="CommentTok"/>
        </w:rPr>
        <w:t xml:space="preserve">THE RESULT IS NOT THE ONE EXPECTED, AND IT IS THE MORE USEFUL ONE. Running the</w:t>
      </w:r>
      <w:r>
        <w:br/>
      </w:r>
      <w:r>
        <w:rPr>
          <w:rStyle w:val="CommentTok"/>
        </w:rPr>
        <w:t xml:space="preserve">model on this instance produces NO structural collision at all: the floor ends</w:t>
      </w:r>
      <w:r>
        <w:br/>
      </w:r>
      <w:r>
        <w:rPr>
          <w:rStyle w:val="CommentTok"/>
        </w:rPr>
        <w:t xml:space="preserve">at t_a + 12 and the ceiling bites at t_a + 36, so the provision defines a</w:t>
      </w:r>
      <w:r>
        <w:br/>
      </w:r>
      <w:r>
        <w:rPr>
          <w:rStyle w:val="CommentTok"/>
        </w:rPr>
        <w:t xml:space="preserve">bounded retention window rather than a contradiction. The Norwegian legislator</w:t>
      </w:r>
      <w:r>
        <w:br/>
      </w:r>
      <w:r>
        <w:rPr>
          <w:rStyle w:val="CommentTok"/>
        </w:rPr>
        <w:t xml:space="preserve">ordered the two limbs. Collisions appear only where an erasure request lands</w:t>
      </w:r>
      <w:r>
        <w:br/>
      </w:r>
      <w:r>
        <w:rPr>
          <w:rStyle w:val="CommentTok"/>
        </w:rPr>
        <w:t xml:space="preserve">inside the window.</w:t>
      </w:r>
      <w:r>
        <w:br/>
        <w:br/>
      </w:r>
      <w:r>
        <w:rPr>
          <w:rStyle w:val="CommentTok"/>
        </w:rPr>
        <w:t xml:space="preserve">That isolates what is defective about the EHDS pair. There the ceiling is</w:t>
      </w:r>
      <w:r>
        <w:br/>
      </w:r>
      <w:r>
        <w:rPr>
          <w:rStyle w:val="CommentTok"/>
        </w:rPr>
        <w:t xml:space="preserve">anchored to an EXTERNAL event, the expiry of the data permit, which can fall</w:t>
      </w:r>
      <w:r>
        <w:br/>
      </w:r>
      <w:r>
        <w:rPr>
          <w:rStyle w:val="CommentTok"/>
        </w:rPr>
        <w:t xml:space="preserve">before the floor on a log written late in the permit. A floor and a ceiling on</w:t>
      </w:r>
      <w:r>
        <w:br/>
      </w:r>
      <w:r>
        <w:rPr>
          <w:rStyle w:val="CommentTok"/>
        </w:rPr>
        <w:t xml:space="preserve">the same record are compatible when the instrument orders them from the same</w:t>
      </w:r>
      <w:r>
        <w:br/>
      </w:r>
      <w:r>
        <w:rPr>
          <w:rStyle w:val="CommentTok"/>
        </w:rPr>
        <w:t xml:space="preserve">origin, and collide when one is anchored elsewhere. The contribution of the</w:t>
      </w:r>
      <w:r>
        <w:br/>
      </w:r>
      <w:r>
        <w:rPr>
          <w:rStyle w:val="CommentTok"/>
        </w:rPr>
        <w:t xml:space="preserve">thesis is therefore not that floors and ceilings conflict in general; it is that</w:t>
      </w:r>
      <w:r>
        <w:br/>
      </w:r>
      <w:r>
        <w:rPr>
          <w:rStyle w:val="CommentTok"/>
        </w:rPr>
        <w:t xml:space="preserve">they conflict when their origins differ, which is the EHDS case.</w:t>
      </w:r>
      <w:r>
        <w:br/>
        <w:br/>
      </w:r>
      <w:r>
        <w:rPr>
          <w:rStyle w:val="CommentTok"/>
        </w:rPr>
        <w:t xml:space="preserve">Two further differences from the EHDS case are stated rather than hidden:</w:t>
      </w:r>
      <w:r>
        <w:br/>
      </w:r>
      <w:r>
        <w:rPr>
          <w:rStyle w:val="CommentTok"/>
        </w:rPr>
        <w:t xml:space="preserve">  1. The ceiling here runs from the log's own creation, not from the expiry of a</w:t>
      </w:r>
      <w:r>
        <w:br/>
      </w:r>
      <w:r>
        <w:rPr>
          <w:rStyle w:val="CommentTok"/>
        </w:rPr>
        <w:t xml:space="preserve">     permit. It is modelled by setting t_pi so that the ceiling lands at</w:t>
      </w:r>
      <w:r>
        <w:br/>
      </w:r>
      <w:r>
        <w:rPr>
          <w:rStyle w:val="CommentTok"/>
        </w:rPr>
        <w:t xml:space="preserve">     t_a + 36 (the checker computes ceiling = t_pi + 6).</w:t>
      </w:r>
      <w:r>
        <w:br/>
      </w:r>
      <w:r>
        <w:rPr>
          <w:rStyle w:val="CommentTok"/>
        </w:rPr>
        <w:t xml:space="preserve">  2. The ceiling attaches to the whole record, not only to a payload inside it.</w:t>
      </w:r>
      <w:r>
        <w:br/>
      </w:r>
      <w:r>
        <w:rPr>
          <w:rStyle w:val="CommentTok"/>
        </w:rPr>
        <w:t xml:space="preserve">     Under Semantics II the metadata cannot survive it, so the terminal</w:t>
      </w:r>
      <w:r>
        <w:br/>
      </w:r>
      <w:r>
        <w:rPr>
          <w:rStyle w:val="CommentTok"/>
        </w:rPr>
        <w:t xml:space="preserve">     transition of Chapter 4 s 4.8 is what discharges the ceiling here, at</w:t>
      </w:r>
      <w:r>
        <w:br/>
      </w:r>
      <w:r>
        <w:rPr>
          <w:rStyle w:val="CommentTok"/>
        </w:rPr>
        <w:t xml:space="preserve">     t_a + 36 rather than at floor expiry. This module reports the collision;</w:t>
      </w:r>
      <w:r>
        <w:br/>
      </w:r>
      <w:r>
        <w:rPr>
          <w:rStyle w:val="CommentTok"/>
        </w:rPr>
        <w:t xml:space="preserve">     it does not claim the mechanism transfers unchanged.</w:t>
      </w:r>
      <w:r>
        <w:br/>
        <w:br/>
      </w:r>
      <w:r>
        <w:rPr>
          <w:rStyle w:val="CommentTok"/>
        </w:rPr>
        <w:t xml:space="preserve">Run:  python3 cross_sector_check.py</w:t>
      </w:r>
      <w:r>
        <w:br/>
      </w:r>
      <w:r>
        <w:rPr>
          <w:rStyle w:val="CommentTok"/>
        </w:rPr>
        <w:t xml:space="preserve">"""</w:t>
      </w:r>
      <w:r>
        <w:b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FLOOR_POLITI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politiregisterloven s 17: at least 1 year</w:t>
      </w:r>
      <w:r>
        <w:br/>
      </w:r>
      <w:r>
        <w:rPr>
          <w:rStyle w:val="NormalTok"/>
        </w:rPr>
        <w:t xml:space="preserve">CEILING_POLITI </w:t>
      </w:r>
      <w:r>
        <w:rPr>
          <w:rStyle w:val="OperatorTok"/>
        </w:rPr>
        <w:t xml:space="preserve">=</w:t>
      </w:r>
      <w:r>
        <w:rPr>
          <w:rStyle w:val="NormalTok"/>
        </w:rPr>
        <w:t xml:space="preserve"> </w:t>
      </w:r>
      <w:r>
        <w:rPr>
          <w:rStyle w:val="DecValTok"/>
        </w:rPr>
        <w:t xml:space="preserve">36</w:t>
      </w:r>
      <w:r>
        <w:rPr>
          <w:rStyle w:val="NormalTok"/>
        </w:rPr>
        <w:t xml:space="preserve">    </w:t>
      </w:r>
      <w:r>
        <w:rPr>
          <w:rStyle w:val="CommentTok"/>
        </w:rPr>
        <w:t xml:space="preserve"># politiregisterloven s 17: deleted at the latest after 3 years</w:t>
      </w:r>
      <w:r>
        <w:br/>
        <w:br/>
        <w:br/>
      </w:r>
      <w:r>
        <w:rPr>
          <w:rStyle w:val="KeywordTok"/>
        </w:rPr>
        <w:t xml:space="preserve">def</w:t>
      </w:r>
      <w:r>
        <w:rPr>
          <w:rStyle w:val="NormalTok"/>
        </w:rPr>
        <w:t xml:space="preserve"> build(n</w:t>
      </w:r>
      <w:r>
        <w:rPr>
          <w:rStyle w:val="OperatorTok"/>
        </w:rPr>
        <w:t xml:space="preserve">=</w:t>
      </w:r>
      <w:r>
        <w:rPr>
          <w:rStyle w:val="DecValTok"/>
        </w:rPr>
        <w:t xml:space="preserve">60</w:t>
      </w:r>
      <w:r>
        <w:rPr>
          <w:rStyle w:val="NormalTok"/>
        </w:rPr>
        <w:t xml:space="preserve">, seed</w:t>
      </w:r>
      <w:r>
        <w:rPr>
          <w:rStyle w:val="OperatorTok"/>
        </w:rPr>
        <w:t xml:space="preserve">=</w:t>
      </w:r>
      <w:r>
        <w:rPr>
          <w:rStyle w:val="NormalTok"/>
        </w:rPr>
        <w:t xml:space="preserve">trf.SEED):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900</w:t>
      </w:r>
      <w:r>
        <w:rPr>
          <w:rStyle w:val="NormalTok"/>
        </w:rPr>
        <w:t xml:space="preserve">, </w:t>
      </w:r>
      <w:r>
        <w:rPr>
          <w:rStyle w:val="DecValTok"/>
        </w:rPr>
        <w:t xml:space="preserve">900</w:t>
      </w:r>
      <w:r>
        <w:rPr>
          <w:rStyle w:val="NormalTok"/>
        </w:rPr>
        <w:t xml:space="preserve"> </w:t>
      </w:r>
      <w:r>
        <w:rPr>
          <w:rStyle w:val="OperatorTok"/>
        </w:rPr>
        <w:t xml:space="preserve">+</w:t>
      </w:r>
      <w:r>
        <w:rPr>
          <w:rStyle w:val="NormalTok"/>
        </w:rPr>
        <w:t xml:space="preserve"> n):</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ceiling lands at t_a + 36; checker computes t_pi + 6</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CEILING_POLITI </w:t>
      </w:r>
      <w:r>
        <w:rPr>
          <w:rStyle w:val="OperatorTok"/>
        </w:rPr>
        <w:t xml:space="preserve">-</w:t>
      </w:r>
      <w:r>
        <w:rPr>
          <w:rStyle w:val="NormalTok"/>
        </w:rPr>
        <w:t xml:space="preserve"> trf.CEILING</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0.30</w:t>
      </w:r>
      <w:r>
        <w:rPr>
          <w:rStyle w:val="NormalTok"/>
        </w:rPr>
        <w:t xml:space="preserve"> </w:t>
      </w:r>
      <w:r>
        <w:rPr>
          <w:rStyle w:val="ControlFlowTok"/>
        </w:rPr>
        <w:t xml:space="preserve">else</w:t>
      </w:r>
      <w:r>
        <w:rPr>
          <w:rStyle w:val="NormalTok"/>
        </w:rPr>
        <w:t xml:space="preserve"> trf.INF</w:t>
      </w:r>
      <w:r>
        <w:br/>
      </w:r>
      <w:r>
        <w:rPr>
          <w:rStyle w:val="NormalTok"/>
        </w:rPr>
        <w:t xml:space="preserve">        payload </w:t>
      </w:r>
      <w:r>
        <w:rPr>
          <w:rStyle w:val="OperatorTok"/>
        </w:rPr>
        <w:t xml:space="preserve">=</w:t>
      </w:r>
      <w:r>
        <w:rPr>
          <w:rStyle w:val="NormalTok"/>
        </w:rPr>
        <w:t xml:space="preserve"> </w:t>
      </w:r>
      <w:r>
        <w:rPr>
          <w:rStyle w:val="SpecialStringTok"/>
        </w:rPr>
        <w:t xml:space="preserve">f"&lt;politiloggpost&gt; bruker=POL-</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97</w:t>
      </w:r>
      <w:r>
        <w:rPr>
          <w:rStyle w:val="SpecialCharTok"/>
        </w:rPr>
        <w:t xml:space="preserve">:03d}</w:t>
      </w:r>
      <w:r>
        <w:rPr>
          <w:rStyle w:val="SpecialStringTok"/>
        </w:rPr>
        <w:t xml:space="preserve"> oppslag=register"</w:t>
      </w:r>
      <w:r>
        <w:rPr>
          <w:rStyle w:val="NormalTok"/>
        </w:rPr>
        <w:t xml:space="preserve">.encode()</w:t>
      </w:r>
      <w:r>
        <w:br/>
      </w:r>
      <w:r>
        <w:rPr>
          <w:rStyle w:val="NormalTok"/>
        </w:rPr>
        <w:t xml:space="preserve">        r </w:t>
      </w:r>
      <w:r>
        <w:rPr>
          <w:rStyle w:val="OperatorTok"/>
        </w:rPr>
        <w:t xml:space="preserve">=</w:t>
      </w:r>
      <w:r>
        <w:rPr>
          <w:rStyle w:val="NormalTok"/>
        </w:rPr>
        <w:t xml:space="preserve"> trf.Record(rid, t_a, FLOOR_POLITI, </w:t>
      </w:r>
      <w:r>
        <w:rPr>
          <w:rStyle w:val="StringTok"/>
        </w:rPr>
        <w:t xml:space="preserve">"secondary"</w:t>
      </w:r>
      <w:r>
        <w:rPr>
          <w:rStyle w:val="NormalTok"/>
        </w:rPr>
        <w:t xml:space="preserve">, payload,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"POLITI-LOG"</w:t>
      </w:r>
      <w:r>
        <w:rPr>
          <w:rStyle w:val="NormalTok"/>
        </w:rPr>
        <w:t xml:space="preserve">, </w:t>
      </w:r>
      <w:r>
        <w:rPr>
          <w:rStyle w:val="StringTok"/>
        </w:rPr>
        <w:t xml:space="preserve">"doc_category"</w:t>
      </w:r>
      <w:r>
        <w:rPr>
          <w:rStyle w:val="NormalTok"/>
        </w:rPr>
        <w:t xml:space="preserve">: </w:t>
      </w:r>
      <w:r>
        <w:rPr>
          <w:rStyle w:val="StringTok"/>
        </w:rPr>
        <w:t xml:space="preserve">"SystemUseLog"</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"politiregisterloven s 17"</w:t>
      </w:r>
      <w:r>
        <w:rPr>
          <w:rStyle w:val="NormalTok"/>
        </w:rPr>
        <w:t xml:space="preserve">})</w:t>
      </w:r>
      <w:r>
        <w:br/>
      </w:r>
      <w:r>
        <w:rPr>
          <w:rStyle w:val="NormalTok"/>
        </w:rPr>
        <w:t xml:space="preserve">        recs.append(r)</w:t>
      </w:r>
      <w:r>
        <w:br/>
      </w:r>
      <w:r>
        <w:rPr>
          <w:rStyle w:val="NormalTok"/>
        </w:rPr>
        <w:t xml:space="preserve">    </w:t>
      </w:r>
      <w:r>
        <w:rPr>
          <w:rStyle w:val="ControlFlowTok"/>
        </w:rPr>
        <w:t xml:space="preserve">return</w:t>
      </w:r>
      <w:r>
        <w:rPr>
          <w:rStyle w:val="NormalTok"/>
        </w:rPr>
        <w:t xml:space="preserve"> recs</w:t>
      </w:r>
      <w:r>
        <w:br/>
        <w:br/>
        <w:br/>
      </w:r>
      <w:r>
        <w:rPr>
          <w:rStyle w:val="KeywordTok"/>
        </w:rPr>
        <w:t xml:space="preserve">def</w:t>
      </w:r>
      <w:r>
        <w:rPr>
          <w:rStyle w:val="NormalTok"/>
        </w:rPr>
        <w:t xml:space="preserve"> main():</w:t>
      </w:r>
      <w:r>
        <w:br/>
      </w:r>
      <w:r>
        <w:rPr>
          <w:rStyle w:val="NormalTok"/>
        </w:rPr>
        <w:t xml:space="preserve">    recs </w:t>
      </w:r>
      <w:r>
        <w:rPr>
          <w:rStyle w:val="OperatorTok"/>
        </w:rPr>
        <w:t xml:space="preserve">=</w:t>
      </w:r>
      <w:r>
        <w:rPr>
          <w:rStyle w:val="NormalTok"/>
        </w:rPr>
        <w:t xml:space="preserve"> build()</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structural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"CROSS-SECTOR INSTANCE: politiregisterloven s 17 (floor 12, ceiling 36)"</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records                              : </w:t>
      </w:r>
      <w:r>
        <w:rPr>
          <w:rStyle w:val="SpecialCharTok"/>
        </w:rPr>
        <w:t xml:space="preserve">{</w:t>
      </w:r>
      <w:r>
        <w:rPr>
          <w:rStyle w:val="BuiltInTok"/>
        </w:rPr>
        <w:t xml:space="preserve">len</w:t>
      </w:r>
      <w:r>
        <w:rPr>
          <w:rStyle w:val="NormalTok"/>
        </w:rPr>
        <w:t xml:space="preserve">(recs)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 records with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of which with NO erasure request   : </w:t>
      </w:r>
      <w:r>
        <w:rPr>
          <w:rStyle w:val="SpecialCharTok"/>
        </w:rPr>
        <w:t xml:space="preserve">{</w:t>
      </w:r>
      <w:r>
        <w:rPr>
          <w:rStyle w:val="NormalTok"/>
        </w:rPr>
        <w:t xml:space="preserve">structural</w:t>
      </w:r>
      <w:r>
        <w:rPr>
          <w:rStyle w:val="SpecialCharTok"/>
        </w:rPr>
        <w:t xml:space="preserve">}</w:t>
      </w:r>
      <w:r>
        <w:rPr>
          <w:rStyle w:val="SpecialStringTok"/>
        </w:rPr>
        <w:t xml:space="preserve">  &lt;- floor vs ceiling alone"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II, total violations       :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structural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 structural collision: s 17 orders its two limbs from one origin"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"(floor at t_a + 12, ceiling at t_a + 36), so the provision defines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"bounded retention window rather than a contradiction. Every collision"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is erasure-driven."</w:t>
      </w:r>
      <w:r>
        <w:rPr>
          <w:rStyle w:val="NormalTok"/>
        </w:rPr>
        <w:t xml:space="preserve">)</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br/>
      </w:r>
      <w:r>
        <w:rPr>
          <w:rStyle w:val="NormalTok"/>
        </w:rPr>
        <w:t xml:space="preserve">    </w:t>
      </w:r>
      <w:r>
        <w:rPr>
          <w:rStyle w:val="ControlFlowTok"/>
        </w:rPr>
        <w:t xml:space="preserve">if</w:t>
      </w:r>
      <w:r>
        <w:rPr>
          <w:rStyle w:val="NormalTok"/>
        </w:rPr>
        <w:t xml:space="preserve"> cand:</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rPr>
          <w:rStyle w:val="OperatorTok"/>
        </w:rPr>
        <w:t xml:space="preserve">;</w:t>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witness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log written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floor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w:t>
      </w:r>
      <w:r>
        <w:br/>
      </w:r>
      <w:r>
        <w:rPr>
          <w:rStyle w:val="NormalTok"/>
        </w:rPr>
        <w:t xml:space="preserve">              </w:t>
      </w:r>
      <w:r>
        <w:rPr>
          <w:rStyle w:val="SpecialStringTok"/>
        </w:rPr>
        <w:t xml:space="preserve">f"ceiling at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erasure deadline "</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 collision </w:t>
      </w:r>
      <w:r>
        <w:rPr>
          <w:rStyle w:val="SpecialCharTok"/>
        </w:rPr>
        <w:t xml:space="preserve">{</w:t>
      </w:r>
      <w:r>
        <w:rPr>
          <w:rStyle w:val="NormalTok"/>
        </w:rPr>
        <w:t xml:space="preserve">d[</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The floor parameter F(a) took a third value with no change to the model."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finding: floors and ceilings coexist when one instrument fixes both from"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same origin, and collide when the ceiling is anchored to an external"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"event, as Art 68(12) anchors it to permit expiry. Scope: a structural"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"parallel. Whether the mechanism transfers to a record-level ceiling is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"design question this module does not answer."</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4"/>
    <w:bookmarkStart w:id="125" w:name="Xf95b3c51e7ce07a60a76ed04c1d09e76a0e1bdc"/>
    <w:p>
      <w:pPr>
        <w:pStyle w:val="Heading2"/>
      </w:pPr>
      <w:r>
        <w:t xml:space="preserve">A.14 The demonstration viewer: </w:t>
      </w:r>
      <w:r>
        <w:rPr>
          <w:rStyle w:val="VerbatimChar"/>
        </w:rPr>
        <w:t xml:space="preserve">app.py</w:t>
      </w:r>
      <w:r>
        <w:t xml:space="preserve"> and </w:t>
      </w:r>
      <w:r>
        <w:rPr>
          <w:rStyle w:val="VerbatimChar"/>
        </w:rPr>
        <w:t xml:space="preserve">ui.py</w:t>
      </w:r>
    </w:p>
    <w:p>
      <w:pPr>
        <w:pStyle w:val="FirstParagraph"/>
      </w:pPr>
      <w:r>
        <w:t xml:space="preserve">Not reproduced here, because the viewer is never a source of results: every figure it displays comes from executing one of the modules listed in this appendix, unmodified. </w:t>
      </w:r>
      <w:r>
        <w:rPr>
          <w:rStyle w:val="VerbatimChar"/>
        </w:rPr>
        <w:t xml:space="preserve">app.py</w:t>
      </w:r>
      <w:r>
        <w:t xml:space="preserve"> (804 lines) holds the pages and the self-checks; </w:t>
      </w:r>
      <w:r>
        <w:rPr>
          <w:rStyle w:val="VerbatimChar"/>
        </w:rPr>
        <w:t xml:space="preserve">ui.py</w:t>
      </w:r>
      <w:r>
        <w:t xml:space="preserve"> (133 lines) holds only presentation: the theme, the record life strip and the embedding of the two Archify diagrams. The Thesis run page asserts the reported figures and shows a failure notice rather than results if the run disagrees with Chapter 5. Both files are in the repository (https://github.com/Astheno-sphere/TRF).</w:t>
      </w:r>
    </w:p>
    <w:bookmarkEnd w:id="125"/>
    <w:bookmarkStart w:id="126" w:name="a.15-source-listing-crypto_envelope.py"/>
    <w:p>
      <w:pPr>
        <w:pStyle w:val="Heading2"/>
      </w:pPr>
      <w:r>
        <w:t xml:space="preserve">A.15 Source listing: </w:t>
      </w:r>
      <w:r>
        <w:rPr>
          <w:rStyle w:val="VerbatimChar"/>
        </w:rPr>
        <w:t xml:space="preserve">crypto_envelope.py</w:t>
      </w:r>
    </w:p>
    <w:p>
      <w:pPr>
        <w:pStyle w:val="FirstParagraph"/>
      </w:pPr>
      <w:r>
        <w:t xml:space="preserve">The optional envelope-encryption module. Each record’s payload is encrypted under its own AES-256-GCM data key; the data keys are wrapped under a key-encrypting key held in a custody object standing in for a hardware security module; at each record’s invalidation month the wrapped key is destroyed; every record is then decrypted again. It is the only module with a dependency outside the standard library. Line count: 118.</w:t>
      </w:r>
    </w:p>
    <w:p>
      <w:pPr>
        <w:pStyle w:val="SourceCode"/>
      </w:pPr>
      <w:r>
        <w:rPr>
          <w:rStyle w:val="CommentTok"/>
        </w:rPr>
        <w:t xml:space="preserve">"""</w:t>
      </w:r>
      <w:r>
        <w:br/>
      </w:r>
      <w:r>
        <w:rPr>
          <w:rStyle w:val="CommentTok"/>
        </w:rPr>
        <w:t xml:space="preserve">Envelope encryption with real AES-256-GCM (optional module)</w:t>
      </w:r>
      <w:r>
        <w:br/>
      </w:r>
      <w:r>
        <w:rPr>
          <w:rStyle w:val="CommentTok"/>
        </w:rPr>
        <w:t xml:space="preserve">===========================================================</w:t>
      </w:r>
      <w:r>
        <w:br/>
      </w:r>
      <w:r>
        <w:rPr>
          <w:rStyle w:val="CommentTok"/>
        </w:rPr>
        <w:t xml:space="preserve">The feasibility checker (trf_checker.py) models key destruction as removing a reference and</w:t>
      </w:r>
      <w:r>
        <w:br/>
      </w:r>
      <w:r>
        <w:rPr>
          <w:rStyle w:val="CommentTok"/>
        </w:rPr>
        <w:t xml:space="preserve">uses the standard library only. This module shows the same lifecycle with real cryptography,</w:t>
      </w:r>
      <w:r>
        <w:br/>
      </w:r>
      <w:r>
        <w:rPr>
          <w:rStyle w:val="CommentTok"/>
        </w:rPr>
        <w:t xml:space="preserve">so that "rendered unrecoverable" (TEHDAS2 D7.4, OPR-6) is executed rather than asserted:</w:t>
      </w:r>
      <w:r>
        <w:br/>
        <w:br/>
      </w:r>
      <w:r>
        <w:rPr>
          <w:rStyle w:val="CommentTok"/>
        </w:rPr>
        <w:t xml:space="preserve">  - each record's payload is encrypted under its own random 256-bit data key (AES-256-GCM,</w:t>
      </w:r>
      <w:r>
        <w:br/>
      </w:r>
      <w:r>
        <w:rPr>
          <w:rStyle w:val="CommentTok"/>
        </w:rPr>
        <w:t xml:space="preserve">    record id as associated data);</w:t>
      </w:r>
      <w:r>
        <w:br/>
      </w:r>
      <w:r>
        <w:rPr>
          <w:rStyle w:val="CommentTok"/>
        </w:rPr>
        <w:t xml:space="preserve">  - each data key is wrapped under a key-encrypting key held in a custody object standing in</w:t>
      </w:r>
      <w:r>
        <w:br/>
      </w:r>
      <w:r>
        <w:rPr>
          <w:rStyle w:val="CommentTok"/>
        </w:rPr>
        <w:t xml:space="preserve">    for a hardware security module (Chapter 4, Section 4.8, key hierarchy);</w:t>
      </w:r>
      <w:r>
        <w:br/>
      </w:r>
      <w:r>
        <w:rPr>
          <w:rStyle w:val="CommentTok"/>
        </w:rPr>
        <w:t xml:space="preserve">  - at the record's invalidation month the wrapped data key is destroyed in custody;</w:t>
      </w:r>
      <w:r>
        <w:br/>
      </w:r>
      <w:r>
        <w:rPr>
          <w:rStyle w:val="CommentTok"/>
        </w:rPr>
        <w:t xml:space="preserve">  - every record is then decrypted again: invalidated records must fail, the rest must succeed.</w:t>
      </w:r>
      <w:r>
        <w:br/>
        <w:br/>
      </w:r>
      <w:r>
        <w:rPr>
          <w:rStyle w:val="CommentTok"/>
        </w:rPr>
        <w:t xml:space="preserve">It reads its population and invalidation months from trf_checker unchanged and reports no</w:t>
      </w:r>
      <w:r>
        <w:br/>
      </w:r>
      <w:r>
        <w:rPr>
          <w:rStyle w:val="CommentTok"/>
        </w:rPr>
        <w:t xml:space="preserve">thesis figure. Destruction here is still destruction in program memory: the module shows that</w:t>
      </w:r>
      <w:r>
        <w:br/>
      </w:r>
      <w:r>
        <w:rPr>
          <w:rStyle w:val="CommentTok"/>
        </w:rPr>
        <w:t xml:space="preserve">the ciphertext is unreadable without the key, not that a key was erased from hardware</w:t>
      </w:r>
      <w:r>
        <w:br/>
      </w:r>
      <w:r>
        <w:rPr>
          <w:rStyle w:val="CommentTok"/>
        </w:rPr>
        <w:t xml:space="preserve">(Chapter 6, Section 6.3).</w:t>
      </w:r>
      <w:r>
        <w:br/>
        <w:br/>
      </w:r>
      <w:r>
        <w:rPr>
          <w:rStyle w:val="CommentTok"/>
        </w:rPr>
        <w:t xml:space="preserve">Run:  pip install cryptography   then   python3 crypto_envelope.py</w:t>
      </w:r>
      <w:r>
        <w:br/>
      </w:r>
      <w:r>
        <w:rPr>
          <w:rStyle w:val="CommentTok"/>
        </w:rPr>
        <w:t xml:space="preserve">Keys are random on every run; the printed counts are deterministic.</w:t>
      </w:r>
      <w:r>
        <w:br/>
      </w:r>
      <w:r>
        <w:rPr>
          <w:rStyle w:val="CommentTok"/>
        </w:rPr>
        <w:t xml:space="preserve">"""</w:t>
      </w:r>
      <w:r>
        <w:br/>
        <w:br/>
      </w:r>
      <w:r>
        <w:rPr>
          <w:rStyle w:val="ImportTok"/>
        </w:rPr>
        <w:t xml:space="preserve">import</w:t>
      </w:r>
      <w:r>
        <w:rPr>
          <w:rStyle w:val="NormalTok"/>
        </w:rPr>
        <w:t xml:space="preserve"> os</w:t>
      </w:r>
      <w:r>
        <w:b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InvalidTag</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br/>
      </w:r>
      <w:r>
        <w:rPr>
          <w:rStyle w:val="KeywordTok"/>
        </w:rPr>
        <w:t xml:space="preserve">class</w:t>
      </w:r>
      <w:r>
        <w:rPr>
          <w:rStyle w:val="NormalTok"/>
        </w:rPr>
        <w:t xml:space="preserve"> Custody:</w:t>
      </w:r>
      <w:r>
        <w:br/>
      </w:r>
      <w:r>
        <w:rPr>
          <w:rStyle w:val="NormalTok"/>
        </w:rPr>
        <w:t xml:space="preserve">    </w:t>
      </w:r>
      <w:r>
        <w:rPr>
          <w:rStyle w:val="CommentTok"/>
        </w:rPr>
        <w:t xml:space="preserve">"""Stands in for an HSM: holds the key-encrypting key and the wrapped data keys."""</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._kek </w:t>
      </w:r>
      <w:r>
        <w:rPr>
          <w:rStyle w:val="OperatorTok"/>
        </w:rPr>
        <w:t xml:space="preserve">=</w:t>
      </w:r>
      <w:r>
        <w:rPr>
          <w:rStyle w:val="NormalTok"/>
        </w:rPr>
        <w:t xml:space="preserve"> AESGCM(AESGCM.generate_key(bit_length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._wrapped </w:t>
      </w:r>
      <w:r>
        <w:rPr>
          <w:rStyle w:val="OperatorTok"/>
        </w:rPr>
        <w:t xml:space="preserve">=</w:t>
      </w:r>
      <w:r>
        <w:rPr>
          <w:rStyle w:val="NormalTok"/>
        </w:rPr>
        <w:t xml:space="preserve"> {}                                </w:t>
      </w:r>
      <w:r>
        <w:rPr>
          <w:rStyle w:val="CommentTok"/>
        </w:rPr>
        <w:t xml:space="preserve"># rid -&gt; (nonce, wrapped data key)</w:t>
      </w:r>
      <w:r>
        <w:br/>
        <w:br/>
      </w:r>
      <w:r>
        <w:rPr>
          <w:rStyle w:val="NormalTok"/>
        </w:rPr>
        <w:t xml:space="preserve">    </w:t>
      </w:r>
      <w:r>
        <w:rPr>
          <w:rStyle w:val="KeywordTok"/>
        </w:rPr>
        <w:t xml:space="preserve">def</w:t>
      </w:r>
      <w:r>
        <w:rPr>
          <w:rStyle w:val="NormalTok"/>
        </w:rPr>
        <w:t xml:space="preserve"> new_data_key(</w:t>
      </w:r>
      <w:r>
        <w:rPr>
          <w:rStyle w:val="VariableTok"/>
        </w:rPr>
        <w:t xml:space="preserve">self</w:t>
      </w:r>
      <w:r>
        <w:rPr>
          <w:rStyle w:val="NormalTok"/>
        </w:rPr>
        <w:t xml:space="preserve">, rid):</w:t>
      </w:r>
      <w:r>
        <w:br/>
      </w:r>
      <w:r>
        <w:rPr>
          <w:rStyle w:val="NormalTok"/>
        </w:rPr>
        <w:t xml:space="preserve">        dek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w:t>
      </w:r>
      <w:r>
        <w:rPr>
          <w:rStyle w:val="VariableTok"/>
        </w:rPr>
        <w:t xml:space="preserve">self</w:t>
      </w:r>
      <w:r>
        <w:rPr>
          <w:rStyle w:val="NormalTok"/>
        </w:rPr>
        <w:t xml:space="preserve">._wrapped[rid] </w:t>
      </w:r>
      <w:r>
        <w:rPr>
          <w:rStyle w:val="OperatorTok"/>
        </w:rPr>
        <w:t xml:space="preserve">=</w:t>
      </w:r>
      <w:r>
        <w:rPr>
          <w:rStyle w:val="NormalTok"/>
        </w:rPr>
        <w:t xml:space="preserve"> (nonce, </w:t>
      </w:r>
      <w:r>
        <w:rPr>
          <w:rStyle w:val="VariableTok"/>
        </w:rPr>
        <w:t xml:space="preserve">self</w:t>
      </w:r>
      <w:r>
        <w:rPr>
          <w:rStyle w:val="NormalTok"/>
        </w:rPr>
        <w:t xml:space="preserve">._kek.encrypt(nonce, dek, </w:t>
      </w:r>
      <w:r>
        <w:rPr>
          <w:rStyle w:val="SpecialStringTok"/>
        </w:rPr>
        <w:t xml:space="preserve">f"dek:</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ControlFlowTok"/>
        </w:rPr>
        <w:t xml:space="preserve">return</w:t>
      </w:r>
      <w:r>
        <w:rPr>
          <w:rStyle w:val="NormalTok"/>
        </w:rPr>
        <w:t xml:space="preserve"> dek</w:t>
      </w:r>
      <w:r>
        <w:br/>
        <w:br/>
      </w:r>
      <w:r>
        <w:rPr>
          <w:rStyle w:val="NormalTok"/>
        </w:rPr>
        <w:t xml:space="preserve">    </w:t>
      </w:r>
      <w:r>
        <w:rPr>
          <w:rStyle w:val="KeywordTok"/>
        </w:rPr>
        <w:t xml:space="preserve">def</w:t>
      </w:r>
      <w:r>
        <w:rPr>
          <w:rStyle w:val="NormalTok"/>
        </w:rPr>
        <w:t xml:space="preserve"> data_key(</w:t>
      </w:r>
      <w:r>
        <w:rPr>
          <w:rStyle w:val="VariableTok"/>
        </w:rPr>
        <w:t xml:space="preserve">self</w:t>
      </w:r>
      <w:r>
        <w:rPr>
          <w:rStyle w:val="NormalTok"/>
        </w:rPr>
        <w:t xml:space="preserve">, rid):</w:t>
      </w:r>
      <w:r>
        <w:br/>
      </w:r>
      <w:r>
        <w:rPr>
          <w:rStyle w:val="NormalTok"/>
        </w:rPr>
        <w:t xml:space="preserve">        </w:t>
      </w:r>
      <w:r>
        <w:rPr>
          <w:rStyle w:val="ControlFlowTok"/>
        </w:rPr>
        <w:t xml:space="preserve">if</w:t>
      </w:r>
      <w:r>
        <w:rPr>
          <w:rStyle w:val="NormalTok"/>
        </w:rPr>
        <w:t xml:space="preserve"> rid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._wrapped:</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f"data key for record </w:t>
      </w:r>
      <w:r>
        <w:rPr>
          <w:rStyle w:val="SpecialCharTok"/>
        </w:rPr>
        <w:t xml:space="preserve">{</w:t>
      </w:r>
      <w:r>
        <w:rPr>
          <w:rStyle w:val="NormalTok"/>
        </w:rPr>
        <w:t xml:space="preserve">rid</w:t>
      </w:r>
      <w:r>
        <w:rPr>
          <w:rStyle w:val="SpecialCharTok"/>
        </w:rPr>
        <w:t xml:space="preserve">}</w:t>
      </w:r>
      <w:r>
        <w:rPr>
          <w:rStyle w:val="SpecialStringTok"/>
        </w:rPr>
        <w:t xml:space="preserve"> destroyed"</w:t>
      </w:r>
      <w:r>
        <w:rPr>
          <w:rStyle w:val="NormalTok"/>
        </w:rPr>
        <w:t xml:space="preserve">)</w:t>
      </w:r>
      <w:r>
        <w:br/>
      </w:r>
      <w:r>
        <w:rPr>
          <w:rStyle w:val="NormalTok"/>
        </w:rPr>
        <w:t xml:space="preserve">        nonce, wrapped </w:t>
      </w:r>
      <w:r>
        <w:rPr>
          <w:rStyle w:val="OperatorTok"/>
        </w:rPr>
        <w:t xml:space="preserve">=</w:t>
      </w:r>
      <w:r>
        <w:rPr>
          <w:rStyle w:val="NormalTok"/>
        </w:rPr>
        <w:t xml:space="preserve"> </w:t>
      </w:r>
      <w:r>
        <w:rPr>
          <w:rStyle w:val="VariableTok"/>
        </w:rPr>
        <w:t xml:space="preserve">self</w:t>
      </w:r>
      <w:r>
        <w:rPr>
          <w:rStyle w:val="NormalTok"/>
        </w:rPr>
        <w:t xml:space="preserve">._wrapped[rid]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._kek.decrypt(nonce, wrapped, </w:t>
      </w:r>
      <w:r>
        <w:rPr>
          <w:rStyle w:val="SpecialStringTok"/>
        </w:rPr>
        <w:t xml:space="preserve">f"dek:</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br/>
      </w:r>
      <w:r>
        <w:rPr>
          <w:rStyle w:val="NormalTok"/>
        </w:rPr>
        <w:t xml:space="preserve">    </w:t>
      </w:r>
      <w:r>
        <w:rPr>
          <w:rStyle w:val="KeywordTok"/>
        </w:rPr>
        <w:t xml:space="preserve">def</w:t>
      </w:r>
      <w:r>
        <w:rPr>
          <w:rStyle w:val="NormalTok"/>
        </w:rPr>
        <w:t xml:space="preserve"> destroy(</w:t>
      </w:r>
      <w:r>
        <w:rPr>
          <w:rStyle w:val="VariableTok"/>
        </w:rPr>
        <w:t xml:space="preserve">self</w:t>
      </w:r>
      <w:r>
        <w:rPr>
          <w:rStyle w:val="NormalTok"/>
        </w:rPr>
        <w:t xml:space="preserve">, rid):</w:t>
      </w:r>
      <w:r>
        <w:br/>
      </w:r>
      <w:r>
        <w:rPr>
          <w:rStyle w:val="NormalTok"/>
        </w:rPr>
        <w:t xml:space="preserve">        </w:t>
      </w:r>
      <w:r>
        <w:rPr>
          <w:rStyle w:val="VariableTok"/>
        </w:rPr>
        <w:t xml:space="preserve">self</w:t>
      </w:r>
      <w:r>
        <w:rPr>
          <w:rStyle w:val="NormalTok"/>
        </w:rPr>
        <w:t xml:space="preserve">._wrapped.pop(rid, </w:t>
      </w:r>
      <w:r>
        <w:rPr>
          <w:rStyle w:val="VariableTok"/>
        </w:rPr>
        <w:t xml:space="preserve">None</w:t>
      </w:r>
      <w:r>
        <w:rPr>
          <w:rStyle w:val="NormalTok"/>
        </w:rPr>
        <w:t xml:space="preserve">)</w:t>
      </w:r>
      <w:r>
        <w:br/>
        <w:br/>
        <w:br/>
      </w:r>
      <w:r>
        <w:rPr>
          <w:rStyle w:val="KeywordTok"/>
        </w:rPr>
        <w:t xml:space="preserve">def</w:t>
      </w:r>
      <w:r>
        <w:rPr>
          <w:rStyle w:val="NormalTok"/>
        </w:rPr>
        <w:t xml:space="preserve"> encrypt(custody, rid, payload):</w:t>
      </w:r>
      <w:r>
        <w:br/>
      </w:r>
      <w:r>
        <w:rPr>
          <w:rStyle w:val="NormalTok"/>
        </w:rPr>
        <w:t xml:space="preserve">    dek </w:t>
      </w:r>
      <w:r>
        <w:rPr>
          <w:rStyle w:val="OperatorTok"/>
        </w:rPr>
        <w:t xml:space="preserve">=</w:t>
      </w:r>
      <w:r>
        <w:rPr>
          <w:rStyle w:val="NormalTok"/>
        </w:rPr>
        <w:t xml:space="preserve"> custody.new_data_key(rid)</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ct </w:t>
      </w:r>
      <w:r>
        <w:rPr>
          <w:rStyle w:val="OperatorTok"/>
        </w:rPr>
        <w:t xml:space="preserve">=</w:t>
      </w:r>
      <w:r>
        <w:rPr>
          <w:rStyle w:val="NormalTok"/>
        </w:rPr>
        <w:t xml:space="preserve"> AESGCM(dek).encrypt(nonce, payload, </w:t>
      </w:r>
      <w:r>
        <w:rPr>
          <w:rStyle w:val="SpecialStringTok"/>
        </w:rPr>
        <w:t xml:space="preserve">f"rec:</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KeywordTok"/>
        </w:rPr>
        <w:t xml:space="preserve">del</w:t>
      </w:r>
      <w:r>
        <w:rPr>
          <w:rStyle w:val="NormalTok"/>
        </w:rPr>
        <w:t xml:space="preserve"> dek                                            </w:t>
      </w:r>
      <w:r>
        <w:rPr>
          <w:rStyle w:val="CommentTok"/>
        </w:rPr>
        <w:t xml:space="preserve"># only the wrapped copy survives</w:t>
      </w:r>
      <w:r>
        <w:br/>
      </w:r>
      <w:r>
        <w:rPr>
          <w:rStyle w:val="NormalTok"/>
        </w:rPr>
        <w:t xml:space="preserve">    </w:t>
      </w:r>
      <w:r>
        <w:rPr>
          <w:rStyle w:val="ControlFlowTok"/>
        </w:rPr>
        <w:t xml:space="preserve">return</w:t>
      </w:r>
      <w:r>
        <w:rPr>
          <w:rStyle w:val="NormalTok"/>
        </w:rPr>
        <w:t xml:space="preserve"> nonce, ct</w:t>
      </w:r>
      <w:r>
        <w:br/>
        <w:br/>
        <w:br/>
      </w:r>
      <w:r>
        <w:rPr>
          <w:rStyle w:val="KeywordTok"/>
        </w:rPr>
        <w:t xml:space="preserve">def</w:t>
      </w:r>
      <w:r>
        <w:rPr>
          <w:rStyle w:val="NormalTok"/>
        </w:rPr>
        <w:t xml:space="preserve"> decrypt(custody, rid, nonce, ct):</w:t>
      </w:r>
      <w:r>
        <w:br/>
      </w:r>
      <w:r>
        <w:rPr>
          <w:rStyle w:val="NormalTok"/>
        </w:rPr>
        <w:t xml:space="preserve">    </w:t>
      </w:r>
      <w:r>
        <w:rPr>
          <w:rStyle w:val="ControlFlowTok"/>
        </w:rPr>
        <w:t xml:space="preserve">return</w:t>
      </w:r>
      <w:r>
        <w:rPr>
          <w:rStyle w:val="NormalTok"/>
        </w:rPr>
        <w:t xml:space="preserve"> AESGCM(custody.data_key(rid)).decrypt(nonce, ct, </w:t>
      </w:r>
      <w:r>
        <w:rPr>
          <w:rStyle w:val="SpecialStringTok"/>
        </w:rPr>
        <w:t xml:space="preserve">f"rec:</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"ENVELOPE ENCRYPTION (AES-256-GCM, wrapped data keys)"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records </w:t>
      </w:r>
      <w:r>
        <w:rPr>
          <w:rStyle w:val="OperatorTok"/>
        </w:rPr>
        <w:t xml:space="preserve">=</w:t>
      </w:r>
      <w:r>
        <w:rPr>
          <w:rStyle w:val="NormalTok"/>
        </w:rPr>
        <w:t xml:space="preserve"> trf.generate()</w:t>
      </w:r>
      <w:r>
        <w:br/>
      </w:r>
      <w:r>
        <w:rPr>
          <w:rStyle w:val="NormalTok"/>
        </w:rPr>
        <w:t xml:space="preserve">    custody </w:t>
      </w:r>
      <w:r>
        <w:rPr>
          <w:rStyle w:val="OperatorTok"/>
        </w:rPr>
        <w:t xml:space="preserve">=</w:t>
      </w:r>
      <w:r>
        <w:rPr>
          <w:rStyle w:val="NormalTok"/>
        </w:rPr>
        <w:t xml:space="preserve"> Custody()</w:t>
      </w:r>
      <w:r>
        <w:br/>
      </w:r>
      <w:r>
        <w:rPr>
          <w:rStyle w:val="NormalTok"/>
        </w:rPr>
        <w:t xml:space="preserve">    store </w:t>
      </w:r>
      <w:r>
        <w:rPr>
          <w:rStyle w:val="OperatorTok"/>
        </w:rPr>
        <w:t xml:space="preserve">=</w:t>
      </w:r>
      <w:r>
        <w:rPr>
          <w:rStyle w:val="NormalTok"/>
        </w:rPr>
        <w:t xml:space="preserve"> {r.rid: encrypt(custody, r.rid, r.payload)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ok_before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decrypt(custody, r.rid, </w:t>
      </w:r>
      <w:r>
        <w:rPr>
          <w:rStyle w:val="OperatorTok"/>
        </w:rPr>
        <w:t xml:space="preserve">*</w:t>
      </w:r>
      <w:r>
        <w:rPr>
          <w:rStyle w:val="NormalTok"/>
        </w:rPr>
        <w:t xml:space="preserve">store[r.rid]) </w:t>
      </w:r>
      <w:r>
        <w:rPr>
          <w:rStyle w:val="OperatorTok"/>
        </w:rPr>
        <w:t xml:space="preserve">==</w:t>
      </w:r>
      <w:r>
        <w:rPr>
          <w:rStyle w:val="NormalTok"/>
        </w:rPr>
        <w:t xml:space="preserve"> r.payload)</w:t>
      </w:r>
      <w:r>
        <w:br/>
      </w:r>
      <w:r>
        <w:rPr>
          <w:rStyle w:val="NormalTok"/>
        </w:rPr>
        <w:t xml:space="preserve">    </w:t>
      </w:r>
      <w:r>
        <w:rPr>
          <w:rStyle w:val="BuiltInTok"/>
        </w:rPr>
        <w:t xml:space="preserve">print</w:t>
      </w:r>
      <w:r>
        <w:rPr>
          <w:rStyle w:val="NormalTok"/>
        </w:rPr>
        <w:t xml:space="preserve">(</w:t>
      </w:r>
      <w:r>
        <w:rPr>
          <w:rStyle w:val="SpecialStringTok"/>
        </w:rPr>
        <w:t xml:space="preserve">f"records encrypted                     :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f"decrypt and match before invalidation : </w:t>
      </w:r>
      <w:r>
        <w:rPr>
          <w:rStyle w:val="SpecialCharTok"/>
        </w:rPr>
        <w:t xml:space="preserve">{</w:t>
      </w:r>
      <w:r>
        <w:rPr>
          <w:rStyle w:val="NormalTok"/>
        </w:rPr>
        <w:t xml:space="preserve">ok_before</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br/>
      </w:r>
      <w:r>
        <w:rPr>
          <w:rStyle w:val="NormalTok"/>
        </w:rPr>
        <w:t xml:space="preserve">    invalidated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r.t_invalidation() </w:t>
      </w:r>
      <w:r>
        <w:rPr>
          <w:rStyle w:val="OperatorTok"/>
        </w:rPr>
        <w:t xml:space="preserve">&lt;</w:t>
      </w:r>
      <w:r>
        <w:rPr>
          <w:rStyle w:val="NormalTok"/>
        </w:rPr>
        <w:t xml:space="preserve"> trf.INF]</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invalidated:</w:t>
      </w:r>
      <w:r>
        <w:br/>
      </w:r>
      <w:r>
        <w:rPr>
          <w:rStyle w:val="NormalTok"/>
        </w:rPr>
        <w:t xml:space="preserve">        custody.destroy(r.rid)                          </w:t>
      </w:r>
      <w:r>
        <w:rPr>
          <w:rStyle w:val="CommentTok"/>
        </w:rPr>
        <w:t xml:space="preserve"># key destroyed at t_I (Ch4 s4.7 step 2)</w:t>
      </w:r>
      <w:r>
        <w:br/>
      </w:r>
      <w:r>
        <w:rPr>
          <w:rStyle w:val="NormalTok"/>
        </w:rPr>
        <w:t xml:space="preserve">    </w:t>
      </w:r>
      <w:r>
        <w:rPr>
          <w:rStyle w:val="BuiltInTok"/>
        </w:rPr>
        <w:t xml:space="preserve">print</w:t>
      </w:r>
      <w:r>
        <w:rPr>
          <w:rStyle w:val="NormalTok"/>
        </w:rPr>
        <w:t xml:space="preserve">(</w:t>
      </w:r>
      <w:r>
        <w:rPr>
          <w:rStyle w:val="SpecialStringTok"/>
        </w:rPr>
        <w:t xml:space="preserve">f"data keys destroyed (t_I finite)      : </w:t>
      </w:r>
      <w:r>
        <w:rPr>
          <w:rStyle w:val="SpecialCharTok"/>
        </w:rPr>
        <w:t xml:space="preserve">{</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br/>
      </w:r>
      <w:r>
        <w:rPr>
          <w:rStyle w:val="NormalTok"/>
        </w:rPr>
        <w:t xml:space="preserve">    readable, refused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try</w:t>
      </w:r>
      <w:r>
        <w:rPr>
          <w:rStyle w:val="NormalTok"/>
        </w:rPr>
        <w:t xml:space="preserve">:</w:t>
      </w:r>
      <w:r>
        <w:br/>
      </w:r>
      <w:r>
        <w:rPr>
          <w:rStyle w:val="NormalTok"/>
        </w:rPr>
        <w:t xml:space="preserve">            decrypt(custody, r.rid, </w:t>
      </w:r>
      <w:r>
        <w:rPr>
          <w:rStyle w:val="OperatorTok"/>
        </w:rPr>
        <w:t xml:space="preserve">*</w:t>
      </w:r>
      <w:r>
        <w:rPr>
          <w:rStyle w:val="NormalTok"/>
        </w:rPr>
        <w:t xml:space="preserve">store[r.rid])</w:t>
      </w:r>
      <w:r>
        <w:br/>
      </w:r>
      <w:r>
        <w:rPr>
          <w:rStyle w:val="NormalTok"/>
        </w:rPr>
        <w:t xml:space="preserve">            readable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refused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f"decryptable after invalidation        : </w:t>
      </w:r>
      <w:r>
        <w:rPr>
          <w:rStyle w:val="SpecialCharTok"/>
        </w:rPr>
        <w:t xml:space="preserve">{</w:t>
      </w:r>
      <w:r>
        <w:rPr>
          <w:rStyle w:val="NormalTok"/>
        </w:rPr>
        <w:t xml:space="preserve">readable</w:t>
      </w:r>
      <w:r>
        <w:rPr>
          <w:rStyle w:val="SpecialCharTok"/>
        </w:rPr>
        <w:t xml:space="preserve">}</w:t>
      </w:r>
      <w:r>
        <w:rPr>
          <w:rStyle w:val="SpecialStringTok"/>
        </w:rPr>
        <w:t xml:space="preserve">  (expected </w:t>
      </w:r>
      <w:r>
        <w:rPr>
          <w:rStyle w:val="SpecialCharTok"/>
        </w:rPr>
        <w:t xml:space="preserve">{</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f"refused, key destroyed                : </w:t>
      </w:r>
      <w:r>
        <w:rPr>
          <w:rStyle w:val="SpecialCharTok"/>
        </w:rPr>
        <w:t xml:space="preserve">{</w:t>
      </w:r>
      <w:r>
        <w:rPr>
          <w:rStyle w:val="NormalTok"/>
        </w:rPr>
        <w:t xml:space="preserve">refused</w:t>
      </w:r>
      <w:r>
        <w:rPr>
          <w:rStyle w:val="SpecialCharTok"/>
        </w:rPr>
        <w:t xml:space="preserve">}</w:t>
      </w:r>
      <w:r>
        <w:rPr>
          <w:rStyle w:val="SpecialStringTok"/>
        </w:rPr>
        <w:t xml:space="preserve">  (expected </w:t>
      </w:r>
      <w:r>
        <w:rPr>
          <w:rStyle w:val="SpecialCharTok"/>
        </w:rPr>
        <w:t xml:space="preserve">{</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The ciphertext of an invalidated record does not open under any surviving key.</w:t>
      </w:r>
      <w:r>
        <w:br/>
      </w:r>
      <w:r>
        <w:rPr>
          <w:rStyle w:val="NormalTok"/>
        </w:rPr>
        <w:t xml:space="preserve">    victim </w:t>
      </w:r>
      <w:r>
        <w:rPr>
          <w:rStyle w:val="OperatorTok"/>
        </w:rPr>
        <w:t xml:space="preserve">=</w:t>
      </w:r>
      <w:r>
        <w:rPr>
          <w:rStyle w:val="NormalTok"/>
        </w:rPr>
        <w:t xml:space="preserve"> invalidated[</w:t>
      </w:r>
      <w:r>
        <w:rPr>
          <w:rStyle w:val="DecValTok"/>
        </w:rPr>
        <w:t xml:space="preserve">0</w:t>
      </w:r>
      <w:r>
        <w:rPr>
          <w:rStyle w:val="NormalTok"/>
        </w:rPr>
        <w:t xml:space="preserve">]</w:t>
      </w:r>
      <w:r>
        <w:br/>
      </w:r>
      <w:r>
        <w:rPr>
          <w:rStyle w:val="NormalTok"/>
        </w:rPr>
        <w:t xml:space="preserve">    survivors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r.t_invalidation() </w:t>
      </w:r>
      <w:r>
        <w:rPr>
          <w:rStyle w:val="OperatorTok"/>
        </w:rPr>
        <w:t xml:space="preserve">==</w:t>
      </w:r>
      <w:r>
        <w:rPr>
          <w:rStyle w:val="NormalTok"/>
        </w:rPr>
        <w:t xml:space="preserve"> trf.INF]</w:t>
      </w:r>
      <w:r>
        <w:br/>
      </w:r>
      <w:r>
        <w:rPr>
          <w:rStyle w:val="NormalTok"/>
        </w:rPr>
        <w:t xml:space="preserve">    opened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survivors:</w:t>
      </w:r>
      <w:r>
        <w:br/>
      </w:r>
      <w:r>
        <w:rPr>
          <w:rStyle w:val="NormalTok"/>
        </w:rPr>
        <w:t xml:space="preserve">        </w:t>
      </w:r>
      <w:r>
        <w:rPr>
          <w:rStyle w:val="ControlFlowTok"/>
        </w:rPr>
        <w:t xml:space="preserve">try</w:t>
      </w:r>
      <w:r>
        <w:rPr>
          <w:rStyle w:val="NormalTok"/>
        </w:rPr>
        <w:t xml:space="preserve">:</w:t>
      </w:r>
      <w:r>
        <w:br/>
      </w:r>
      <w:r>
        <w:rPr>
          <w:rStyle w:val="NormalTok"/>
        </w:rPr>
        <w:t xml:space="preserve">            AESGCM(custody.data_key(s.rid)).decrypt(store[victim.rid][</w:t>
      </w:r>
      <w:r>
        <w:rPr>
          <w:rStyle w:val="DecValTok"/>
        </w:rPr>
        <w:t xml:space="preserve">0</w:t>
      </w:r>
      <w:r>
        <w:rPr>
          <w:rStyle w:val="NormalTok"/>
        </w:rPr>
        <w:t xml:space="preserve">], store[victim.rid][</w:t>
      </w:r>
      <w:r>
        <w:rPr>
          <w:rStyle w:val="DecValTok"/>
        </w:rPr>
        <w:t xml:space="preserve">1</w:t>
      </w:r>
      <w:r>
        <w:rPr>
          <w:rStyle w:val="NormalTok"/>
        </w:rPr>
        <w:t xml:space="preserve">],</w:t>
      </w:r>
      <w:r>
        <w:br/>
      </w:r>
      <w:r>
        <w:rPr>
          <w:rStyle w:val="NormalTok"/>
        </w:rPr>
        <w:t xml:space="preserve">                                                    </w:t>
      </w:r>
      <w:r>
        <w:rPr>
          <w:rStyle w:val="SpecialStringTok"/>
        </w:rPr>
        <w:t xml:space="preserve">f"rec:</w:t>
      </w:r>
      <w:r>
        <w:rPr>
          <w:rStyle w:val="SpecialCharTok"/>
        </w:rPr>
        <w:t xml:space="preserve">{</w:t>
      </w:r>
      <w:r>
        <w:rPr>
          <w:rStyle w:val="NormalTok"/>
        </w:rPr>
        <w:t xml:space="preserve">victim</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opened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InvalidTag:</w:t>
      </w:r>
      <w:r>
        <w:br/>
      </w:r>
      <w:r>
        <w:rPr>
          <w:rStyle w:val="NormalTok"/>
        </w:rPr>
        <w:t xml:space="preserve">            </w:t>
      </w:r>
      <w:r>
        <w:rPr>
          <w:rStyle w:val="ControlFlowTok"/>
        </w:rPr>
        <w:t xml:space="preserve">pass</w:t>
      </w:r>
      <w:r>
        <w:br/>
      </w:r>
      <w:r>
        <w:rPr>
          <w:rStyle w:val="NormalTok"/>
        </w:rPr>
        <w:t xml:space="preserve">    </w:t>
      </w:r>
      <w:r>
        <w:rPr>
          <w:rStyle w:val="BuiltInTok"/>
        </w:rPr>
        <w:t xml:space="preserve">print</w:t>
      </w:r>
      <w:r>
        <w:rPr>
          <w:rStyle w:val="NormalTok"/>
        </w:rPr>
        <w:t xml:space="preserve">(</w:t>
      </w:r>
      <w:r>
        <w:rPr>
          <w:rStyle w:val="SpecialStringTok"/>
        </w:rPr>
        <w:t xml:space="preserve">f"rid=</w:t>
      </w:r>
      <w:r>
        <w:rPr>
          <w:rStyle w:val="SpecialCharTok"/>
        </w:rPr>
        <w:t xml:space="preserve">{</w:t>
      </w:r>
      <w:r>
        <w:rPr>
          <w:rStyle w:val="NormalTok"/>
        </w:rPr>
        <w:t xml:space="preserve">victim</w:t>
      </w:r>
      <w:r>
        <w:rPr>
          <w:rStyle w:val="SpecialCharTok"/>
        </w:rPr>
        <w:t xml:space="preserve">.</w:t>
      </w:r>
      <w:r>
        <w:rPr>
          <w:rStyle w:val="NormalTok"/>
        </w:rPr>
        <w:t xml:space="preserve">rid</w:t>
      </w:r>
      <w:r>
        <w:rPr>
          <w:rStyle w:val="SpecialCharTok"/>
        </w:rPr>
        <w:t xml:space="preserve">}</w:t>
      </w:r>
      <w:r>
        <w:rPr>
          <w:rStyle w:val="SpecialStringTok"/>
        </w:rPr>
        <w:t xml:space="preserve"> ciphertext tried under </w:t>
      </w:r>
      <w:r>
        <w:rPr>
          <w:rStyle w:val="SpecialCharTok"/>
        </w:rPr>
        <w:t xml:space="preserve">{</w:t>
      </w:r>
      <w:r>
        <w:rPr>
          <w:rStyle w:val="BuiltInTok"/>
        </w:rPr>
        <w:t xml:space="preserve">len</w:t>
      </w:r>
      <w:r>
        <w:rPr>
          <w:rStyle w:val="NormalTok"/>
        </w:rPr>
        <w:t xml:space="preserve">(survivors)</w:t>
      </w:r>
      <w:r>
        <w:rPr>
          <w:rStyle w:val="SpecialCharTok"/>
        </w:rPr>
        <w:t xml:space="preserve">}</w:t>
      </w:r>
      <w:r>
        <w:rPr>
          <w:rStyle w:val="SpecialStringTok"/>
        </w:rPr>
        <w:t xml:space="preserve"> surviving keys : opened </w:t>
      </w:r>
      <w:r>
        <w:rPr>
          <w:rStyle w:val="SpecialCharTok"/>
        </w:rPr>
        <w:t xml:space="preserve">{</w:t>
      </w:r>
      <w:r>
        <w:rPr>
          <w:rStyle w:val="NormalTok"/>
        </w:rPr>
        <w:t xml:space="preserve">opened</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invalidated:                               </w:t>
      </w:r>
      <w:r>
        <w:rPr>
          <w:rStyle w:val="CommentTok"/>
        </w:rPr>
        <w:t xml:space="preserve"># then the ciphertext is deleted (D-17)</w:t>
      </w:r>
      <w:r>
        <w:br/>
      </w:r>
      <w:r>
        <w:rPr>
          <w:rStyle w:val="NormalTok"/>
        </w:rPr>
        <w:t xml:space="preserve">        </w:t>
      </w:r>
      <w:r>
        <w:rPr>
          <w:rStyle w:val="KeywordTok"/>
        </w:rPr>
        <w:t xml:space="preserve">del</w:t>
      </w:r>
      <w:r>
        <w:rPr>
          <w:rStyle w:val="NormalTok"/>
        </w:rPr>
        <w:t xml:space="preserve"> store[r.rid]</w:t>
      </w:r>
      <w:r>
        <w:br/>
      </w:r>
      <w:r>
        <w:rPr>
          <w:rStyle w:val="NormalTok"/>
        </w:rPr>
        <w:t xml:space="preserve">    </w:t>
      </w:r>
      <w:r>
        <w:rPr>
          <w:rStyle w:val="BuiltInTok"/>
        </w:rPr>
        <w:t xml:space="preserve">print</w:t>
      </w:r>
      <w:r>
        <w:rPr>
          <w:rStyle w:val="NormalTok"/>
        </w:rPr>
        <w:t xml:space="preserve">(</w:t>
      </w:r>
      <w:r>
        <w:rPr>
          <w:rStyle w:val="SpecialStringTok"/>
        </w:rPr>
        <w:t xml:space="preserve">f"ciphertexts kept after deletion       : </w:t>
      </w:r>
      <w:r>
        <w:rPr>
          <w:rStyle w:val="SpecialCharTok"/>
        </w:rPr>
        <w:t xml:space="preserve">{</w:t>
      </w:r>
      <w:r>
        <w:rPr>
          <w:rStyle w:val="BuiltInTok"/>
        </w:rPr>
        <w:t xml:space="preserve">len</w:t>
      </w:r>
      <w:r>
        <w:rPr>
          <w:rStyle w:val="NormalTok"/>
        </w:rPr>
        <w:t xml:space="preserve">(store)</w:t>
      </w:r>
      <w:r>
        <w:rPr>
          <w:rStyle w:val="SpecialCharTok"/>
        </w:rPr>
        <w:t xml:space="preserve">}</w:t>
      </w:r>
      <w:r>
        <w:rPr>
          <w:rStyle w:val="SpecialStringTok"/>
        </w:rPr>
        <w:t xml:space="preserve">"</w:t>
      </w:r>
      <w:r>
        <w:rPr>
          <w:rStyle w:val="NormalTok"/>
        </w:rPr>
        <w:t xml:space="preserve">)</w:t>
      </w:r>
      <w:r>
        <w:br/>
        <w:br/>
      </w:r>
      <w:r>
        <w:rPr>
          <w:rStyle w:val="NormalTok"/>
        </w:rPr>
        <w:t xml:space="preserve">    ok </w:t>
      </w:r>
      <w:r>
        <w:rPr>
          <w:rStyle w:val="OperatorTok"/>
        </w:rPr>
        <w:t xml:space="preserve">=</w:t>
      </w:r>
      <w:r>
        <w:rPr>
          <w:rStyle w:val="NormalTok"/>
        </w:rPr>
        <w:t xml:space="preserve"> (ok_before </w:t>
      </w:r>
      <w:r>
        <w:rPr>
          <w:rStyle w:val="OperatorTok"/>
        </w:rPr>
        <w:t xml:space="preserve">==</w:t>
      </w:r>
      <w:r>
        <w:rPr>
          <w:rStyle w:val="NormalTok"/>
        </w:rPr>
        <w:t xml:space="preserve"> </w:t>
      </w:r>
      <w:r>
        <w:rPr>
          <w:rStyle w:val="BuiltInTok"/>
        </w:rPr>
        <w:t xml:space="preserve">len</w:t>
      </w:r>
      <w:r>
        <w:rPr>
          <w:rStyle w:val="NormalTok"/>
        </w:rPr>
        <w:t xml:space="preserve">(records) </w:t>
      </w:r>
      <w:r>
        <w:rPr>
          <w:rStyle w:val="KeywordTok"/>
        </w:rPr>
        <w:t xml:space="preserve">and</w:t>
      </w:r>
      <w:r>
        <w:rPr>
          <w:rStyle w:val="NormalTok"/>
        </w:rPr>
        <w:t xml:space="preserve"> refused </w:t>
      </w:r>
      <w:r>
        <w:rPr>
          <w:rStyle w:val="OperatorTok"/>
        </w:rPr>
        <w:t xml:space="preserve">==</w:t>
      </w:r>
      <w:r>
        <w:rPr>
          <w:rStyle w:val="NormalTok"/>
        </w:rPr>
        <w:t xml:space="preserve"> </w:t>
      </w:r>
      <w:r>
        <w:rPr>
          <w:rStyle w:val="BuiltInTok"/>
        </w:rPr>
        <w:t xml:space="preserve">len</w:t>
      </w:r>
      <w:r>
        <w:rPr>
          <w:rStyle w:val="NormalTok"/>
        </w:rPr>
        <w:t xml:space="preserve">(invalidated)</w:t>
      </w:r>
      <w:r>
        <w:br/>
      </w:r>
      <w:r>
        <w:rPr>
          <w:rStyle w:val="NormalTok"/>
        </w:rPr>
        <w:t xml:space="preserve">          </w:t>
      </w:r>
      <w:r>
        <w:rPr>
          <w:rStyle w:val="KeywordTok"/>
        </w:rPr>
        <w:t xml:space="preserve">and</w:t>
      </w:r>
      <w:r>
        <w:rPr>
          <w:rStyle w:val="NormalTok"/>
        </w:rPr>
        <w:t xml:space="preserve"> readable </w:t>
      </w:r>
      <w:r>
        <w:rPr>
          <w:rStyle w:val="OperatorTok"/>
        </w:rPr>
        <w:t xml:space="preserve">==</w:t>
      </w:r>
      <w:r>
        <w:rPr>
          <w:rStyle w:val="NormalTok"/>
        </w:rPr>
        <w:t xml:space="preserve"> </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BuiltInTok"/>
        </w:rPr>
        <w:t xml:space="preserve">len</w:t>
      </w:r>
      <w:r>
        <w:rPr>
          <w:rStyle w:val="NormalTok"/>
        </w:rPr>
        <w:t xml:space="preserve">(invalidated) </w:t>
      </w:r>
      <w:r>
        <w:rPr>
          <w:rStyle w:val="KeywordTok"/>
        </w:rPr>
        <w:t xml:space="preserve">and</w:t>
      </w:r>
      <w:r>
        <w:rPr>
          <w:rStyle w:val="NormalTok"/>
        </w:rPr>
        <w:t xml:space="preserve"> opened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StringTok"/>
        </w:rPr>
        <w:t xml:space="preserve">'every invalidated record is unrecoverable; every other record reads'</w:t>
      </w:r>
      <w:r>
        <w:rPr>
          <w:rStyle w:val="NormalTok"/>
        </w:rPr>
        <w:t xml:space="preserve">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StringTok"/>
        </w:rPr>
        <w:t xml:space="preserve">'MISMATCH'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6"/>
    <w:bookmarkStart w:id="127" w:name="a.16-console-output-of-the-reported-run"/>
    <w:p>
      <w:pPr>
        <w:pStyle w:val="Heading2"/>
      </w:pPr>
      <w:r>
        <w:t xml:space="preserve">A.16 Console output of the reported run</w:t>
      </w:r>
    </w:p>
    <w:p>
      <w:pPr>
        <w:pStyle w:val="FirstParagraph"/>
      </w:pPr>
      <w:r>
        <w:t xml:space="preserve">Verbatim output of </w:t>
      </w:r>
      <w:r>
        <w:rPr>
          <w:rStyle w:val="VerbatimChar"/>
        </w:rPr>
        <w:t xml:space="preserve">python3 trf_checker.py</w:t>
      </w:r>
      <w:r>
        <w:t xml:space="preserve"> under seed 20260915. Every figure in </w:t>
      </w:r>
      <w:hyperlink w:anchor="ch_5" w:history="1">
        <w:r>
          <w:rPr>
            <w:rStyle w:val="Hyperlink"/>
          </w:rPr>
          <w:t xml:space="preserve">Chapter 5</w:t>
        </w:r>
      </w:hyperlink>
      <w:r>
        <w:t xml:space="preserve">, </w:t>
      </w:r>
      <w:hyperlink w:anchor="tbl_5_3" w:history="1">
        <w:r>
          <w:rPr>
            <w:rStyle w:val="Hyperlink"/>
          </w:rPr>
          <w:t xml:space="preserve">Tables 5.3</w:t>
        </w:r>
      </w:hyperlink>
      <w:r>
        <w:t xml:space="preserve">, 5.4 and 5.6 appears here, with the δ = 1 row of </w:t>
      </w:r>
      <w:hyperlink w:anchor="tbl_5_5" w:history="1">
        <w:r>
          <w:rPr>
            <w:rStyle w:val="Hyperlink"/>
          </w:rPr>
          <w:t xml:space="preserve">Table 5.5</w:t>
        </w:r>
      </w:hyperlink>
      <w:r>
        <w:t xml:space="preserve">; its δ = 3 row is in A.18.</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br/>
      </w:r>
      <w:r>
        <w:rPr>
          <w:rStyle w:val="VerbatimChar"/>
        </w:rPr>
        <w:t xml:space="preserve">Generated 200 records (100 cross-border, 100 SPE access-log)</w:t>
      </w:r>
      <w:r>
        <w:br/>
        <w:br/>
      </w:r>
      <w:r>
        <w:rPr>
          <w:rStyle w:val="VerbatimChar"/>
        </w:rPr>
        <w:t xml:space="preserve">--------------------------------------------------------------------------</w:t>
      </w:r>
      <w:r>
        <w:br/>
      </w:r>
      <w:r>
        <w:rPr>
          <w:rStyle w:val="VerbatimChar"/>
        </w:rPr>
        <w:t xml:space="preserve">SEMANTICS I  (plaintext verifiability:  V = alpha)   -&gt; Proposition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 xml:space="preserve">--------------------------------------------------------------------------</w:t>
      </w:r>
      <w:r>
        <w:br/>
      </w:r>
      <w:r>
        <w:rPr>
          <w:rStyle w:val="VerbatimChar"/>
        </w:rPr>
        <w:t xml:space="preserve">SEMANTICS II (accountability preservation)          -&gt; Proposition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br/>
      </w:r>
      <w:r>
        <w:rPr>
          <w:rStyle w:val="VerbatimChar"/>
        </w:rPr>
        <w:t xml:space="preserve">Auditor view of rid=100 after invalidation:</w:t>
      </w:r>
      <w:r>
        <w:br/>
      </w:r>
      <w:r>
        <w:rPr>
          <w:rStyle w:val="VerbatimChar"/>
        </w:rPr>
        <w:t xml:space="preserve">  accessor fields      : True  actor=R-008 permit=DP-015 outcome=success</w:t>
      </w:r>
      <w:r>
        <w:br/>
      </w:r>
      <w:r>
        <w:rPr>
          <w:rStyle w:val="VerbatimChar"/>
        </w:rPr>
        <w:t xml:space="preserve">  subject link         : removed month 16</w:t>
      </w:r>
      <w:r>
        <w:br/>
      </w:r>
      <w:r>
        <w:rPr>
          <w:rStyle w:val="VerbatimChar"/>
        </w:rPr>
        <w:t xml:space="preserve">  commitment c(a)      : 678ade47c1e6dc03296175e056fd8116...</w:t>
      </w:r>
      <w:r>
        <w:br/>
      </w:r>
      <w:r>
        <w:rPr>
          <w:rStyle w:val="VerbatimChar"/>
        </w:rPr>
        <w:t xml:space="preserve">  payload key k(a)     : None   &lt;- destroyed</w:t>
      </w:r>
      <w:r>
        <w:br/>
      </w:r>
      <w:r>
        <w:rPr>
          <w:rStyle w:val="VerbatimChar"/>
        </w:rPr>
        <w:t xml:space="preserve">  salt, ciphertext     : None, None   &lt;- destroyed, deleted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 xml:space="preserve">--------------------------------------------------------------------------</w:t>
      </w:r>
      <w:r>
        <w:br/>
      </w:r>
      <w:r>
        <w:rPr>
          <w:rStyle w:val="VerbatimChar"/>
        </w:rPr>
        <w:t xml:space="preserve">AUDIT-LOG INTEGRITY (Merkle log, RFC 6962 hashing)     -&gt; V_II condition (i)</w:t>
      </w:r>
      <w:r>
        <w:br/>
      </w:r>
      <w:r>
        <w:rPr>
          <w:rStyle w:val="VerbatimChar"/>
        </w:rPr>
        <w:t xml:space="preserve">--------------------------------------------------------------------------</w:t>
      </w:r>
      <w:r>
        <w:br/>
      </w:r>
      <w:r>
        <w:rPr>
          <w:rStyle w:val="VerbatimChar"/>
        </w:rPr>
        <w:t xml:space="preserve">log entries                : 438</w:t>
      </w:r>
      <w:r>
        <w:br/>
      </w:r>
      <w:r>
        <w:rPr>
          <w:rStyle w:val="VerbatimChar"/>
        </w:rPr>
        <w:t xml:space="preserve">log root                   : dd3fb5bd864103842db4c37cb6bb4fd3...</w:t>
      </w:r>
      <w:r>
        <w:br/>
      </w:r>
      <w:r>
        <w:rPr>
          <w:rStyle w:val="VerbatimChar"/>
        </w:rPr>
        <w:t xml:space="preserve">records verifying          : 200/200</w:t>
      </w:r>
      <w:r>
        <w:br/>
      </w:r>
      <w:r>
        <w:rPr>
          <w:rStyle w:val="VerbatimChar"/>
        </w:rPr>
        <w:t xml:space="preserve">tamper test, rid=100 actor altered : V_II=False  (access entry fails its inclusion proof (altered))</w:t>
      </w:r>
      <w:r>
        <w:br/>
      </w:r>
      <w:r>
        <w:rPr>
          <w:rStyle w:val="VerbatimChar"/>
        </w:rPr>
        <w:t xml:space="preserve">tamper test, rid=100 ground altered: V_II=False  (invalidation entry fails its inclusion proof (altered))</w:t>
      </w:r>
      <w:r>
        <w:br/>
      </w:r>
      <w:r>
        <w:rPr>
          <w:rStyle w:val="VerbatimChar"/>
        </w:rPr>
        <w:t xml:space="preserve">after restoring both       : V_II=True</w:t>
      </w:r>
      <w:r>
        <w:b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p>
    <w:bookmarkEnd w:id="127"/>
    <w:bookmarkStart w:id="128" w:name="X48e3d2dd8ce91f999789c66e0e3195e2a9ca03a"/>
    <w:p>
      <w:pPr>
        <w:pStyle w:val="Heading2"/>
      </w:pPr>
      <w:r>
        <w:t xml:space="preserve">A.17 Console output of the payload-provenance comparison, full cohort</w:t>
      </w:r>
    </w:p>
    <w:p>
      <w:pPr>
        <w:pStyle w:val="FirstParagraph"/>
      </w:pPr>
      <w:r>
        <w:t xml:space="preserve">Produced by command 4 against the regenerated 98-bundle cohort. Verbatim output of </w:t>
      </w:r>
      <w:r>
        <w:rPr>
          <w:rStyle w:val="VerbatimChar"/>
        </w:rPr>
        <w:t xml:space="preserve">python3 synthea_layer.py</w:t>
      </w:r>
      <w:r>
        <w:t xml:space="preserve"> against the full 98-bundle cohort, the source of </w:t>
      </w:r>
      <w:hyperlink w:anchor="ch_5" w:history="1">
        <w:r>
          <w:rPr>
            <w:rStyle w:val="Hyperlink"/>
          </w:rPr>
          <w:t xml:space="preserve">Chapter 5</w:t>
        </w:r>
      </w:hyperlink>
      <w:r>
        <w:t xml:space="preserve">, </w:t>
      </w:r>
      <w:hyperlink w:anchor="tbl_5_7" w:history="1">
        <w:r>
          <w:rPr>
            <w:rStyle w:val="Hyperlink"/>
          </w:rPr>
          <w:t xml:space="preserve">Table 5.7</w:t>
        </w:r>
      </w:hyperlink>
      <w:r>
        <w:t xml:space="preserve">, which </w:t>
      </w:r>
      <w:hyperlink w:anchor="sec_5_8" w:history="1">
        <w:r>
          <w:rPr>
            <w:rStyle w:val="Hyperlink"/>
          </w:rPr>
          <w:t xml:space="preserve">Section 5.8</w:t>
        </w:r>
      </w:hyperlink>
      <w:r>
        <w:t xml:space="preserve"> reports at a mean payload of 1,006 bytes. It was recorded on 28 September 2026, before the code revision of 3 October, and its constructed-payload mean (35 bytes) reflects the earlier constructed strings; no measure in it depends on them, as the subset run in A.21, recorded after the revision, shows. Reproducing it requires regenerating the cohort with command 3, because the full cohort is 314 MB and is not committed.</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br/>
      </w:r>
      <w:r>
        <w:rPr>
          <w:rStyle w:val="VerbatimChar"/>
        </w:rPr>
        <w:t xml:space="preserve">Synthea bundles read : 98</w:t>
      </w:r>
      <w:r>
        <w:br/>
      </w:r>
      <w:r>
        <w:rPr>
          <w:rStyle w:val="VerbatimChar"/>
        </w:rPr>
        <w:t xml:space="preserve">clinical payloads    : 98</w:t>
      </w:r>
      <w:r>
        <w:br/>
      </w:r>
      <w:r>
        <w:rPr>
          <w:rStyle w:val="VerbatimChar"/>
        </w:rPr>
        <w:t xml:space="preserve">records              : 200</w:t>
      </w:r>
      <w:r>
        <w:br/>
      </w:r>
      <w:r>
        <w:rPr>
          <w:rStyle w:val="VerbatimChar"/>
        </w:rPr>
        <w:t xml:space="preserve">payload bytes (mean) : constructed=35  synthea=1006</w:t>
      </w:r>
      <w:r>
        <w:b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br/>
      </w:r>
      <w:r>
        <w:rPr>
          <w:rStyle w:val="VerbatimChar"/>
        </w:rPr>
        <w:t xml:space="preserve">commitments differing between the two runs: 200/200   (expected 200 — same salt, different payload)</w:t>
      </w:r>
      <w:r>
        <w:b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bookmarkEnd w:id="128"/>
    <w:bookmarkStart w:id="129" w:name="X1ab1ec694b6985c6e038ee42ecd21e7013aba6f"/>
    <w:p>
      <w:pPr>
        <w:pStyle w:val="Heading2"/>
      </w:pPr>
      <w:r>
        <w:t xml:space="preserve">A.18 Console output of the erasure-response-period witness</w:t>
      </w:r>
    </w:p>
    <w:p>
      <w:pPr>
        <w:pStyle w:val="FirstParagraph"/>
      </w:pPr>
      <w:r>
        <w:t xml:space="preserve">Produced by command 5. Reproduces </w:t>
      </w:r>
      <w:hyperlink w:anchor="tbl_5_5" w:history="1">
        <w:r>
          <w:rPr>
            <w:rStyle w:val="Hyperlink"/>
          </w:rPr>
          <w:t xml:space="preserve">Table 5.5</w:t>
        </w:r>
      </w:hyperlink>
      <w:r>
        <w:t xml:space="preserve">: the infeasibility survives the extension Article 12(3) GDPR permits.</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br/>
      </w:r>
      <w:r>
        <w:rPr>
          <w:rStyle w:val="VerbatimChar"/>
        </w:rPr>
        <w:t xml:space="preserve">Generated 200 records (100 cross-border, 100 SPE access-log)</w:t>
      </w:r>
      <w:r>
        <w:br/>
        <w:br/>
      </w:r>
      <w:r>
        <w:rPr>
          <w:rStyle w:val="VerbatimChar"/>
        </w:rPr>
        <w:t xml:space="preserve">--------------------------------------------------------------------------</w:t>
      </w:r>
      <w:r>
        <w:br/>
      </w:r>
      <w:r>
        <w:rPr>
          <w:rStyle w:val="VerbatimChar"/>
        </w:rPr>
        <w:t xml:space="preserve">SEMANTICS I  (plaintext verifiability:  V = alpha)   -&gt; Proposition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 xml:space="preserve">--------------------------------------------------------------------------</w:t>
      </w:r>
      <w:r>
        <w:br/>
      </w:r>
      <w:r>
        <w:rPr>
          <w:rStyle w:val="VerbatimChar"/>
        </w:rPr>
        <w:t xml:space="preserve">SEMANTICS II (accountability preservation)          -&gt; Proposition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br/>
      </w:r>
      <w:r>
        <w:rPr>
          <w:rStyle w:val="VerbatimChar"/>
        </w:rPr>
        <w:t xml:space="preserve">Auditor view of rid=100 after invalidation:</w:t>
      </w:r>
      <w:r>
        <w:br/>
      </w:r>
      <w:r>
        <w:rPr>
          <w:rStyle w:val="VerbatimChar"/>
        </w:rPr>
        <w:t xml:space="preserve">  accessor fields      : True  actor=R-008 permit=DP-015 outcome=success</w:t>
      </w:r>
      <w:r>
        <w:br/>
      </w:r>
      <w:r>
        <w:rPr>
          <w:rStyle w:val="VerbatimChar"/>
        </w:rPr>
        <w:t xml:space="preserve">  subject link         : removed month 16</w:t>
      </w:r>
      <w:r>
        <w:br/>
      </w:r>
      <w:r>
        <w:rPr>
          <w:rStyle w:val="VerbatimChar"/>
        </w:rPr>
        <w:t xml:space="preserve">  commitment c(a)      : 678ade47c1e6dc03296175e056fd8116...</w:t>
      </w:r>
      <w:r>
        <w:br/>
      </w:r>
      <w:r>
        <w:rPr>
          <w:rStyle w:val="VerbatimChar"/>
        </w:rPr>
        <w:t xml:space="preserve">  payload key k(a)     : None   &lt;- destroyed</w:t>
      </w:r>
      <w:r>
        <w:br/>
      </w:r>
      <w:r>
        <w:rPr>
          <w:rStyle w:val="VerbatimChar"/>
        </w:rPr>
        <w:t xml:space="preserve">  salt, ciphertext     : None, None   &lt;- destroyed, deleted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 xml:space="preserve">--------------------------------------------------------------------------</w:t>
      </w:r>
      <w:r>
        <w:br/>
      </w:r>
      <w:r>
        <w:rPr>
          <w:rStyle w:val="VerbatimChar"/>
        </w:rPr>
        <w:t xml:space="preserve">AUDIT-LOG INTEGRITY (Merkle log, RFC 6962 hashing)     -&gt; V_II condition (i)</w:t>
      </w:r>
      <w:r>
        <w:br/>
      </w:r>
      <w:r>
        <w:rPr>
          <w:rStyle w:val="VerbatimChar"/>
        </w:rPr>
        <w:t xml:space="preserve">--------------------------------------------------------------------------</w:t>
      </w:r>
      <w:r>
        <w:br/>
      </w:r>
      <w:r>
        <w:rPr>
          <w:rStyle w:val="VerbatimChar"/>
        </w:rPr>
        <w:t xml:space="preserve">log entries                : 438</w:t>
      </w:r>
      <w:r>
        <w:br/>
      </w:r>
      <w:r>
        <w:rPr>
          <w:rStyle w:val="VerbatimChar"/>
        </w:rPr>
        <w:t xml:space="preserve">log root                   : dd3fb5bd864103842db4c37cb6bb4fd3...</w:t>
      </w:r>
      <w:r>
        <w:br/>
      </w:r>
      <w:r>
        <w:rPr>
          <w:rStyle w:val="VerbatimChar"/>
        </w:rPr>
        <w:t xml:space="preserve">records verifying          : 200/200</w:t>
      </w:r>
      <w:r>
        <w:br/>
      </w:r>
      <w:r>
        <w:rPr>
          <w:rStyle w:val="VerbatimChar"/>
        </w:rPr>
        <w:t xml:space="preserve">tamper test, rid=100 actor altered : V_II=False  (access entry fails its inclusion proof (altered))</w:t>
      </w:r>
      <w:r>
        <w:br/>
      </w:r>
      <w:r>
        <w:rPr>
          <w:rStyle w:val="VerbatimChar"/>
        </w:rPr>
        <w:t xml:space="preserve">tamper test, rid=100 ground altered: V_II=False  (invalidation entry fails its inclusion proof (altered))</w:t>
      </w:r>
      <w:r>
        <w:br/>
      </w:r>
      <w:r>
        <w:rPr>
          <w:rStyle w:val="VerbatimChar"/>
        </w:rPr>
        <w:t xml:space="preserve">after restoring both       : V_II=True</w:t>
      </w:r>
      <w:r>
        <w:b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r>
        <w:br/>
      </w:r>
      <w:r>
        <w:rPr>
          <w:rStyle w:val="VerbatimChar"/>
        </w:rPr>
        <w:t xml:space="preserve"> delta  SemI recs  SemI viol   Cor1.2  SemII recs  SemII viol  invalidated</w:t>
      </w:r>
      <w:r>
        <w:br/>
      </w:r>
      <w:r>
        <w:rPr>
          <w:rStyle w:val="VerbatimChar"/>
        </w:rPr>
        <w:t xml:space="preserve">     1         90         95       39           0           0          138</w:t>
      </w:r>
      <w:r>
        <w:br/>
      </w:r>
      <w:r>
        <w:rPr>
          <w:rStyle w:val="VerbatimChar"/>
        </w:rPr>
        <w:t xml:space="preserve">     3         89         94       39           0           0          138</w:t>
      </w:r>
    </w:p>
    <w:bookmarkEnd w:id="129"/>
    <w:bookmarkStart w:id="130" w:name="Xe991bdec0e6dcac64d51d9f41d22c090e7752e6"/>
    <w:p>
      <w:pPr>
        <w:pStyle w:val="Heading2"/>
      </w:pPr>
      <w:r>
        <w:t xml:space="preserve">A.19 Console output of the Norwegian context module</w:t>
      </w:r>
    </w:p>
    <w:p>
      <w:pPr>
        <w:pStyle w:val="FirstParagraph"/>
      </w:pPr>
      <w:r>
        <w:t xml:space="preserve">Produced by the first command in 6. Illustrative of the Norwegian setting; no figure here is a thesis claim, and the module states so in its own output.</w:t>
      </w:r>
    </w:p>
    <w:p>
      <w:pPr>
        <w:pStyle w:val="SourceCode"/>
      </w:pPr>
      <w:r>
        <w:rPr>
          <w:rStyle w:val="VerbatimChar"/>
        </w:rPr>
        <w:t xml:space="preserve">==========================================================================</w:t>
      </w:r>
      <w:r>
        <w:br/>
      </w:r>
      <w:r>
        <w:rPr>
          <w:rStyle w:val="VerbatimChar"/>
        </w:rPr>
        <w:t xml:space="preserve">                             NORWEGIAN LAYER                              </w:t>
      </w:r>
      <w:r>
        <w:br/>
      </w:r>
      <w:r>
        <w:rPr>
          <w:rStyle w:val="VerbatimChar"/>
        </w:rPr>
        <w:t xml:space="preserve">==========================================================================</w:t>
      </w:r>
      <w:r>
        <w:br/>
        <w:br/>
      </w:r>
      <w:r>
        <w:rPr>
          <w:rStyle w:val="VerbatimChar"/>
        </w:rPr>
        <w:t xml:space="preserve">class           n  SemI recs  SemI viol  invalidated  SemII viol</w:t>
      </w:r>
      <w:r>
        <w:br/>
      </w:r>
      <w:r>
        <w:rPr>
          <w:rStyle w:val="VerbatimChar"/>
        </w:rPr>
        <w:t xml:space="preserve">NO-JOURNAL     40         12         12           12           0</w:t>
      </w:r>
      <w:r>
        <w:br/>
      </w:r>
      <w:r>
        <w:rPr>
          <w:rStyle w:val="VerbatimChar"/>
        </w:rPr>
        <w:t xml:space="preserve">NO-SPE         60         36         40           60           0</w:t>
      </w:r>
      <w:r>
        <w:br/>
      </w:r>
      <w:r>
        <w:rPr>
          <w:rStyle w:val="VerbatimChar"/>
        </w:rPr>
        <w:t xml:space="preserve">NO-XB          60         20         20           23           0</w:t>
      </w:r>
      <w:r>
        <w:br/>
        <w:br/>
      </w:r>
      <w:r>
        <w:rPr>
          <w:rStyle w:val="VerbatimChar"/>
        </w:rPr>
        <w:t xml:space="preserve">TOTAL         160         68         72           95           0</w:t>
      </w:r>
      <w:r>
        <w:br/>
        <w:br/>
      </w:r>
      <w:r>
        <w:rPr>
          <w:rStyle w:val="VerbatimChar"/>
        </w:rPr>
        <w:t xml:space="preserve">--------------------------------------------------------------------------</w:t>
      </w:r>
      <w:r>
        <w:br/>
      </w:r>
      <w:r>
        <w:rPr>
          <w:rStyle w:val="VerbatimChar"/>
        </w:rPr>
        <w:t xml:space="preserve">CASE WALKTHROUGHS</w:t>
      </w:r>
      <w:r>
        <w:br/>
      </w:r>
      <w:r>
        <w:rPr>
          <w:rStyle w:val="VerbatimChar"/>
        </w:rPr>
        <w:t xml:space="preserve">--------------------------------------------------------------------------</w:t>
      </w:r>
      <w:r>
        <w:br/>
        <w:br/>
      </w:r>
      <w:r>
        <w:rPr>
          <w:rStyle w:val="VerbatimChar"/>
        </w:rPr>
        <w:t xml:space="preserve">NO-JOURNAL  rid=121  (pasientjournalloven s 25 (purpose-based, indefinite))</w:t>
      </w:r>
      <w:r>
        <w:br/>
      </w:r>
      <w:r>
        <w:rPr>
          <w:rStyle w:val="VerbatimChar"/>
        </w:rPr>
        <w:t xml:space="preserve">  floor    : t=0 .. 600   [indefinite, truncated]</w:t>
      </w:r>
      <w:r>
        <w:br/>
      </w:r>
      <w:r>
        <w:rPr>
          <w:rStyle w:val="VerbatimChar"/>
        </w:rPr>
        <w:t xml:space="preserve">  erasure  : t_r=10 -&gt; deadline 11</w:t>
      </w:r>
      <w:r>
        <w:br/>
      </w:r>
      <w:r>
        <w:rPr>
          <w:rStyle w:val="VerbatimChar"/>
        </w:rPr>
        <w:t xml:space="preserve">  ceiling  : n/a</w:t>
      </w:r>
      <w:r>
        <w:br/>
      </w:r>
      <w:r>
        <w:rPr>
          <w:rStyle w:val="VerbatimChar"/>
        </w:rPr>
        <w:t xml:space="preserve">  collision: C2 at t=11</w:t>
      </w:r>
      <w:r>
        <w:br/>
      </w:r>
      <w:r>
        <w:rPr>
          <w:rStyle w:val="VerbatimChar"/>
        </w:rPr>
        <w:t xml:space="preserve">  after invalidation -&gt; metadata intact=True, commitment=c8eb840b7abcb3e4..., key=None, salt=None, ground=GDPR Art 17(1)</w:t>
      </w:r>
      <w:r>
        <w:br/>
        <w:br/>
      </w:r>
      <w:r>
        <w:rPr>
          <w:rStyle w:val="VerbatimChar"/>
        </w:rPr>
        <w:t xml:space="preserve">NO-SPE  rid=61  (controller-provided server)</w:t>
      </w:r>
      <w:r>
        <w:br/>
      </w:r>
      <w:r>
        <w:rPr>
          <w:rStyle w:val="VerbatimChar"/>
        </w:rPr>
        <w:t xml:space="preserve">  floor    : t=10 .. 22</w:t>
      </w:r>
      <w:r>
        <w:br/>
      </w:r>
      <w:r>
        <w:rPr>
          <w:rStyle w:val="VerbatimChar"/>
        </w:rPr>
        <w:t xml:space="preserve">  erasure  : none</w:t>
      </w:r>
      <w:r>
        <w:br/>
      </w:r>
      <w:r>
        <w:rPr>
          <w:rStyle w:val="VerbatimChar"/>
        </w:rPr>
        <w:t xml:space="preserve">  ceiling  : t_pi=15 -&gt; 21</w:t>
      </w:r>
      <w:r>
        <w:br/>
      </w:r>
      <w:r>
        <w:rPr>
          <w:rStyle w:val="VerbatimChar"/>
        </w:rPr>
        <w:t xml:space="preserve">  collision: C3 at t=21</w:t>
      </w:r>
      <w:r>
        <w:br/>
      </w:r>
      <w:r>
        <w:rPr>
          <w:rStyle w:val="VerbatimChar"/>
        </w:rPr>
        <w:t xml:space="preserve">  after invalidation -&gt; metadata intact=True, commitment=900dc608470b8289..., key=None, salt=None, ground=EHDS Art 68(12)</w:t>
      </w:r>
      <w:r>
        <w:br/>
        <w:br/>
      </w:r>
      <w:r>
        <w:rPr>
          <w:rStyle w:val="VerbatimChar"/>
        </w:rPr>
        <w:t xml:space="preserve">NO-XB  rid=1  (Bodo legevakt)</w:t>
      </w:r>
      <w:r>
        <w:br/>
      </w:r>
      <w:r>
        <w:rPr>
          <w:rStyle w:val="VerbatimChar"/>
        </w:rPr>
        <w:t xml:space="preserve">  floor    : t=4 .. 124</w:t>
      </w:r>
      <w:r>
        <w:br/>
      </w:r>
      <w:r>
        <w:rPr>
          <w:rStyle w:val="VerbatimChar"/>
        </w:rPr>
        <w:t xml:space="preserve">  erasure  : t_r=119 -&gt; deadline 120</w:t>
      </w:r>
      <w:r>
        <w:br/>
      </w:r>
      <w:r>
        <w:rPr>
          <w:rStyle w:val="VerbatimChar"/>
        </w:rPr>
        <w:t xml:space="preserve">  ceiling  : n/a</w:t>
      </w:r>
      <w:r>
        <w:br/>
      </w:r>
      <w:r>
        <w:rPr>
          <w:rStyle w:val="VerbatimChar"/>
        </w:rPr>
        <w:t xml:space="preserve">  collision: C2 at t=120</w:t>
      </w:r>
      <w:r>
        <w:br/>
      </w:r>
      <w:r>
        <w:rPr>
          <w:rStyle w:val="VerbatimChar"/>
        </w:rPr>
        <w:t xml:space="preserve">  after invalidation -&gt; metadata intact=True, commitment=af06e57b08ba4cf8..., key=None, salt=None, ground=GDPR Art 17(1)</w:t>
      </w:r>
      <w:r>
        <w:br/>
        <w:br/>
      </w:r>
      <w:r>
        <w:rPr>
          <w:rStyle w:val="VerbatimChar"/>
        </w:rPr>
        <w:t xml:space="preserve">Note: figures above are illustrative of the Norwegian setting, not</w:t>
      </w:r>
      <w:r>
        <w:br/>
      </w:r>
      <w:r>
        <w:rPr>
          <w:rStyle w:val="VerbatimChar"/>
        </w:rPr>
        <w:t xml:space="preserve">empirical. The canonical result of the thesis is unchanged and is</w:t>
      </w:r>
      <w:r>
        <w:br/>
      </w:r>
      <w:r>
        <w:rPr>
          <w:rStyle w:val="VerbatimChar"/>
        </w:rPr>
        <w:t xml:space="preserve">reproduced by running trf_checker.py on its own.</w:t>
      </w:r>
    </w:p>
    <w:bookmarkEnd w:id="130"/>
    <w:bookmarkStart w:id="131" w:name="X5da48627d0686fbeb7efde469c3b9929803edd5"/>
    <w:p>
      <w:pPr>
        <w:pStyle w:val="Heading2"/>
      </w:pPr>
      <w:r>
        <w:t xml:space="preserve">A.20 Console output of the cross-sector instance</w:t>
      </w:r>
    </w:p>
    <w:p>
      <w:pPr>
        <w:pStyle w:val="FirstParagraph"/>
      </w:pPr>
      <w:r>
        <w:t xml:space="preserve">Produced by the second command in 6, and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The zero in the second row is the finding: § 17 fixes both its limbs from the same origin, so it bounds a retention window rather than contradicting itself, and every collision the model finds is erasure-driven.</w:t>
      </w:r>
    </w:p>
    <w:p>
      <w:pPr>
        <w:pStyle w:val="SourceCode"/>
      </w:pPr>
      <w:r>
        <w:rPr>
          <w:rStyle w:val="VerbatimChar"/>
        </w:rPr>
        <w:t xml:space="preserve">==========================================================================</w:t>
      </w:r>
      <w:r>
        <w:br/>
      </w:r>
      <w:r>
        <w:rPr>
          <w:rStyle w:val="VerbatimChar"/>
        </w:rPr>
        <w:t xml:space="preserve">  CROSS-SECTOR INSTANCE: politiregisterloven s 17 (floor 12, ceiling 36)  </w:t>
      </w:r>
      <w:r>
        <w:br/>
      </w:r>
      <w:r>
        <w:rPr>
          <w:rStyle w:val="VerbatimChar"/>
        </w:rPr>
        <w:t xml:space="preserve">==========================================================================</w:t>
      </w:r>
      <w:r>
        <w:br/>
        <w:br/>
      </w:r>
      <w:r>
        <w:rPr>
          <w:rStyle w:val="VerbatimChar"/>
        </w:rPr>
        <w:t xml:space="preserve">records                              : 60</w:t>
      </w:r>
      <w:r>
        <w:br/>
      </w:r>
      <w:r>
        <w:rPr>
          <w:rStyle w:val="VerbatimChar"/>
        </w:rPr>
        <w:t xml:space="preserve">Semantics I, records with violation  : 7</w:t>
      </w:r>
      <w:r>
        <w:br/>
      </w:r>
      <w:r>
        <w:rPr>
          <w:rStyle w:val="VerbatimChar"/>
        </w:rPr>
        <w:t xml:space="preserve">  of which with NO erasure request   : 0  &lt;- floor vs ceiling alone</w:t>
      </w:r>
      <w:r>
        <w:br/>
      </w:r>
      <w:r>
        <w:rPr>
          <w:rStyle w:val="VerbatimChar"/>
        </w:rPr>
        <w:t xml:space="preserve">Semantics II, total violations       : 0</w:t>
      </w:r>
      <w:r>
        <w:br/>
      </w:r>
      <w:r>
        <w:rPr>
          <w:rStyle w:val="VerbatimChar"/>
        </w:rPr>
        <w:t xml:space="preserve">records invalidated                  : 60</w:t>
      </w:r>
      <w:r>
        <w:br/>
        <w:br/>
      </w:r>
      <w:r>
        <w:rPr>
          <w:rStyle w:val="VerbatimChar"/>
        </w:rPr>
        <w:t xml:space="preserve">No structural collision: s 17 orders its two limbs from one origin</w:t>
      </w:r>
      <w:r>
        <w:br/>
      </w:r>
      <w:r>
        <w:rPr>
          <w:rStyle w:val="VerbatimChar"/>
        </w:rPr>
        <w:t xml:space="preserve">(floor at t_a + 12, ceiling at t_a + 36), so the provision defines a</w:t>
      </w:r>
      <w:r>
        <w:br/>
      </w:r>
      <w:r>
        <w:rPr>
          <w:rStyle w:val="VerbatimChar"/>
        </w:rPr>
        <w:t xml:space="preserve">bounded retention window rather than a contradiction. Every collision</w:t>
      </w:r>
      <w:r>
        <w:br/>
      </w:r>
      <w:r>
        <w:rPr>
          <w:rStyle w:val="VerbatimChar"/>
        </w:rPr>
        <w:t xml:space="preserve">found is erasure-driven.</w:t>
      </w:r>
      <w:r>
        <w:br/>
        <w:br/>
      </w:r>
      <w:r>
        <w:rPr>
          <w:rStyle w:val="VerbatimChar"/>
        </w:rPr>
        <w:t xml:space="preserve">witness rid=906: log written t=0; floor to t=12; ceiling at t=36; erasure deadline 11; collision C2 at t=11</w:t>
      </w:r>
      <w:r>
        <w:br/>
        <w:br/>
      </w:r>
      <w:r>
        <w:rPr>
          <w:rStyle w:val="VerbatimChar"/>
        </w:rPr>
        <w:t xml:space="preserve">The floor parameter F(a) took a third value with no change to the model.</w:t>
      </w:r>
      <w:r>
        <w:br/>
      </w:r>
      <w:r>
        <w:rPr>
          <w:rStyle w:val="VerbatimChar"/>
        </w:rPr>
        <w:t xml:space="preserve">The finding: floors and ceilings coexist when one instrument fixes both from</w:t>
      </w:r>
      <w:r>
        <w:br/>
      </w:r>
      <w:r>
        <w:rPr>
          <w:rStyle w:val="VerbatimChar"/>
        </w:rPr>
        <w:t xml:space="preserve">the same origin, and collide when the ceiling is anchored to an external</w:t>
      </w:r>
      <w:r>
        <w:br/>
      </w:r>
      <w:r>
        <w:rPr>
          <w:rStyle w:val="VerbatimChar"/>
        </w:rPr>
        <w:t xml:space="preserve">event, as Art 68(12) anchors it to permit expiry. Scope: a structural</w:t>
      </w:r>
      <w:r>
        <w:br/>
      </w:r>
      <w:r>
        <w:rPr>
          <w:rStyle w:val="VerbatimChar"/>
        </w:rPr>
        <w:t xml:space="preserve">parallel. Whether the mechanism transfers to a record-level ceiling is a</w:t>
      </w:r>
      <w:r>
        <w:br/>
      </w:r>
      <w:r>
        <w:rPr>
          <w:rStyle w:val="VerbatimChar"/>
        </w:rPr>
        <w:t xml:space="preserve">design question this module does not answer.</w:t>
      </w:r>
    </w:p>
    <w:bookmarkEnd w:id="131"/>
    <w:bookmarkStart w:id="132" w:name="X98d21018ba300539b146b48bf3e212f76d78108"/>
    <w:p>
      <w:pPr>
        <w:pStyle w:val="Heading2"/>
      </w:pPr>
      <w:r>
        <w:t xml:space="preserve">A.21 Console output of the payload-provenance comparison, committed subset</w:t>
      </w:r>
    </w:p>
    <w:p>
      <w:pPr>
        <w:pStyle w:val="FirstParagraph"/>
      </w:pPr>
      <w:r>
        <w:t xml:space="preserve">Produced by command 4 against the eight bundles committed at </w:t>
      </w:r>
      <w:r>
        <w:rPr>
          <w:rStyle w:val="VerbatimChar"/>
        </w:rPr>
        <w:t xml:space="preserve">data/synthea_subset/</w:t>
      </w:r>
      <w:r>
        <w:t xml:space="preserve">, which is what a reader who clones the repository obtains without regenerating anything.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both cohort sizes because one figure changes and the rest do not: the mean payload is 891 bytes here against 1,006 for the full cohort, while all six measures and all 200 differing commitments are identical. That the measures hold across cohort size and across payload repetition frequency is a stronger result than a single substitution would give.</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br/>
      </w:r>
      <w:r>
        <w:rPr>
          <w:rStyle w:val="VerbatimChar"/>
        </w:rPr>
        <w:t xml:space="preserve">Synthea bundles read : 8</w:t>
      </w:r>
      <w:r>
        <w:br/>
      </w:r>
      <w:r>
        <w:rPr>
          <w:rStyle w:val="VerbatimChar"/>
        </w:rPr>
        <w:t xml:space="preserve">clinical payloads    : 8</w:t>
      </w:r>
      <w:r>
        <w:br/>
      </w:r>
      <w:r>
        <w:rPr>
          <w:rStyle w:val="VerbatimChar"/>
        </w:rPr>
        <w:t xml:space="preserve">records              : 200</w:t>
      </w:r>
      <w:r>
        <w:br/>
      </w:r>
      <w:r>
        <w:rPr>
          <w:rStyle w:val="VerbatimChar"/>
        </w:rPr>
        <w:t xml:space="preserve">payload bytes (mean) : constructed=43  synthea=891</w:t>
      </w:r>
      <w:r>
        <w:b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br/>
      </w:r>
      <w:r>
        <w:rPr>
          <w:rStyle w:val="VerbatimChar"/>
        </w:rPr>
        <w:t xml:space="preserve">commitments differing between the two runs: 200/200   (expected 200 — same salt, different payload)</w:t>
      </w:r>
      <w:r>
        <w:b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bookmarkEnd w:id="132"/>
    <w:bookmarkStart w:id="133" w:name="Xa96ac9af4d63dba4b28eb3ce7fbe96e7be164c7"/>
    <w:p>
      <w:pPr>
        <w:pStyle w:val="Heading2"/>
      </w:pPr>
      <w:r>
        <w:t xml:space="preserve">A.22 Console output of the envelope-encryption module</w:t>
      </w:r>
    </w:p>
    <w:p>
      <w:pPr>
        <w:pStyle w:val="FirstParagraph"/>
      </w:pPr>
      <w:r>
        <w:t xml:space="preserve">Verbatim output of </w:t>
      </w:r>
      <w:r>
        <w:rPr>
          <w:rStyle w:val="VerbatimChar"/>
        </w:rPr>
        <w:t xml:space="preserve">python3 crypto_envelope.py</w:t>
      </w:r>
      <w:r>
        <w:t xml:space="preserve">. Keys are random on every run; the counts are the same on every run. All 200 records decrypt before invalidation; after the 138 data keys due for destruction are destroyed, those 138 records are refused and the other 62 still read, and the ciphertext of an invalidated record opens under none of the surviving keys.</w:t>
      </w:r>
    </w:p>
    <w:p>
      <w:pPr>
        <w:pStyle w:val="SourceCode"/>
      </w:pPr>
      <w:r>
        <w:rPr>
          <w:rStyle w:val="VerbatimChar"/>
        </w:rPr>
        <w:t xml:space="preserve">==========================================================================</w:t>
      </w:r>
      <w:r>
        <w:br/>
      </w:r>
      <w:r>
        <w:rPr>
          <w:rStyle w:val="VerbatimChar"/>
        </w:rPr>
        <w:t xml:space="preserve">           ENVELOPE ENCRYPTION (AES-256-GCM, wrapped data keys)           </w:t>
      </w:r>
      <w:r>
        <w:br/>
      </w:r>
      <w:r>
        <w:rPr>
          <w:rStyle w:val="VerbatimChar"/>
        </w:rPr>
        <w:t xml:space="preserve">==========================================================================</w:t>
      </w:r>
      <w:r>
        <w:br/>
      </w:r>
      <w:r>
        <w:rPr>
          <w:rStyle w:val="VerbatimChar"/>
        </w:rPr>
        <w:t xml:space="preserve">records encrypted                     : 200</w:t>
      </w:r>
      <w:r>
        <w:br/>
      </w:r>
      <w:r>
        <w:rPr>
          <w:rStyle w:val="VerbatimChar"/>
        </w:rPr>
        <w:t xml:space="preserve">decrypt and match before invalidation : 200/200</w:t>
      </w:r>
      <w:r>
        <w:br/>
      </w:r>
      <w:r>
        <w:rPr>
          <w:rStyle w:val="VerbatimChar"/>
        </w:rPr>
        <w:t xml:space="preserve">data keys destroyed (t_I finite)      : 138</w:t>
      </w:r>
      <w:r>
        <w:br/>
      </w:r>
      <w:r>
        <w:rPr>
          <w:rStyle w:val="VerbatimChar"/>
        </w:rPr>
        <w:t xml:space="preserve">decryptable after invalidation        : 62  (expected 62)</w:t>
      </w:r>
      <w:r>
        <w:br/>
      </w:r>
      <w:r>
        <w:rPr>
          <w:rStyle w:val="VerbatimChar"/>
        </w:rPr>
        <w:t xml:space="preserve">refused, key destroyed                : 138  (expected 138)</w:t>
      </w:r>
      <w:r>
        <w:br/>
      </w:r>
      <w:r>
        <w:rPr>
          <w:rStyle w:val="VerbatimChar"/>
        </w:rPr>
        <w:t xml:space="preserve">rid=3 ciphertext tried under 62 surviving keys : opened 0</w:t>
      </w:r>
      <w:r>
        <w:br/>
      </w:r>
      <w:r>
        <w:rPr>
          <w:rStyle w:val="VerbatimChar"/>
        </w:rPr>
        <w:t xml:space="preserve">ciphertexts kept after deletion       : 62</w:t>
      </w:r>
      <w:r>
        <w:br/>
      </w:r>
      <w:r>
        <w:rPr>
          <w:rStyle w:val="VerbatimChar"/>
        </w:rPr>
        <w:t xml:space="preserve">==========================================================================</w:t>
      </w:r>
      <w:r>
        <w:br/>
      </w:r>
      <w:r>
        <w:rPr>
          <w:rStyle w:val="VerbatimChar"/>
        </w:rPr>
        <w:t xml:space="preserve">RESULT: every invalidated record is unrecoverable; every other record reads</w:t>
      </w:r>
      <w:r>
        <w:br/>
      </w:r>
      <w:r>
        <w:rPr>
          <w:rStyle w:val="VerbatimChar"/>
        </w:rPr>
        <w:t xml:space="preserve">==========================================================================</w:t>
      </w:r>
    </w:p>
    <w:bookmarkEnd w:id="133"/>
    <w:bookmarkStart w:id="134" w:name="a.23-source-listing-z3_check.py"/>
    <w:p>
      <w:pPr>
        <w:pStyle w:val="Heading2"/>
      </w:pPr>
      <w:r>
        <w:t xml:space="preserve">A.23 Source listing: </w:t>
      </w:r>
      <w:r>
        <w:rPr>
          <w:rStyle w:val="VerbatimChar"/>
        </w:rPr>
        <w:t xml:space="preserve">z3_check.py</w:t>
      </w:r>
    </w:p>
    <w:p>
      <w:pPr>
        <w:pStyle w:val="FirstParagraph"/>
      </w:pPr>
      <w:r>
        <w:t xml:space="preserve">Optional module. It poses each of Propositions 1–3 to the Z3 SMT solver as a request for a counterexample within stated bounds, and checks that deliberately wrong versions of Proposition 3 are refuted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It reports no thesis figure from the generated population.</w:t>
      </w:r>
    </w:p>
    <w:p>
      <w:pPr>
        <w:pStyle w:val="SourceCode"/>
      </w:pPr>
      <w:r>
        <w:rPr>
          <w:rStyle w:val="CommentTok"/>
        </w:rPr>
        <w:t xml:space="preserve">"""</w:t>
      </w:r>
      <w:r>
        <w:br/>
      </w:r>
      <w:r>
        <w:rPr>
          <w:rStyle w:val="CommentTok"/>
        </w:rPr>
        <w:t xml:space="preserve">Bounded SMT check of Propositions 1-3 (optional module)</w:t>
      </w:r>
      <w:r>
        <w:br/>
      </w:r>
      <w:r>
        <w:rPr>
          <w:rStyle w:val="CommentTok"/>
        </w:rPr>
        <w:t xml:space="preserve">========================================================</w:t>
      </w:r>
      <w:r>
        <w:br/>
      </w:r>
      <w:r>
        <w:rPr>
          <w:rStyle w:val="CommentTok"/>
        </w:rPr>
        <w:t xml:space="preserve">An independent check of the TRF Model's propositions in a different formalism from the</w:t>
      </w:r>
      <w:r>
        <w:br/>
      </w:r>
      <w:r>
        <w:rPr>
          <w:rStyle w:val="CommentTok"/>
        </w:rPr>
        <w:t xml:space="preserve">checker. trf_checker.py evaluates 200 generated records; this module asks the Z3 SMT solver</w:t>
      </w:r>
      <w:r>
        <w:br/>
      </w:r>
      <w:r>
        <w:rPr>
          <w:rStyle w:val="CommentTok"/>
        </w:rPr>
        <w:t xml:space="preserve">whether ANY record, with ANY parameter values inside the stated bounds, contradicts a</w:t>
      </w:r>
      <w:r>
        <w:br/>
      </w:r>
      <w:r>
        <w:rPr>
          <w:rStyle w:val="CommentTok"/>
        </w:rPr>
        <w:t xml:space="preserve">proposition. Every check is posed as "find a counterexample"; the expected answer is</w:t>
      </w:r>
      <w:r>
        <w:br/>
      </w:r>
      <w:r>
        <w:rPr>
          <w:rStyle w:val="CommentTok"/>
        </w:rPr>
        <w:t xml:space="preserve">"unsat" (no counterexample exists within the bounds).</w:t>
      </w:r>
      <w:r>
        <w:br/>
        <w:br/>
      </w:r>
      <w:r>
        <w:rPr>
          <w:rStyle w:val="CommentTok"/>
        </w:rPr>
        <w:t xml:space="preserve">Model (Chapter 4, Sections 4.3-4.6), one record, months t = 0..H:</w:t>
      </w:r>
      <w:r>
        <w:br/>
      </w:r>
      <w:r>
        <w:rPr>
          <w:rStyle w:val="CommentTok"/>
        </w:rPr>
        <w:t xml:space="preserve">  alpha_t        payload accessible at month t (free Boolean per month)</w:t>
      </w:r>
      <w:r>
        <w:br/>
      </w:r>
      <w:r>
        <w:rPr>
          <w:rStyle w:val="CommentTok"/>
        </w:rPr>
        <w:t xml:space="preserve">  C1 floor       alpha_t for t in [t_a, t_a + F]                       (Semantics I: V = alpha)</w:t>
      </w:r>
      <w:r>
        <w:br/>
      </w:r>
      <w:r>
        <w:rPr>
          <w:rStyle w:val="CommentTok"/>
        </w:rPr>
        <w:t xml:space="preserve">  C2 right       not alpha_t for t &gt;= t_r + delta, if a request arrives</w:t>
      </w:r>
      <w:r>
        <w:br/>
      </w:r>
      <w:r>
        <w:rPr>
          <w:rStyle w:val="CommentTok"/>
        </w:rPr>
        <w:t xml:space="preserve">  C3 ceiling     not alpha_t for t &gt;= e + L, if a ceiling applies (e: its anchor event)</w:t>
      </w:r>
      <w:r>
        <w:br/>
      </w:r>
      <w:r>
        <w:rPr>
          <w:rStyle w:val="CommentTok"/>
        </w:rPr>
        <w:t xml:space="preserve">Semantics II (Proposition 2) adds the accountability state per month: m_acc kept, c kept,</w:t>
      </w:r>
      <w:r>
        <w:br/>
      </w:r>
      <w:r>
        <w:rPr>
          <w:rStyle w:val="CommentTok"/>
        </w:rPr>
        <w:t xml:space="preserve">an invalidation entry iota present, the subject link beta readable, and a subject-link</w:t>
      </w:r>
      <w:r>
        <w:br/>
      </w:r>
      <w:r>
        <w:rPr>
          <w:rStyle w:val="CommentTok"/>
        </w:rPr>
        <w:t xml:space="preserve">entry iota_subj present. V_II = m_acc and c and (alpha or iota) and (beta or iota_subj),</w:t>
      </w:r>
      <w:r>
        <w:br/>
      </w:r>
      <w:r>
        <w:rPr>
          <w:rStyle w:val="CommentTok"/>
        </w:rPr>
        <w:t xml:space="preserve">and C3 also requires beta = 0 from the ceiling where it reaches the subject fields.</w:t>
      </w:r>
      <w:r>
        <w:br/>
        <w:br/>
      </w:r>
      <w:r>
        <w:rPr>
          <w:rStyle w:val="CommentTok"/>
        </w:rPr>
        <w:t xml:space="preserve">Bounds: t_a in [0, 12], F in [1, 120] (so the 120-month cross-border floor is covered),</w:t>
      </w:r>
      <w:r>
        <w:br/>
      </w:r>
      <w:r>
        <w:rPr>
          <w:rStyle w:val="CommentTok"/>
        </w:rPr>
        <w:t xml:space="preserve">delta in [1, 3], request month and anchor event in [t_a, H], L in [1, 120], H = 140.</w:t>
      </w:r>
      <w:r>
        <w:br/>
      </w:r>
      <w:r>
        <w:rPr>
          <w:rStyle w:val="CommentTok"/>
        </w:rPr>
        <w:t xml:space="preserve">This is a bounded check: it covers every combination within the bounds, not all integers.</w:t>
      </w:r>
      <w:r>
        <w:br/>
      </w:r>
      <w:r>
        <w:rPr>
          <w:rStyle w:val="CommentTok"/>
        </w:rPr>
        <w:t xml:space="preserve">It checks that the propositions follow from the constraints as encoded here; like the</w:t>
      </w:r>
      <w:r>
        <w:br/>
      </w:r>
      <w:r>
        <w:rPr>
          <w:rStyle w:val="CommentTok"/>
        </w:rPr>
        <w:t xml:space="preserve">checker, it does not check that the constraints translate the law (Section 4.2 does that).</w:t>
      </w:r>
      <w:r>
        <w:br/>
        <w:br/>
      </w:r>
      <w:r>
        <w:rPr>
          <w:rStyle w:val="CommentTok"/>
        </w:rPr>
        <w:t xml:space="preserve">Run:  pip install z3-solver   then   python3 z3_check.py</w:t>
      </w:r>
      <w:r>
        <w:br/>
      </w:r>
      <w:r>
        <w:rPr>
          <w:rStyle w:val="CommentTok"/>
        </w:rPr>
        <w:t xml:space="preserve">"""</w:t>
      </w:r>
      <w:r>
        <w:br/>
        <w:br/>
      </w:r>
      <w:r>
        <w:rPr>
          <w:rStyle w:val="ImportTok"/>
        </w:rPr>
        <w:t xml:space="preserve">from</w:t>
      </w:r>
      <w:r>
        <w:rPr>
          <w:rStyle w:val="NormalTok"/>
        </w:rPr>
        <w:t xml:space="preserve"> z3 </w:t>
      </w:r>
      <w:r>
        <w:rPr>
          <w:rStyle w:val="ImportTok"/>
        </w:rPr>
        <w:t xml:space="preserve">import</w:t>
      </w:r>
      <w:r>
        <w:rPr>
          <w:rStyle w:val="NormalTok"/>
        </w:rPr>
        <w:t xml:space="preserve"> And, Bool, If, Implies, Int, Not, Or, Solver, sat, unsat</w:t>
      </w:r>
      <w:r>
        <w:br/>
        <w:br/>
      </w:r>
      <w:r>
        <w:rPr>
          <w:rStyle w:val="NormalTok"/>
        </w:rPr>
        <w:t xml:space="preserve">H </w:t>
      </w:r>
      <w:r>
        <w:rPr>
          <w:rStyle w:val="OperatorTok"/>
        </w:rPr>
        <w:t xml:space="preserve">=</w:t>
      </w:r>
      <w:r>
        <w:rPr>
          <w:rStyle w:val="NormalTok"/>
        </w:rPr>
        <w:t xml:space="preserve"> </w:t>
      </w:r>
      <w:r>
        <w:rPr>
          <w:rStyle w:val="DecValTok"/>
        </w:rPr>
        <w:t xml:space="preserve">140</w:t>
      </w:r>
      <w:r>
        <w:br/>
      </w:r>
      <w:r>
        <w:rPr>
          <w:rStyle w:val="NormalTok"/>
        </w:rPr>
        <w:t xml:space="preserve">T </w:t>
      </w:r>
      <w:r>
        <w:rPr>
          <w:rStyle w:val="OperatorTok"/>
        </w:rPr>
        <w:t xml:space="preserve">=</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br/>
        <w:br/>
      </w:r>
      <w:r>
        <w:rPr>
          <w:rStyle w:val="KeywordTok"/>
        </w:rPr>
        <w:t xml:space="preserve">def</w:t>
      </w:r>
      <w:r>
        <w:rPr>
          <w:rStyle w:val="NormalTok"/>
        </w:rPr>
        <w:t xml:space="preserve"> record():</w:t>
      </w:r>
      <w:r>
        <w:br/>
      </w:r>
      <w:r>
        <w:rPr>
          <w:rStyle w:val="NormalTok"/>
        </w:rPr>
        <w:t xml:space="preserve">    </w:t>
      </w:r>
      <w:r>
        <w:rPr>
          <w:rStyle w:val="CommentTok"/>
        </w:rPr>
        <w:t xml:space="preserve">"""Symbolic parameters and constraints common to every check."""</w:t>
      </w:r>
      <w:r>
        <w:br/>
      </w:r>
      <w:r>
        <w:rPr>
          <w:rStyle w:val="NormalTok"/>
        </w:rPr>
        <w:t xml:space="preserve">    ta, F, d </w:t>
      </w:r>
      <w:r>
        <w:rPr>
          <w:rStyle w:val="OperatorTok"/>
        </w:rPr>
        <w:t xml:space="preserve">=</w:t>
      </w:r>
      <w:r>
        <w:rPr>
          <w:rStyle w:val="NormalTok"/>
        </w:rPr>
        <w:t xml:space="preserve"> Int(</w:t>
      </w:r>
      <w:r>
        <w:rPr>
          <w:rStyle w:val="StringTok"/>
        </w:rPr>
        <w:t xml:space="preserve">"t_a"</w:t>
      </w:r>
      <w:r>
        <w:rPr>
          <w:rStyle w:val="NormalTok"/>
        </w:rPr>
        <w:t xml:space="preserve">), Int(</w:t>
      </w:r>
      <w:r>
        <w:rPr>
          <w:rStyle w:val="StringTok"/>
        </w:rPr>
        <w:t xml:space="preserve">"F"</w:t>
      </w:r>
      <w:r>
        <w:rPr>
          <w:rStyle w:val="NormalTok"/>
        </w:rPr>
        <w:t xml:space="preserve">), Int(</w:t>
      </w:r>
      <w:r>
        <w:rPr>
          <w:rStyle w:val="StringTok"/>
        </w:rPr>
        <w:t xml:space="preserve">"delta"</w:t>
      </w:r>
      <w:r>
        <w:rPr>
          <w:rStyle w:val="NormalTok"/>
        </w:rPr>
        <w:t xml:space="preserve">)</w:t>
      </w:r>
      <w:r>
        <w:br/>
      </w:r>
      <w:r>
        <w:rPr>
          <w:rStyle w:val="NormalTok"/>
        </w:rPr>
        <w:t xml:space="preserve">    tr, e, L </w:t>
      </w:r>
      <w:r>
        <w:rPr>
          <w:rStyle w:val="OperatorTok"/>
        </w:rPr>
        <w:t xml:space="preserve">=</w:t>
      </w:r>
      <w:r>
        <w:rPr>
          <w:rStyle w:val="NormalTok"/>
        </w:rPr>
        <w:t xml:space="preserve"> Int(</w:t>
      </w:r>
      <w:r>
        <w:rPr>
          <w:rStyle w:val="StringTok"/>
        </w:rPr>
        <w:t xml:space="preserve">"t_r"</w:t>
      </w:r>
      <w:r>
        <w:rPr>
          <w:rStyle w:val="NormalTok"/>
        </w:rPr>
        <w:t xml:space="preserve">), Int(</w:t>
      </w:r>
      <w:r>
        <w:rPr>
          <w:rStyle w:val="StringTok"/>
        </w:rPr>
        <w:t xml:space="preserve">"e"</w:t>
      </w:r>
      <w:r>
        <w:rPr>
          <w:rStyle w:val="NormalTok"/>
        </w:rPr>
        <w:t xml:space="preserve">), Int(</w:t>
      </w:r>
      <w:r>
        <w:rPr>
          <w:rStyle w:val="StringTok"/>
        </w:rPr>
        <w:t xml:space="preserve">"L"</w:t>
      </w:r>
      <w:r>
        <w:rPr>
          <w:rStyle w:val="NormalTok"/>
        </w:rPr>
        <w:t xml:space="preserve">)</w:t>
      </w:r>
      <w:r>
        <w:br/>
      </w:r>
      <w:r>
        <w:rPr>
          <w:rStyle w:val="NormalTok"/>
        </w:rPr>
        <w:t xml:space="preserve">    req, ceil </w:t>
      </w:r>
      <w:r>
        <w:rPr>
          <w:rStyle w:val="OperatorTok"/>
        </w:rPr>
        <w:t xml:space="preserve">=</w:t>
      </w:r>
      <w:r>
        <w:rPr>
          <w:rStyle w:val="NormalTok"/>
        </w:rPr>
        <w:t xml:space="preserve"> Bool(</w:t>
      </w:r>
      <w:r>
        <w:rPr>
          <w:rStyle w:val="StringTok"/>
        </w:rPr>
        <w:t xml:space="preserve">"request"</w:t>
      </w:r>
      <w:r>
        <w:rPr>
          <w:rStyle w:val="NormalTok"/>
        </w:rPr>
        <w:t xml:space="preserve">), Bool(</w:t>
      </w:r>
      <w:r>
        <w:rPr>
          <w:rStyle w:val="StringTok"/>
        </w:rPr>
        <w:t xml:space="preserve">"ceiling"</w:t>
      </w:r>
      <w:r>
        <w:rPr>
          <w:rStyle w:val="NormalTok"/>
        </w:rPr>
        <w:t xml:space="preserve">)</w:t>
      </w:r>
      <w:r>
        <w:br/>
      </w:r>
      <w:r>
        <w:rPr>
          <w:rStyle w:val="NormalTok"/>
        </w:rPr>
        <w:t xml:space="preserve">    alpha </w:t>
      </w:r>
      <w:r>
        <w:rPr>
          <w:rStyle w:val="OperatorTok"/>
        </w:rPr>
        <w:t xml:space="preserve">=</w:t>
      </w:r>
      <w:r>
        <w:rPr>
          <w:rStyle w:val="NormalTok"/>
        </w:rPr>
        <w:t xml:space="preserve"> [Bool(</w:t>
      </w:r>
      <w:r>
        <w:rPr>
          <w:rStyle w:val="SpecialStringTok"/>
        </w:rPr>
        <w:t xml:space="preserve">f"alpha_</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bounds </w:t>
      </w:r>
      <w:r>
        <w:rPr>
          <w:rStyle w:val="OperatorTok"/>
        </w:rPr>
        <w:t xml:space="preserve">=</w:t>
      </w:r>
      <w:r>
        <w:rPr>
          <w:rStyle w:val="NormalTok"/>
        </w:rPr>
        <w:t xml:space="preserve"> And(ta </w:t>
      </w:r>
      <w:r>
        <w:rPr>
          <w:rStyle w:val="OperatorTok"/>
        </w:rPr>
        <w:t xml:space="preserve">&gt;=</w:t>
      </w:r>
      <w:r>
        <w:rPr>
          <w:rStyle w:val="NormalTok"/>
        </w:rPr>
        <w:t xml:space="preserve"> </w:t>
      </w:r>
      <w:r>
        <w:rPr>
          <w:rStyle w:val="DecValTok"/>
        </w:rPr>
        <w:t xml:space="preserve">0</w:t>
      </w:r>
      <w:r>
        <w:rPr>
          <w:rStyle w:val="NormalTok"/>
        </w:rPr>
        <w:t xml:space="preserve">, ta </w:t>
      </w:r>
      <w:r>
        <w:rPr>
          <w:rStyle w:val="OperatorTok"/>
        </w:rPr>
        <w:t xml:space="preserve">&lt;=</w:t>
      </w:r>
      <w:r>
        <w:rPr>
          <w:rStyle w:val="NormalTok"/>
        </w:rPr>
        <w:t xml:space="preserve"> </w:t>
      </w:r>
      <w:r>
        <w:rPr>
          <w:rStyle w:val="DecValTok"/>
        </w:rPr>
        <w:t xml:space="preserve">12</w:t>
      </w:r>
      <w:r>
        <w:rPr>
          <w:rStyle w:val="NormalTok"/>
        </w:rPr>
        <w:t xml:space="preserve">, F </w:t>
      </w:r>
      <w:r>
        <w:rPr>
          <w:rStyle w:val="OperatorTok"/>
        </w:rPr>
        <w:t xml:space="preserve">&gt;=</w:t>
      </w:r>
      <w:r>
        <w:rPr>
          <w:rStyle w:val="NormalTok"/>
        </w:rPr>
        <w:t xml:space="preserve"> </w:t>
      </w:r>
      <w:r>
        <w:rPr>
          <w:rStyle w:val="DecValTok"/>
        </w:rPr>
        <w:t xml:space="preserve">1</w:t>
      </w:r>
      <w:r>
        <w:rPr>
          <w:rStyle w:val="NormalTok"/>
        </w:rPr>
        <w:t xml:space="preserve">, F </w:t>
      </w:r>
      <w:r>
        <w:rPr>
          <w:rStyle w:val="OperatorTok"/>
        </w:rPr>
        <w:t xml:space="preserve">&lt;=</w:t>
      </w:r>
      <w:r>
        <w:rPr>
          <w:rStyle w:val="NormalTok"/>
        </w:rPr>
        <w:t xml:space="preserve"> </w:t>
      </w:r>
      <w:r>
        <w:rPr>
          <w:rStyle w:val="DecValTok"/>
        </w:rPr>
        <w:t xml:space="preserve">120</w:t>
      </w:r>
      <w:r>
        <w:rPr>
          <w:rStyle w:val="NormalTok"/>
        </w:rPr>
        <w:t xml:space="preserve">, d </w:t>
      </w:r>
      <w:r>
        <w:rPr>
          <w:rStyle w:val="OperatorTok"/>
        </w:rPr>
        <w:t xml:space="preserve">&gt;=</w:t>
      </w:r>
      <w:r>
        <w:rPr>
          <w:rStyle w:val="NormalTok"/>
        </w:rPr>
        <w:t xml:space="preserve"> </w:t>
      </w:r>
      <w:r>
        <w:rPr>
          <w:rStyle w:val="DecValTok"/>
        </w:rPr>
        <w:t xml:space="preserve">1</w:t>
      </w:r>
      <w:r>
        <w:rPr>
          <w:rStyle w:val="NormalTok"/>
        </w:rPr>
        <w:t xml:space="preserve">, d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tr </w:t>
      </w:r>
      <w:r>
        <w:rPr>
          <w:rStyle w:val="OperatorTok"/>
        </w:rPr>
        <w:t xml:space="preserve">&gt;=</w:t>
      </w:r>
      <w:r>
        <w:rPr>
          <w:rStyle w:val="NormalTok"/>
        </w:rPr>
        <w:t xml:space="preserve"> ta, tr </w:t>
      </w:r>
      <w:r>
        <w:rPr>
          <w:rStyle w:val="OperatorTok"/>
        </w:rPr>
        <w:t xml:space="preserve">&lt;=</w:t>
      </w:r>
      <w:r>
        <w:rPr>
          <w:rStyle w:val="NormalTok"/>
        </w:rPr>
        <w:t xml:space="preserve"> H, e </w:t>
      </w:r>
      <w:r>
        <w:rPr>
          <w:rStyle w:val="OperatorTok"/>
        </w:rPr>
        <w:t xml:space="preserve">&gt;=</w:t>
      </w:r>
      <w:r>
        <w:rPr>
          <w:rStyle w:val="NormalTok"/>
        </w:rPr>
        <w:t xml:space="preserve"> ta, e </w:t>
      </w:r>
      <w:r>
        <w:rPr>
          <w:rStyle w:val="OperatorTok"/>
        </w:rPr>
        <w:t xml:space="preserve">&lt;=</w:t>
      </w:r>
      <w:r>
        <w:rPr>
          <w:rStyle w:val="NormalTok"/>
        </w:rPr>
        <w:t xml:space="preserve"> H, L </w:t>
      </w:r>
      <w:r>
        <w:rPr>
          <w:rStyle w:val="OperatorTok"/>
        </w:rPr>
        <w:t xml:space="preserve">&gt;=</w:t>
      </w:r>
      <w:r>
        <w:rPr>
          <w:rStyle w:val="NormalTok"/>
        </w:rPr>
        <w:t xml:space="preserve"> </w:t>
      </w:r>
      <w:r>
        <w:rPr>
          <w:rStyle w:val="DecValTok"/>
        </w:rPr>
        <w:t xml:space="preserve">1</w:t>
      </w:r>
      <w:r>
        <w:rPr>
          <w:rStyle w:val="NormalTok"/>
        </w:rPr>
        <w:t xml:space="preserve">, L </w:t>
      </w:r>
      <w:r>
        <w:rPr>
          <w:rStyle w:val="OperatorTok"/>
        </w:rPr>
        <w:t xml:space="preserve">&lt;=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ControlFlowTok"/>
        </w:rPr>
        <w:t xml:space="preserve">return</w:t>
      </w:r>
      <w:r>
        <w:rPr>
          <w:rStyle w:val="NormalTok"/>
        </w:rPr>
        <w:t xml:space="preserve"> ta, F, d, tr, e, L, req, ceil, alpha, bounds</w:t>
      </w:r>
      <w:r>
        <w:br/>
        <w:br/>
        <w:br/>
      </w:r>
      <w:r>
        <w:rPr>
          <w:rStyle w:val="KeywordTok"/>
        </w:rPr>
        <w:t xml:space="preserve">def</w:t>
      </w:r>
      <w:r>
        <w:rPr>
          <w:rStyle w:val="NormalTok"/>
        </w:rPr>
        <w:t xml:space="preserve"> C1(alpha, ta, F):</w:t>
      </w:r>
      <w:r>
        <w:br/>
      </w:r>
      <w:r>
        <w:rPr>
          <w:rStyle w:val="NormalTok"/>
        </w:rPr>
        <w:t xml:space="preserve">    </w:t>
      </w:r>
      <w:r>
        <w:rPr>
          <w:rStyle w:val="ControlFlowTok"/>
        </w:rPr>
        <w:t xml:space="preserve">return</w:t>
      </w:r>
      <w:r>
        <w:rPr>
          <w:rStyle w:val="NormalTok"/>
        </w:rPr>
        <w:t xml:space="preserve"> And([Implies(And(ta </w:t>
      </w:r>
      <w:r>
        <w:rPr>
          <w:rStyle w:val="OperatorTok"/>
        </w:rPr>
        <w:t xml:space="preserve">&lt;=</w:t>
      </w:r>
      <w:r>
        <w:rPr>
          <w:rStyle w:val="NormalTok"/>
        </w:rPr>
        <w:t xml:space="preserve"> t, t </w:t>
      </w:r>
      <w:r>
        <w:rPr>
          <w:rStyle w:val="OperatorTok"/>
        </w:rPr>
        <w:t xml:space="preserve">&lt;=</w:t>
      </w:r>
      <w:r>
        <w:rPr>
          <w:rStyle w:val="NormalTok"/>
        </w:rPr>
        <w:t xml:space="preserve"> ta </w:t>
      </w:r>
      <w:r>
        <w:rPr>
          <w:rStyle w:val="OperatorTok"/>
        </w:rPr>
        <w:t xml:space="preserve">+</w:t>
      </w:r>
      <w:r>
        <w:rPr>
          <w:rStyle w:val="NormalTok"/>
        </w:rPr>
        <w:t xml:space="preserve"> F), 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C2(alpha, req, tr, d):</w:t>
      </w:r>
      <w:r>
        <w:br/>
      </w:r>
      <w:r>
        <w:rPr>
          <w:rStyle w:val="NormalTok"/>
        </w:rPr>
        <w:t xml:space="preserve">    </w:t>
      </w:r>
      <w:r>
        <w:rPr>
          <w:rStyle w:val="ControlFlowTok"/>
        </w:rPr>
        <w:t xml:space="preserve">return</w:t>
      </w:r>
      <w:r>
        <w:rPr>
          <w:rStyle w:val="NormalTok"/>
        </w:rPr>
        <w:t xml:space="preserve"> And([Implies(And(req, t </w:t>
      </w:r>
      <w:r>
        <w:rPr>
          <w:rStyle w:val="OperatorTok"/>
        </w:rPr>
        <w:t xml:space="preserve">&gt;=</w:t>
      </w:r>
      <w:r>
        <w:rPr>
          <w:rStyle w:val="NormalTok"/>
        </w:rPr>
        <w:t xml:space="preserve"> tr </w:t>
      </w:r>
      <w:r>
        <w:rPr>
          <w:rStyle w:val="OperatorTok"/>
        </w:rPr>
        <w:t xml:space="preserve">+</w:t>
      </w:r>
      <w:r>
        <w:rPr>
          <w:rStyle w:val="NormalTok"/>
        </w:rPr>
        <w:t xml:space="preserve"> d), Not(alpha[t]))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C3(alpha, ceil, e, L):</w:t>
      </w:r>
      <w:r>
        <w:br/>
      </w:r>
      <w:r>
        <w:rPr>
          <w:rStyle w:val="NormalTok"/>
        </w:rPr>
        <w:t xml:space="preserve">    </w:t>
      </w:r>
      <w:r>
        <w:rPr>
          <w:rStyle w:val="ControlFlowTok"/>
        </w:rPr>
        <w:t xml:space="preserve">return</w:t>
      </w:r>
      <w:r>
        <w:rPr>
          <w:rStyle w:val="NormalTok"/>
        </w:rPr>
        <w:t xml:space="preserve"> And([Implies(And(ceil, t </w:t>
      </w:r>
      <w:r>
        <w:rPr>
          <w:rStyle w:val="OperatorTok"/>
        </w:rPr>
        <w:t xml:space="preserve">&gt;=</w:t>
      </w:r>
      <w:r>
        <w:rPr>
          <w:rStyle w:val="NormalTok"/>
        </w:rPr>
        <w:t xml:space="preserve"> e </w:t>
      </w:r>
      <w:r>
        <w:rPr>
          <w:rStyle w:val="OperatorTok"/>
        </w:rPr>
        <w:t xml:space="preserve">+</w:t>
      </w:r>
      <w:r>
        <w:rPr>
          <w:rStyle w:val="NormalTok"/>
        </w:rPr>
        <w:t xml:space="preserve"> L), Not(alpha[t]))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check(name, formula):</w:t>
      </w:r>
      <w:r>
        <w:br/>
      </w:r>
      <w:r>
        <w:rPr>
          <w:rStyle w:val="NormalTok"/>
        </w:rPr>
        <w:t xml:space="preserve">    s </w:t>
      </w:r>
      <w:r>
        <w:rPr>
          <w:rStyle w:val="OperatorTok"/>
        </w:rPr>
        <w:t xml:space="preserve">=</w:t>
      </w:r>
      <w:r>
        <w:rPr>
          <w:rStyle w:val="NormalTok"/>
        </w:rPr>
        <w:t xml:space="preserve"> Solver()</w:t>
      </w:r>
      <w:r>
        <w:br/>
      </w:r>
      <w:r>
        <w:rPr>
          <w:rStyle w:val="NormalTok"/>
        </w:rPr>
        <w:t xml:space="preserve">    s.add(formula)</w:t>
      </w:r>
      <w:r>
        <w:br/>
      </w:r>
      <w:r>
        <w:rPr>
          <w:rStyle w:val="NormalTok"/>
        </w:rPr>
        <w:t xml:space="preserve">    r </w:t>
      </w:r>
      <w:r>
        <w:rPr>
          <w:rStyle w:val="OperatorTok"/>
        </w:rPr>
        <w:t xml:space="preserve">=</w:t>
      </w:r>
      <w:r>
        <w:rPr>
          <w:rStyle w:val="NormalTok"/>
        </w:rPr>
        <w:t xml:space="preserve"> s.check()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:&lt;74}</w:t>
      </w:r>
      <w:r>
        <w:rPr>
          <w:rStyle w:val="SpecialStringTok"/>
        </w:rPr>
        <w:t xml:space="preserve"> </w:t>
      </w:r>
      <w:r>
        <w:rPr>
          <w:rStyle w:val="SpecialCharTok"/>
        </w:rPr>
        <w:t xml:space="preserve">{</w:t>
      </w:r>
      <w:r>
        <w:rPr>
          <w:rStyle w:val="StringTok"/>
        </w:rPr>
        <w:t xml:space="preserve">'unsat (no counterexample)'</w:t>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unsat </w:t>
      </w:r>
      <w:r>
        <w:rPr>
          <w:rStyle w:val="ControlFlowTok"/>
        </w:rPr>
        <w:t xml:space="preserve">else</w:t>
      </w:r>
      <w:r>
        <w:rPr>
          <w:rStyle w:val="NormalTok"/>
        </w:rPr>
        <w:t xml:space="preserve"> </w:t>
      </w:r>
      <w:r>
        <w:rPr>
          <w:rStyle w:val="StringTok"/>
        </w:rPr>
        <w:t xml:space="preserve">'SAT: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(s.model())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unsat</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"BOUNDED SMT CHECK OF PROPOSITIONS 1-3 (Z3)"</w:t>
      </w:r>
      <w:r>
        <w:rPr>
          <w:rStyle w:val="NormalTok"/>
        </w:rPr>
        <w:t xml:space="preserve">.center(</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f"bounds: t_a 0..12, F 1..120, delta 1..3, t_r and e in [t_a, </w:t>
      </w:r>
      <w:r>
        <w:rPr>
          <w:rStyle w:val="SpecialCharTok"/>
        </w:rPr>
        <w:t xml:space="preserve">{</w:t>
      </w:r>
      <w:r>
        <w:rPr>
          <w:rStyle w:val="NormalTok"/>
        </w:rPr>
        <w:t xml:space="preserve">H</w:t>
      </w:r>
      <w:r>
        <w:rPr>
          <w:rStyle w:val="SpecialCharTok"/>
        </w:rPr>
        <w:t xml:space="preserve">}</w:t>
      </w:r>
      <w:r>
        <w:rPr>
          <w:rStyle w:val="SpecialStringTok"/>
        </w:rPr>
        <w:t xml:space="preserve">], L 1..120, horizon </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w:t>
      </w:r>
      <w:r>
        <w:br/>
      </w:r>
      <w:r>
        <w:rPr>
          <w:rStyle w:val="NormalTok"/>
        </w:rPr>
        <w:t xml:space="preserve">    ok </w:t>
      </w:r>
      <w:r>
        <w:rPr>
          <w:rStyle w:val="OperatorTok"/>
        </w:rPr>
        <w:t xml:space="preserve">=</w:t>
      </w:r>
      <w:r>
        <w:rPr>
          <w:rStyle w:val="NormalTok"/>
        </w:rPr>
        <w:t xml:space="preserve"> []</w:t>
      </w:r>
      <w:r>
        <w:br/>
      </w:r>
      <w:r>
        <w:rPr>
          <w:rStyle w:val="NormalTok"/>
        </w:rPr>
        <w:t xml:space="preserve">    ta, F, d, tr, e, L, req, ceil, alpha, B </w:t>
      </w:r>
      <w:r>
        <w:rPr>
          <w:rStyle w:val="OperatorTok"/>
        </w:rPr>
        <w:t xml:space="preserve">=</w:t>
      </w:r>
      <w:r>
        <w:rPr>
          <w:rStyle w:val="NormalTok"/>
        </w:rPr>
        <w:t xml:space="preserve"> record()</w:t>
      </w:r>
      <w:r>
        <w:br/>
        <w:br/>
      </w:r>
      <w:r>
        <w:rPr>
          <w:rStyle w:val="NormalTok"/>
        </w:rPr>
        <w:t xml:space="preserve">    </w:t>
      </w:r>
      <w:r>
        <w:rPr>
          <w:rStyle w:val="CommentTok"/>
        </w:rPr>
        <w:t xml:space="preserve"># Proposition 1, infeasibility direction: if a deadline falls inside the window,</w:t>
      </w:r>
      <w:r>
        <w:br/>
      </w:r>
      <w:r>
        <w:rPr>
          <w:rStyle w:val="NormalTok"/>
        </w:rPr>
        <w:t xml:space="preserve">    </w:t>
      </w:r>
      <w:r>
        <w:rPr>
          <w:rStyle w:val="CommentTok"/>
        </w:rPr>
        <w:t xml:space="preserve"># no accessibility trajectory satisfies C1, C2 and C3 under Semantics I.</w:t>
      </w:r>
      <w:r>
        <w:br/>
      </w:r>
      <w:r>
        <w:rPr>
          <w:rStyle w:val="NormalTok"/>
        </w:rPr>
        <w:t xml:space="preserve">    inside </w:t>
      </w:r>
      <w:r>
        <w:rPr>
          <w:rStyle w:val="OperatorTok"/>
        </w:rPr>
        <w:t xml:space="preserve">=</w:t>
      </w:r>
      <w:r>
        <w:rPr>
          <w:rStyle w:val="NormalTok"/>
        </w:rPr>
        <w:t xml:space="preserve"> Or(And(req, tr </w:t>
      </w:r>
      <w:r>
        <w:rPr>
          <w:rStyle w:val="OperatorTok"/>
        </w:rPr>
        <w:t xml:space="preserve">+</w:t>
      </w:r>
      <w:r>
        <w:rPr>
          <w:rStyle w:val="NormalTok"/>
        </w:rPr>
        <w:t xml:space="preserve"> d </w:t>
      </w:r>
      <w:r>
        <w:rPr>
          <w:rStyle w:val="OperatorTok"/>
        </w:rPr>
        <w:t xml:space="preserve">&lt;=</w:t>
      </w:r>
      <w:r>
        <w:rPr>
          <w:rStyle w:val="NormalTok"/>
        </w:rPr>
        <w:t xml:space="preserve"> ta </w:t>
      </w:r>
      <w:r>
        <w:rPr>
          <w:rStyle w:val="OperatorTok"/>
        </w:rPr>
        <w:t xml:space="preserve">+</w:t>
      </w:r>
      <w:r>
        <w:rPr>
          <w:rStyle w:val="NormalTok"/>
        </w:rPr>
        <w:t xml:space="preserve"> F), And(ceil,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w:t>
      </w:r>
      <w:r>
        <w:br/>
      </w:r>
      <w:r>
        <w:rPr>
          <w:rStyle w:val="NormalTok"/>
        </w:rPr>
        <w:t xml:space="preserve">    ok.append(check(</w:t>
      </w:r>
      <w:r>
        <w:rPr>
          <w:rStyle w:val="StringTok"/>
        </w:rPr>
        <w:t xml:space="preserve">"P1  deadline inside window =&gt; no trajectory satisfies C1-C3 (Sem I)"</w:t>
      </w:r>
      <w:r>
        <w:rPr>
          <w:rStyle w:val="NormalTok"/>
        </w:rPr>
        <w:t xml:space="preserve">,</w:t>
      </w:r>
      <w:r>
        <w:br/>
      </w:r>
      <w:r>
        <w:rPr>
          <w:rStyle w:val="NormalTok"/>
        </w:rPr>
        <w:t xml:space="preserve">                    And(B, inside, C1(alpha, ta, F), C2(alpha, req, tr, d), C3(alpha, ceil, e, L))))</w:t>
      </w:r>
      <w:r>
        <w:br/>
        <w:br/>
      </w:r>
      <w:r>
        <w:rPr>
          <w:rStyle w:val="NormalTok"/>
        </w:rPr>
        <w:t xml:space="preserve">    </w:t>
      </w:r>
      <w:r>
        <w:rPr>
          <w:rStyle w:val="CommentTok"/>
        </w:rPr>
        <w:t xml:space="preserve"># Proposition 1, boundary: if no deadline falls inside the window, the trajectory</w:t>
      </w:r>
      <w:r>
        <w:br/>
      </w:r>
      <w:r>
        <w:rPr>
          <w:rStyle w:val="NormalTok"/>
        </w:rPr>
        <w:t xml:space="preserve">    </w:t>
      </w:r>
      <w:r>
        <w:rPr>
          <w:rStyle w:val="CommentTok"/>
        </w:rPr>
        <w:t xml:space="preserve"># "accessible until the earliest deadline" satisfies all three. Counterexample = it fails.</w:t>
      </w:r>
      <w:r>
        <w:br/>
      </w:r>
      <w:r>
        <w:rPr>
          <w:rStyle w:val="NormalTok"/>
        </w:rPr>
        <w:t xml:space="preserve">    dl </w:t>
      </w:r>
      <w:r>
        <w:rPr>
          <w:rStyle w:val="OperatorTok"/>
        </w:rPr>
        <w:t xml:space="preserve">=</w:t>
      </w:r>
      <w:r>
        <w:rPr>
          <w:rStyle w:val="NormalTok"/>
        </w:rPr>
        <w:t xml:space="preserve"> If(req, If(ceil, If(tr </w:t>
      </w:r>
      <w:r>
        <w:rPr>
          <w:rStyle w:val="OperatorTok"/>
        </w:rPr>
        <w:t xml:space="preserve">+</w:t>
      </w:r>
      <w:r>
        <w:rPr>
          <w:rStyle w:val="NormalTok"/>
        </w:rPr>
        <w:t xml:space="preserve"> d </w:t>
      </w:r>
      <w:r>
        <w:rPr>
          <w:rStyle w:val="OperatorTok"/>
        </w:rPr>
        <w:t xml:space="preserve">&lt;</w:t>
      </w:r>
      <w:r>
        <w:rPr>
          <w:rStyle w:val="NormalTok"/>
        </w:rPr>
        <w:t xml:space="preserve"> e </w:t>
      </w:r>
      <w:r>
        <w:rPr>
          <w:rStyle w:val="OperatorTok"/>
        </w:rPr>
        <w:t xml:space="preserve">+</w:t>
      </w:r>
      <w:r>
        <w:rPr>
          <w:rStyle w:val="NormalTok"/>
        </w:rPr>
        <w:t xml:space="preserve"> L, tr </w:t>
      </w:r>
      <w:r>
        <w:rPr>
          <w:rStyle w:val="OperatorTok"/>
        </w:rPr>
        <w:t xml:space="preserve">+</w:t>
      </w:r>
      <w:r>
        <w:rPr>
          <w:rStyle w:val="NormalTok"/>
        </w:rPr>
        <w:t xml:space="preserve"> d, e </w:t>
      </w:r>
      <w:r>
        <w:rPr>
          <w:rStyle w:val="OperatorTok"/>
        </w:rPr>
        <w:t xml:space="preserve">+</w:t>
      </w:r>
      <w:r>
        <w:rPr>
          <w:rStyle w:val="NormalTok"/>
        </w:rPr>
        <w:t xml:space="preserve"> L), tr </w:t>
      </w:r>
      <w:r>
        <w:rPr>
          <w:rStyle w:val="OperatorTok"/>
        </w:rPr>
        <w:t xml:space="preserve">+</w:t>
      </w:r>
      <w:r>
        <w:rPr>
          <w:rStyle w:val="NormalTok"/>
        </w:rPr>
        <w:t xml:space="preserve"> d), If(ceil, e </w:t>
      </w:r>
      <w:r>
        <w:rPr>
          <w:rStyle w:val="OperatorTok"/>
        </w:rPr>
        <w:t xml:space="preserve">+</w:t>
      </w:r>
      <w:r>
        <w:rPr>
          <w:rStyle w:val="NormalTok"/>
        </w:rPr>
        <w:t xml:space="preserve"> L,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witness </w:t>
      </w:r>
      <w:r>
        <w:rPr>
          <w:rStyle w:val="OperatorTok"/>
        </w:rPr>
        <w:t xml:space="preserve">=</w:t>
      </w:r>
      <w:r>
        <w:rPr>
          <w:rStyle w:val="NormalTok"/>
        </w:rPr>
        <w:t xml:space="preserve"> [t </w:t>
      </w:r>
      <w:r>
        <w:rPr>
          <w:rStyle w:val="OperatorTok"/>
        </w:rPr>
        <w:t xml:space="preserve">&lt;</w:t>
      </w:r>
      <w:r>
        <w:rPr>
          <w:rStyle w:val="NormalTok"/>
        </w:rPr>
        <w:t xml:space="preserve"> dl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"P1  no deadline inside window =&gt; witness trajectory satisfies C1-C3"</w:t>
      </w:r>
      <w:r>
        <w:rPr>
          <w:rStyle w:val="NormalTok"/>
        </w:rPr>
        <w:t xml:space="preserve">,</w:t>
      </w:r>
      <w:r>
        <w:br/>
      </w:r>
      <w:r>
        <w:rPr>
          <w:rStyle w:val="NormalTok"/>
        </w:rPr>
        <w:t xml:space="preserve">                    And(B, Not(inside),</w:t>
      </w:r>
      <w:r>
        <w:br/>
      </w:r>
      <w:r>
        <w:rPr>
          <w:rStyle w:val="NormalTok"/>
        </w:rPr>
        <w:t xml:space="preserve">                        Not(And(C1(witness, ta, F), C2(witness, req, tr, d), C3(witness, ceil, e, L))))))</w:t>
      </w:r>
      <w:r>
        <w:br/>
        <w:br/>
      </w:r>
      <w:r>
        <w:rPr>
          <w:rStyle w:val="NormalTok"/>
        </w:rPr>
        <w:t xml:space="preserve">    </w:t>
      </w:r>
      <w:r>
        <w:rPr>
          <w:rStyle w:val="CommentTok"/>
        </w:rPr>
        <w:t xml:space="preserve"># Proposition 2: under Semantics II the constructive trajectory satisfies C1, C2 and C3</w:t>
      </w:r>
      <w:r>
        <w:br/>
      </w:r>
      <w:r>
        <w:rPr>
          <w:rStyle w:val="NormalTok"/>
        </w:rPr>
        <w:t xml:space="preserve">    </w:t>
      </w:r>
      <w:r>
        <w:rPr>
          <w:rStyle w:val="CommentTok"/>
        </w:rPr>
        <w:t xml:space="preserve"># for every arrival pattern and floor. The construction keeps m_acc and c, sets alpha = 0</w:t>
      </w:r>
      <w:r>
        <w:br/>
      </w:r>
      <w:r>
        <w:rPr>
          <w:rStyle w:val="NormalTok"/>
        </w:rPr>
        <w:t xml:space="preserve">    </w:t>
      </w:r>
      <w:r>
        <w:rPr>
          <w:rStyle w:val="CommentTok"/>
        </w:rPr>
        <w:t xml:space="preserve"># and logs iota from t_I = earliest deadline, and, where a ceiling applies (SPE records</w:t>
      </w:r>
      <w:r>
        <w:br/>
      </w:r>
      <w:r>
        <w:rPr>
          <w:rStyle w:val="NormalTok"/>
        </w:rPr>
        <w:t xml:space="preserve">    </w:t>
      </w:r>
      <w:r>
        <w:rPr>
          <w:rStyle w:val="CommentTok"/>
        </w:rPr>
        <w:t xml:space="preserve"># whose subject fields it reaches), sets beta = 0 and logs iota_subj from the ceiling.</w:t>
      </w:r>
      <w:r>
        <w:br/>
      </w:r>
      <w:r>
        <w:rPr>
          <w:rStyle w:val="NormalTok"/>
        </w:rPr>
        <w:t xml:space="preserve">    tI </w:t>
      </w:r>
      <w:r>
        <w:rPr>
          <w:rStyle w:val="OperatorTok"/>
        </w:rPr>
        <w:t xml:space="preserve">=</w:t>
      </w:r>
      <w:r>
        <w:rPr>
          <w:rStyle w:val="NormalTok"/>
        </w:rPr>
        <w:t xml:space="preserve"> dl</w:t>
      </w:r>
      <w:r>
        <w:br/>
      </w:r>
      <w:r>
        <w:rPr>
          <w:rStyle w:val="NormalTok"/>
        </w:rPr>
        <w:t xml:space="preserve">    traj </w:t>
      </w:r>
      <w:r>
        <w:rPr>
          <w:rStyle w:val="OperatorTok"/>
        </w:rPr>
        <w:t xml:space="preserve">=</w:t>
      </w:r>
      <w:r>
        <w:rPr>
          <w:rStyle w:val="NormalTok"/>
        </w:rPr>
        <w:t xml:space="preserve"> [t </w:t>
      </w:r>
      <w:r>
        <w:rPr>
          <w:rStyle w:val="OperatorTok"/>
        </w:rPr>
        <w:t xml:space="preserve">&lt;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w:t>
      </w:r>
      <w:r>
        <w:br/>
        <w:br/>
      </w:r>
      <w:r>
        <w:rPr>
          <w:rStyle w:val="NormalTok"/>
        </w:rPr>
        <w:t xml:space="preserve">    </w:t>
      </w:r>
      <w:r>
        <w:rPr>
          <w:rStyle w:val="KeywordTok"/>
        </w:rPr>
        <w:t xml:space="preserve">def</w:t>
      </w:r>
      <w:r>
        <w:rPr>
          <w:rStyle w:val="NormalTok"/>
        </w:rPr>
        <w:t xml:space="preserve"> sem2(macc, c, iota, beta, iota_s):</w:t>
      </w:r>
      <w:r>
        <w:br/>
      </w:r>
      <w:r>
        <w:rPr>
          <w:rStyle w:val="NormalTok"/>
        </w:rPr>
        <w:t xml:space="preserve">        V2 </w:t>
      </w:r>
      <w:r>
        <w:rPr>
          <w:rStyle w:val="OperatorTok"/>
        </w:rPr>
        <w:t xml:space="preserve">=</w:t>
      </w:r>
      <w:r>
        <w:rPr>
          <w:rStyle w:val="NormalTok"/>
        </w:rPr>
        <w:t xml:space="preserve"> [And(macc[t], c[t], Or(traj[t], iota[t]), Or(beta[t], iota_s[t]))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c1 </w:t>
      </w:r>
      <w:r>
        <w:rPr>
          <w:rStyle w:val="OperatorTok"/>
        </w:rPr>
        <w:t xml:space="preserve">=</w:t>
      </w:r>
      <w:r>
        <w:rPr>
          <w:rStyle w:val="NormalTok"/>
        </w:rPr>
        <w:t xml:space="preserve"> And([Implies(And(ta </w:t>
      </w:r>
      <w:r>
        <w:rPr>
          <w:rStyle w:val="OperatorTok"/>
        </w:rPr>
        <w:t xml:space="preserve">&lt;=</w:t>
      </w:r>
      <w:r>
        <w:rPr>
          <w:rStyle w:val="NormalTok"/>
        </w:rPr>
        <w:t xml:space="preserve"> t, t </w:t>
      </w:r>
      <w:r>
        <w:rPr>
          <w:rStyle w:val="OperatorTok"/>
        </w:rPr>
        <w:t xml:space="preserve">&lt;=</w:t>
      </w:r>
      <w:r>
        <w:rPr>
          <w:rStyle w:val="NormalTok"/>
        </w:rPr>
        <w:t xml:space="preserve"> ta </w:t>
      </w:r>
      <w:r>
        <w:rPr>
          <w:rStyle w:val="OperatorTok"/>
        </w:rPr>
        <w:t xml:space="preserve">+</w:t>
      </w:r>
      <w:r>
        <w:rPr>
          <w:rStyle w:val="NormalTok"/>
        </w:rPr>
        <w:t xml:space="preserve"> F), V2[t])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c3b </w:t>
      </w:r>
      <w:r>
        <w:rPr>
          <w:rStyle w:val="OperatorTok"/>
        </w:rPr>
        <w:t xml:space="preserve">=</w:t>
      </w:r>
      <w:r>
        <w:rPr>
          <w:rStyle w:val="NormalTok"/>
        </w:rPr>
        <w:t xml:space="preserve"> And([Implies(And(ceil, t </w:t>
      </w:r>
      <w:r>
        <w:rPr>
          <w:rStyle w:val="OperatorTok"/>
        </w:rPr>
        <w:t xml:space="preserve">&gt;=</w:t>
      </w:r>
      <w:r>
        <w:rPr>
          <w:rStyle w:val="NormalTok"/>
        </w:rPr>
        <w:t xml:space="preserve"> e </w:t>
      </w:r>
      <w:r>
        <w:rPr>
          <w:rStyle w:val="OperatorTok"/>
        </w:rPr>
        <w:t xml:space="preserve">+</w:t>
      </w:r>
      <w:r>
        <w:rPr>
          <w:rStyle w:val="NormalTok"/>
        </w:rPr>
        <w:t xml:space="preserve"> L), Not(beta[t]))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And(c1, C2(traj, req, tr, d), C3(traj, ceil, e, L), c3b)</w:t>
      </w:r>
      <w:r>
        <w:br/>
        <w:br/>
      </w:r>
      <w:r>
        <w:rPr>
          <w:rStyle w:val="NormalTok"/>
        </w:rPr>
        <w:t xml:space="preserve">    keep </w:t>
      </w:r>
      <w:r>
        <w:rPr>
          <w:rStyle w:val="OperatorTok"/>
        </w:rPr>
        <w:t xml:space="preserve">=</w:t>
      </w:r>
      <w:r>
        <w:rPr>
          <w:rStyle w:val="NormalTok"/>
        </w:rPr>
        <w:t xml:space="preserve"> [</w:t>
      </w:r>
      <w:r>
        <w:rPr>
          <w:rStyle w:val="VariableTok"/>
        </w:rPr>
        <w:t xml:space="preserve">True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iota </w:t>
      </w:r>
      <w:r>
        <w:rPr>
          <w:rStyle w:val="OperatorTok"/>
        </w:rPr>
        <w:t xml:space="preserve">=</w:t>
      </w:r>
      <w:r>
        <w:rPr>
          <w:rStyle w:val="NormalTok"/>
        </w:rPr>
        <w:t xml:space="preserve"> [t </w:t>
      </w:r>
      <w:r>
        <w:rPr>
          <w:rStyle w:val="OperatorTok"/>
        </w:rPr>
        <w:t xml:space="preserve">&gt;=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beta </w:t>
      </w:r>
      <w:r>
        <w:rPr>
          <w:rStyle w:val="OperatorTok"/>
        </w:rPr>
        <w:t xml:space="preserve">=</w:t>
      </w:r>
      <w:r>
        <w:rPr>
          <w:rStyle w:val="NormalTok"/>
        </w:rPr>
        <w:t xml:space="preserve"> [Or(Not(ceil), t </w:t>
      </w:r>
      <w:r>
        <w:rPr>
          <w:rStyle w:val="OperatorTok"/>
        </w:rPr>
        <w:t xml:space="preserve">&lt;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iota_s </w:t>
      </w:r>
      <w:r>
        <w:rPr>
          <w:rStyle w:val="OperatorTok"/>
        </w:rPr>
        <w:t xml:space="preserve">=</w:t>
      </w:r>
      <w:r>
        <w:rPr>
          <w:rStyle w:val="NormalTok"/>
        </w:rPr>
        <w:t xml:space="preserve"> [And(ceil, t </w:t>
      </w:r>
      <w:r>
        <w:rPr>
          <w:rStyle w:val="OperatorTok"/>
        </w:rPr>
        <w:t xml:space="preserve">&gt;=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"P2  constructive trajectory satisfies C1 (Sem II), C2, C3 for all inputs"</w:t>
      </w:r>
      <w:r>
        <w:rPr>
          <w:rStyle w:val="NormalTok"/>
        </w:rPr>
        <w:t xml:space="preserve">,</w:t>
      </w:r>
      <w:r>
        <w:br/>
      </w:r>
      <w:r>
        <w:rPr>
          <w:rStyle w:val="NormalTok"/>
        </w:rPr>
        <w:t xml:space="preserve">                    And(B, Not(sem2(keep, keep, iota, beta, iota_s)))))</w:t>
      </w:r>
      <w:r>
        <w:br/>
      </w:r>
      <w:r>
        <w:rPr>
          <w:rStyle w:val="NormalTok"/>
        </w:rPr>
        <w:t xml:space="preserve">    </w:t>
      </w:r>
      <w:r>
        <w:rPr>
          <w:rStyle w:val="CommentTok"/>
        </w:rPr>
        <w:t xml:space="preserve"># Mutations of the construction must be refuted (sat): no invalidation entry; the</w:t>
      </w:r>
      <w:r>
        <w:br/>
      </w:r>
      <w:r>
        <w:rPr>
          <w:rStyle w:val="NormalTok"/>
        </w:rPr>
        <w:t xml:space="preserve">    </w:t>
      </w:r>
      <w:r>
        <w:rPr>
          <w:rStyle w:val="CommentTok"/>
        </w:rPr>
        <w:t xml:space="preserve"># commitment removed at t_I; the subject link removed without its entry.</w:t>
      </w:r>
      <w:r>
        <w:br/>
      </w:r>
      <w:r>
        <w:rPr>
          <w:rStyle w:val="NormalTok"/>
        </w:rPr>
        <w:t xml:space="preserve">    mut2 </w:t>
      </w:r>
      <w:r>
        <w:rPr>
          <w:rStyle w:val="OperatorTok"/>
        </w:rPr>
        <w:t xml:space="preserve">=</w:t>
      </w:r>
      <w:r>
        <w:rPr>
          <w:rStyle w:val="NormalTok"/>
        </w:rPr>
        <w:t xml:space="preserve"> [Solver()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mut2[</w:t>
      </w:r>
      <w:r>
        <w:rPr>
          <w:rStyle w:val="DecValTok"/>
        </w:rPr>
        <w:t xml:space="preserve">0</w:t>
      </w:r>
      <w:r>
        <w:rPr>
          <w:rStyle w:val="NormalTok"/>
        </w:rPr>
        <w:t xml:space="preserve">].add(B, Not(sem2(keep, keep, [</w:t>
      </w:r>
      <w:r>
        <w:rPr>
          <w:rStyle w:val="VariableTok"/>
        </w:rPr>
        <w:t xml:space="preserve">False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 beta, iota_s)))</w:t>
      </w:r>
      <w:r>
        <w:br/>
      </w:r>
      <w:r>
        <w:rPr>
          <w:rStyle w:val="NormalTok"/>
        </w:rPr>
        <w:t xml:space="preserve">    mut2[</w:t>
      </w:r>
      <w:r>
        <w:rPr>
          <w:rStyle w:val="DecValTok"/>
        </w:rPr>
        <w:t xml:space="preserve">1</w:t>
      </w:r>
      <w:r>
        <w:rPr>
          <w:rStyle w:val="NormalTok"/>
        </w:rPr>
        <w:t xml:space="preserve">].add(B, Not(sem2(keep, [t </w:t>
      </w:r>
      <w:r>
        <w:rPr>
          <w:rStyle w:val="OperatorTok"/>
        </w:rPr>
        <w:t xml:space="preserve">&lt;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 iota, beta, iota_s)))</w:t>
      </w:r>
      <w:r>
        <w:br/>
      </w:r>
      <w:r>
        <w:rPr>
          <w:rStyle w:val="NormalTok"/>
        </w:rPr>
        <w:t xml:space="preserve">    mut2[</w:t>
      </w:r>
      <w:r>
        <w:rPr>
          <w:rStyle w:val="DecValTok"/>
        </w:rPr>
        <w:t xml:space="preserve">2</w:t>
      </w:r>
      <w:r>
        <w:rPr>
          <w:rStyle w:val="NormalTok"/>
        </w:rPr>
        <w:t xml:space="preserve">].add(B, Not(sem2(keep, keep, iota, beta, [</w:t>
      </w:r>
      <w:r>
        <w:rPr>
          <w:rStyle w:val="VariableTok"/>
        </w:rPr>
        <w:t xml:space="preserve">False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m2ok </w:t>
      </w:r>
      <w:r>
        <w:rPr>
          <w:rStyle w:val="OperatorTok"/>
        </w:rPr>
        <w:t xml:space="preserve">=</w:t>
      </w:r>
      <w:r>
        <w:rPr>
          <w:rStyle w:val="NormalTok"/>
        </w:rPr>
        <w:t xml:space="preserve"> </w:t>
      </w:r>
      <w:r>
        <w:rPr>
          <w:rStyle w:val="BuiltInTok"/>
        </w:rPr>
        <w:t xml:space="preserve">all</w:t>
      </w:r>
      <w:r>
        <w:rPr>
          <w:rStyle w:val="NormalTok"/>
        </w:rPr>
        <w:t xml:space="preserve">(m.check() </w:t>
      </w:r>
      <w:r>
        <w:rPr>
          <w:rStyle w:val="OperatorTok"/>
        </w:rPr>
        <w:t xml:space="preserve">==</w:t>
      </w:r>
      <w:r>
        <w:rPr>
          <w:rStyle w:val="NormalTok"/>
        </w:rPr>
        <w:t xml:space="preserve"> sat </w:t>
      </w:r>
      <w:r>
        <w:rPr>
          <w:rStyle w:val="ControlFlowTok"/>
        </w:rPr>
        <w:t xml:space="preserve">for</w:t>
      </w:r>
      <w:r>
        <w:rPr>
          <w:rStyle w:val="NormalTok"/>
        </w:rPr>
        <w:t xml:space="preserve"> m </w:t>
      </w:r>
      <w:r>
        <w:rPr>
          <w:rStyle w:val="KeywordTok"/>
        </w:rPr>
        <w:t xml:space="preserve">in</w:t>
      </w:r>
      <w:r>
        <w:rPr>
          <w:rStyle w:val="NormalTok"/>
        </w:rPr>
        <w:t xml:space="preserve"> mut2)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'mutation: construction without iota / without c / without iota_subj refuted'</w:t>
      </w:r>
      <w:r>
        <w:rPr>
          <w:rStyle w:val="SpecialCharTok"/>
        </w:rPr>
        <w:t xml:space="preserve">:&lt;74}</w:t>
      </w:r>
      <w:r>
        <w:rPr>
          <w:rStyle w:val="SpecialStringTok"/>
        </w:rPr>
        <w:t xml:space="preserve"> </w:t>
      </w:r>
      <w:r>
        <w:rPr>
          <w:rStyle w:val="SpecialCharTok"/>
        </w:rPr>
        <w:t xml:space="preserve">{</w:t>
      </w:r>
      <w:r>
        <w:rPr>
          <w:rStyle w:val="StringTok"/>
        </w:rPr>
        <w:t xml:space="preserve">'sat, counterexamples found (as expected)'</w:t>
      </w:r>
      <w:r>
        <w:rPr>
          <w:rStyle w:val="NormalTok"/>
        </w:rPr>
        <w:t xml:space="preserve"> </w:t>
      </w:r>
      <w:r>
        <w:rPr>
          <w:rStyle w:val="ControlFlowTok"/>
        </w:rPr>
        <w:t xml:space="preserve">if</w:t>
      </w:r>
      <w:r>
        <w:rPr>
          <w:rStyle w:val="NormalTok"/>
        </w:rPr>
        <w:t xml:space="preserve"> m2ok </w:t>
      </w:r>
      <w:r>
        <w:rPr>
          <w:rStyle w:val="ControlFlowTok"/>
        </w:rPr>
        <w:t xml:space="preserve">else</w:t>
      </w:r>
      <w:r>
        <w:rPr>
          <w:rStyle w:val="NormalTok"/>
        </w:rPr>
        <w:t xml:space="preserve"> </w:t>
      </w:r>
      <w:r>
        <w:rPr>
          <w:rStyle w:val="StringTok"/>
        </w:rPr>
        <w:t xml:space="preserve">'UNSAT: check insensitive'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Proposition 3: floor F from t_a, ceiling L from e &gt;= t_a, Semantics I.</w:t>
      </w:r>
      <w:r>
        <w:br/>
      </w:r>
      <w:r>
        <w:rPr>
          <w:rStyle w:val="NormalTok"/>
        </w:rPr>
        <w:t xml:space="preserve">    </w:t>
      </w:r>
      <w:r>
        <w:rPr>
          <w:rStyle w:val="CommentTok"/>
        </w:rPr>
        <w:t xml:space="preserve"># (a) collision whenever e + L &lt;= t_a + F: no trajectory satisfies floor and ceiling.</w:t>
      </w:r>
      <w:r>
        <w:br/>
      </w:r>
      <w:r>
        <w:rPr>
          <w:rStyle w:val="NormalTok"/>
        </w:rPr>
        <w:t xml:space="preserve">    both </w:t>
      </w:r>
      <w:r>
        <w:rPr>
          <w:rStyle w:val="OperatorTok"/>
        </w:rPr>
        <w:t xml:space="preserve">=</w:t>
      </w:r>
      <w:r>
        <w:rPr>
          <w:rStyle w:val="NormalTok"/>
        </w:rPr>
        <w:t xml:space="preserve"> And(C1(alpha, ta, F), C3(alpha, </w:t>
      </w:r>
      <w:r>
        <w:rPr>
          <w:rStyle w:val="VariableTok"/>
        </w:rPr>
        <w:t xml:space="preserve">True</w:t>
      </w:r>
      <w:r>
        <w:rPr>
          <w:rStyle w:val="NormalTok"/>
        </w:rPr>
        <w:t xml:space="preserve">, e, L))</w:t>
      </w:r>
      <w:r>
        <w:br/>
      </w:r>
      <w:r>
        <w:rPr>
          <w:rStyle w:val="NormalTok"/>
        </w:rPr>
        <w:t xml:space="preserve">    ok.append(check(</w:t>
      </w:r>
      <w:r>
        <w:rPr>
          <w:rStyle w:val="StringTok"/>
        </w:rPr>
        <w:t xml:space="preserve">"P3  e + L &lt;= t_a + F =&gt; floor and ceiling not jointly satisfiable"</w:t>
      </w:r>
      <w:r>
        <w:rPr>
          <w:rStyle w:val="NormalTok"/>
        </w:rPr>
        <w:t xml:space="preserve">,</w:t>
      </w:r>
      <w:r>
        <w:br/>
      </w:r>
      <w:r>
        <w:rPr>
          <w:rStyle w:val="NormalTok"/>
        </w:rPr>
        <w:t xml:space="preserve">                    And(B,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 both)))</w:t>
      </w:r>
      <w:r>
        <w:br/>
      </w:r>
      <w:r>
        <w:rPr>
          <w:rStyle w:val="NormalTok"/>
        </w:rPr>
        <w:t xml:space="preserve">    </w:t>
      </w:r>
      <w:r>
        <w:rPr>
          <w:rStyle w:val="CommentTok"/>
        </w:rPr>
        <w:t xml:space="preserve"># (b) no collision whenever e + L &gt; t_a + F: accessible-until-(e+L) satisfies both.</w:t>
      </w:r>
      <w:r>
        <w:br/>
      </w:r>
      <w:r>
        <w:rPr>
          <w:rStyle w:val="NormalTok"/>
        </w:rPr>
        <w:t xml:space="preserve">    w3 </w:t>
      </w:r>
      <w:r>
        <w:rPr>
          <w:rStyle w:val="OperatorTok"/>
        </w:rPr>
        <w:t xml:space="preserve">=</w:t>
      </w:r>
      <w:r>
        <w:rPr>
          <w:rStyle w:val="NormalTok"/>
        </w:rPr>
        <w:t xml:space="preserve"> [t </w:t>
      </w:r>
      <w:r>
        <w:rPr>
          <w:rStyle w:val="OperatorTok"/>
        </w:rPr>
        <w:t xml:space="preserve">&lt;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"P3  e + L &gt; t_a + F =&gt; witness satisfies floor and ceiling"</w:t>
      </w:r>
      <w:r>
        <w:rPr>
          <w:rStyle w:val="NormalTok"/>
        </w:rPr>
        <w:t xml:space="preserve">,</w:t>
      </w:r>
      <w:r>
        <w:br/>
      </w:r>
      <w:r>
        <w:rPr>
          <w:rStyle w:val="NormalTok"/>
        </w:rPr>
        <w:t xml:space="preserve">                    And(B, e </w:t>
      </w:r>
      <w:r>
        <w:rPr>
          <w:rStyle w:val="OperatorTok"/>
        </w:rPr>
        <w:t xml:space="preserve">+</w:t>
      </w:r>
      <w:r>
        <w:rPr>
          <w:rStyle w:val="NormalTok"/>
        </w:rPr>
        <w:t xml:space="preserve"> L </w:t>
      </w:r>
      <w:r>
        <w:rPr>
          <w:rStyle w:val="OperatorTok"/>
        </w:rPr>
        <w:t xml:space="preserve">&gt;</w:t>
      </w:r>
      <w:r>
        <w:rPr>
          <w:rStyle w:val="NormalTok"/>
        </w:rPr>
        <w:t xml:space="preserve"> ta </w:t>
      </w:r>
      <w:r>
        <w:rPr>
          <w:rStyle w:val="OperatorTok"/>
        </w:rPr>
        <w:t xml:space="preserve">+</w:t>
      </w:r>
      <w:r>
        <w:rPr>
          <w:rStyle w:val="NormalTok"/>
        </w:rPr>
        <w:t xml:space="preserve"> F, Not(And(C1(w3, ta, F), C3(w3, </w:t>
      </w:r>
      <w:r>
        <w:rPr>
          <w:rStyle w:val="VariableTok"/>
        </w:rPr>
        <w:t xml:space="preserve">True</w:t>
      </w:r>
      <w:r>
        <w:rPr>
          <w:rStyle w:val="NormalTok"/>
        </w:rPr>
        <w:t xml:space="preserve">, e, L))))))</w:t>
      </w:r>
      <w:r>
        <w:br/>
      </w:r>
      <w:r>
        <w:rPr>
          <w:rStyle w:val="NormalTok"/>
        </w:rPr>
        <w:t xml:space="preserve">    </w:t>
      </w:r>
      <w:r>
        <w:rPr>
          <w:rStyle w:val="CommentTok"/>
        </w:rPr>
        <w:t xml:space="preserve"># (i) same anchor (e = t_a): satisfiable for the record iff L &gt; F.</w:t>
      </w:r>
      <w:r>
        <w:br/>
      </w:r>
      <w:r>
        <w:rPr>
          <w:rStyle w:val="NormalTok"/>
        </w:rPr>
        <w:t xml:space="preserve">    ok.append(check(</w:t>
      </w:r>
      <w:r>
        <w:rPr>
          <w:rStyle w:val="StringTok"/>
        </w:rPr>
        <w:t xml:space="preserve">"P3(i)  e = t_a: jointly satisfiable only if L &gt; F"</w:t>
      </w:r>
      <w:r>
        <w:rPr>
          <w:rStyle w:val="NormalTok"/>
        </w:rPr>
        <w:t xml:space="preserve">,</w:t>
      </w:r>
      <w:r>
        <w:br/>
      </w:r>
      <w:r>
        <w:rPr>
          <w:rStyle w:val="NormalTok"/>
        </w:rPr>
        <w:t xml:space="preserve">                    And(B, e </w:t>
      </w:r>
      <w:r>
        <w:rPr>
          <w:rStyle w:val="OperatorTok"/>
        </w:rPr>
        <w:t xml:space="preserve">==</w:t>
      </w:r>
      <w:r>
        <w:rPr>
          <w:rStyle w:val="NormalTok"/>
        </w:rPr>
        <w:t xml:space="preserve"> ta, L </w:t>
      </w:r>
      <w:r>
        <w:rPr>
          <w:rStyle w:val="OperatorTok"/>
        </w:rPr>
        <w:t xml:space="preserve">&lt;=</w:t>
      </w:r>
      <w:r>
        <w:rPr>
          <w:rStyle w:val="NormalTok"/>
        </w:rPr>
        <w:t xml:space="preserve"> F, both)))</w:t>
      </w:r>
      <w:r>
        <w:br/>
      </w:r>
      <w:r>
        <w:rPr>
          <w:rStyle w:val="NormalTok"/>
        </w:rPr>
        <w:t xml:space="preserve">    ok.append(check(</w:t>
      </w:r>
      <w:r>
        <w:rPr>
          <w:rStyle w:val="StringTok"/>
        </w:rPr>
        <w:t xml:space="preserve">"P3(i)  e = t_a and L &gt; F: witness satisfies floor and ceiling"</w:t>
      </w:r>
      <w:r>
        <w:rPr>
          <w:rStyle w:val="NormalTok"/>
        </w:rPr>
        <w:t xml:space="preserve">,</w:t>
      </w:r>
      <w:r>
        <w:br/>
      </w:r>
      <w:r>
        <w:rPr>
          <w:rStyle w:val="NormalTok"/>
        </w:rPr>
        <w:t xml:space="preserve">                    And(B, e </w:t>
      </w:r>
      <w:r>
        <w:rPr>
          <w:rStyle w:val="OperatorTok"/>
        </w:rPr>
        <w:t xml:space="preserve">==</w:t>
      </w:r>
      <w:r>
        <w:rPr>
          <w:rStyle w:val="NormalTok"/>
        </w:rPr>
        <w:t xml:space="preserve"> ta, L </w:t>
      </w:r>
      <w:r>
        <w:rPr>
          <w:rStyle w:val="OperatorTok"/>
        </w:rPr>
        <w:t xml:space="preserve">&gt;</w:t>
      </w:r>
      <w:r>
        <w:rPr>
          <w:rStyle w:val="NormalTok"/>
        </w:rPr>
        <w:t xml:space="preserve"> F, Not(And(C1(w3, ta, F), C3(w3, </w:t>
      </w:r>
      <w:r>
        <w:rPr>
          <w:rStyle w:val="VariableTok"/>
        </w:rPr>
        <w:t xml:space="preserve">True</w:t>
      </w:r>
      <w:r>
        <w:rPr>
          <w:rStyle w:val="NormalTok"/>
        </w:rPr>
        <w:t xml:space="preserve">, e, L))))))</w:t>
      </w:r>
      <w:r>
        <w:br/>
      </w:r>
      <w:r>
        <w:rPr>
          <w:rStyle w:val="NormalTok"/>
        </w:rPr>
        <w:t xml:space="preserve">    </w:t>
      </w:r>
      <w:r>
        <w:rPr>
          <w:rStyle w:val="CommentTok"/>
        </w:rPr>
        <w:t xml:space="preserve"># (ii) external anchor with L &lt;= F: collision exactly when e - t_a &lt;= F - L.</w:t>
      </w:r>
      <w:r>
        <w:br/>
      </w:r>
      <w:r>
        <w:rPr>
          <w:rStyle w:val="NormalTok"/>
        </w:rPr>
        <w:t xml:space="preserve">    ok.append(check(</w:t>
      </w:r>
      <w:r>
        <w:rPr>
          <w:rStyle w:val="StringTok"/>
        </w:rPr>
        <w:t xml:space="preserve">"P3(ii) L &lt;= F, e - t_a &lt;= F - L =&gt; collision"</w:t>
      </w:r>
      <w:r>
        <w:rPr>
          <w:rStyle w:val="NormalTok"/>
        </w:rPr>
        <w:t xml:space="preserve">,</w:t>
      </w:r>
      <w:r>
        <w:br/>
      </w:r>
      <w:r>
        <w:rPr>
          <w:rStyle w:val="NormalTok"/>
        </w:rPr>
        <w:t xml:space="preserve">                    And(B, L </w:t>
      </w:r>
      <w:r>
        <w:rPr>
          <w:rStyle w:val="OperatorTok"/>
        </w:rPr>
        <w:t xml:space="preserve">&lt;=</w:t>
      </w:r>
      <w:r>
        <w:rPr>
          <w:rStyle w:val="NormalTok"/>
        </w:rPr>
        <w:t xml:space="preserve"> F, e </w:t>
      </w:r>
      <w:r>
        <w:rPr>
          <w:rStyle w:val="OperatorTok"/>
        </w:rPr>
        <w:t xml:space="preserve">-</w:t>
      </w:r>
      <w:r>
        <w:rPr>
          <w:rStyle w:val="NormalTok"/>
        </w:rPr>
        <w:t xml:space="preserve"> ta </w:t>
      </w:r>
      <w:r>
        <w:rPr>
          <w:rStyle w:val="OperatorTok"/>
        </w:rPr>
        <w:t xml:space="preserve">&lt;=</w:t>
      </w:r>
      <w:r>
        <w:rPr>
          <w:rStyle w:val="NormalTok"/>
        </w:rPr>
        <w:t xml:space="preserve"> F </w:t>
      </w:r>
      <w:r>
        <w:rPr>
          <w:rStyle w:val="OperatorTok"/>
        </w:rPr>
        <w:t xml:space="preserve">-</w:t>
      </w:r>
      <w:r>
        <w:rPr>
          <w:rStyle w:val="NormalTok"/>
        </w:rPr>
        <w:t xml:space="preserve"> L, both)))</w:t>
      </w:r>
      <w:r>
        <w:br/>
      </w:r>
      <w:r>
        <w:rPr>
          <w:rStyle w:val="NormalTok"/>
        </w:rPr>
        <w:t xml:space="preserve">    ok.append(check(</w:t>
      </w:r>
      <w:r>
        <w:rPr>
          <w:rStyle w:val="StringTok"/>
        </w:rPr>
        <w:t xml:space="preserve">"P3(ii) L &lt;= F, e - t_a &gt;  F - L =&gt; witness satisfies both"</w:t>
      </w:r>
      <w:r>
        <w:rPr>
          <w:rStyle w:val="NormalTok"/>
        </w:rPr>
        <w:t xml:space="preserve">,</w:t>
      </w:r>
      <w:r>
        <w:br/>
      </w:r>
      <w:r>
        <w:rPr>
          <w:rStyle w:val="NormalTok"/>
        </w:rPr>
        <w:t xml:space="preserve">                    And(B, L </w:t>
      </w:r>
      <w:r>
        <w:rPr>
          <w:rStyle w:val="OperatorTok"/>
        </w:rPr>
        <w:t xml:space="preserve">&lt;=</w:t>
      </w:r>
      <w:r>
        <w:rPr>
          <w:rStyle w:val="NormalTok"/>
        </w:rPr>
        <w:t xml:space="preserve"> F, e </w:t>
      </w:r>
      <w:r>
        <w:rPr>
          <w:rStyle w:val="OperatorTok"/>
        </w:rPr>
        <w:t xml:space="preserve">-</w:t>
      </w:r>
      <w:r>
        <w:rPr>
          <w:rStyle w:val="NormalTok"/>
        </w:rPr>
        <w:t xml:space="preserve"> ta </w:t>
      </w:r>
      <w:r>
        <w:rPr>
          <w:rStyle w:val="OperatorTok"/>
        </w:rPr>
        <w:t xml:space="preserve">&gt;</w:t>
      </w:r>
      <w:r>
        <w:rPr>
          <w:rStyle w:val="NormalTok"/>
        </w:rPr>
        <w:t xml:space="preserve"> F </w:t>
      </w:r>
      <w:r>
        <w:rPr>
          <w:rStyle w:val="OperatorTok"/>
        </w:rPr>
        <w:t xml:space="preserve">-</w:t>
      </w:r>
      <w:r>
        <w:rPr>
          <w:rStyle w:val="NormalTok"/>
        </w:rPr>
        <w:t xml:space="preserve"> L, Not(And(C1(w3, ta, F), C3(w3, </w:t>
      </w:r>
      <w:r>
        <w:rPr>
          <w:rStyle w:val="VariableTok"/>
        </w:rPr>
        <w:t xml:space="preserve">True</w:t>
      </w:r>
      <w:r>
        <w:rPr>
          <w:rStyle w:val="NormalTok"/>
        </w:rPr>
        <w:t xml:space="preserve">, e, L))))))</w:t>
      </w:r>
      <w:r>
        <w:br/>
        <w:br/>
      </w:r>
      <w:r>
        <w:rPr>
          <w:rStyle w:val="NormalTok"/>
        </w:rPr>
        <w:t xml:space="preserve">    </w:t>
      </w:r>
      <w:r>
        <w:rPr>
          <w:rStyle w:val="CommentTok"/>
        </w:rPr>
        <w:t xml:space="preserve"># Sanity: the encoding can return sat, so unsat above is not an artefact of a broken model.</w:t>
      </w:r>
      <w:r>
        <w:br/>
      </w:r>
      <w:r>
        <w:rPr>
          <w:rStyle w:val="NormalTok"/>
        </w:rPr>
        <w:t xml:space="preserve">    s </w:t>
      </w:r>
      <w:r>
        <w:rPr>
          <w:rStyle w:val="OperatorTok"/>
        </w:rPr>
        <w:t xml:space="preserve">=</w:t>
      </w:r>
      <w:r>
        <w:rPr>
          <w:rStyle w:val="NormalTok"/>
        </w:rPr>
        <w:t xml:space="preserve"> Solver()</w:t>
      </w:r>
      <w:r>
        <w:rPr>
          <w:rStyle w:val="OperatorTok"/>
        </w:rPr>
        <w:t xml:space="preserve">;</w:t>
      </w:r>
      <w:r>
        <w:rPr>
          <w:rStyle w:val="NormalTok"/>
        </w:rPr>
        <w:t xml:space="preserve"> s.add(B, Not(req), Not(ceil), C1(alpha, ta, F))</w:t>
      </w:r>
      <w:r>
        <w:br/>
      </w:r>
      <w:r>
        <w:rPr>
          <w:rStyle w:val="NormalTok"/>
        </w:rPr>
        <w:t xml:space="preserve">    sanity </w:t>
      </w:r>
      <w:r>
        <w:rPr>
          <w:rStyle w:val="OperatorTok"/>
        </w:rPr>
        <w:t xml:space="preserve">=</w:t>
      </w:r>
      <w:r>
        <w:rPr>
          <w:rStyle w:val="NormalTok"/>
        </w:rPr>
        <w:t xml:space="preserve"> s.check() </w:t>
      </w:r>
      <w:r>
        <w:rPr>
          <w:rStyle w:val="OperatorTok"/>
        </w:rPr>
        <w:t xml:space="preserve">==</w:t>
      </w:r>
      <w:r>
        <w:rPr>
          <w:rStyle w:val="NormalTok"/>
        </w:rPr>
        <w:t xml:space="preserve"> sat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'sanity: no request, no ceiling =&gt; some trajectory satisfies C1'</w:t>
      </w:r>
      <w:r>
        <w:rPr>
          <w:rStyle w:val="SpecialCharTok"/>
        </w:rPr>
        <w:t xml:space="preserve">:&lt;74}</w:t>
      </w:r>
      <w:r>
        <w:rPr>
          <w:rStyle w:val="SpecialStringTok"/>
        </w:rPr>
        <w:t xml:space="preserve"> </w:t>
      </w:r>
      <w:r>
        <w:rPr>
          <w:rStyle w:val="SpecialCharTok"/>
        </w:rPr>
        <w:t xml:space="preserve">{</w:t>
      </w:r>
      <w:r>
        <w:rPr>
          <w:rStyle w:val="StringTok"/>
        </w:rPr>
        <w:t xml:space="preserve">'sat (as expected)'</w:t>
      </w:r>
      <w:r>
        <w:rPr>
          <w:rStyle w:val="NormalTok"/>
        </w:rPr>
        <w:t xml:space="preserve"> </w:t>
      </w:r>
      <w:r>
        <w:rPr>
          <w:rStyle w:val="ControlFlowTok"/>
        </w:rPr>
        <w:t xml:space="preserve">if</w:t>
      </w:r>
      <w:r>
        <w:rPr>
          <w:rStyle w:val="NormalTok"/>
        </w:rPr>
        <w:t xml:space="preserve"> sanity </w:t>
      </w:r>
      <w:r>
        <w:rPr>
          <w:rStyle w:val="ControlFlowTok"/>
        </w:rPr>
        <w:t xml:space="preserve">else</w:t>
      </w:r>
      <w:r>
        <w:rPr>
          <w:rStyle w:val="NormalTok"/>
        </w:rPr>
        <w:t xml:space="preserve"> </w:t>
      </w:r>
      <w:r>
        <w:rPr>
          <w:rStyle w:val="StringTok"/>
        </w:rPr>
        <w:t xml:space="preserve">'UNSAT: encoding broken'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Mutation checks: deliberately wrong versions of Proposition 3 must be refuted (sat),</w:t>
      </w:r>
      <w:r>
        <w:br/>
      </w:r>
      <w:r>
        <w:rPr>
          <w:rStyle w:val="NormalTok"/>
        </w:rPr>
        <w:t xml:space="preserve">    </w:t>
      </w:r>
      <w:r>
        <w:rPr>
          <w:rStyle w:val="CommentTok"/>
        </w:rPr>
        <w:t xml:space="preserve"># showing the checks are sensitive to an off-by-one in the condition.</w:t>
      </w:r>
      <w:r>
        <w:br/>
      </w:r>
      <w:r>
        <w:rPr>
          <w:rStyle w:val="NormalTok"/>
        </w:rPr>
        <w:t xml:space="preserve">    m1 </w:t>
      </w:r>
      <w:r>
        <w:rPr>
          <w:rStyle w:val="OperatorTok"/>
        </w:rPr>
        <w:t xml:space="preserve">=</w:t>
      </w:r>
      <w:r>
        <w:rPr>
          <w:rStyle w:val="NormalTok"/>
        </w:rPr>
        <w:t xml:space="preserve"> Solver()</w:t>
      </w:r>
      <w:r>
        <w:rPr>
          <w:rStyle w:val="OperatorTok"/>
        </w:rPr>
        <w:t xml:space="preserve">;</w:t>
      </w:r>
      <w:r>
        <w:rPr>
          <w:rStyle w:val="NormalTok"/>
        </w:rPr>
        <w:t xml:space="preserve"> m1.add(B,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rPr>
          <w:rStyle w:val="NormalTok"/>
        </w:rPr>
        <w:t xml:space="preserve">, both)       </w:t>
      </w:r>
      <w:r>
        <w:rPr>
          <w:rStyle w:val="CommentTok"/>
        </w:rPr>
        <w:t xml:space="preserve"># claims collision one month too late</w:t>
      </w:r>
      <w:r>
        <w:br/>
      </w:r>
      <w:r>
        <w:rPr>
          <w:rStyle w:val="NormalTok"/>
        </w:rPr>
        <w:t xml:space="preserve">    m2 </w:t>
      </w:r>
      <w:r>
        <w:rPr>
          <w:rStyle w:val="OperatorTok"/>
        </w:rPr>
        <w:t xml:space="preserve">=</w:t>
      </w:r>
      <w:r>
        <w:rPr>
          <w:rStyle w:val="NormalTok"/>
        </w:rPr>
        <w:t xml:space="preserve"> Solver()</w:t>
      </w:r>
      <w:r>
        <w:rPr>
          <w:rStyle w:val="OperatorTok"/>
        </w:rPr>
        <w:t xml:space="preserve">;</w:t>
      </w:r>
      <w:r>
        <w:rPr>
          <w:rStyle w:val="NormalTok"/>
        </w:rPr>
        <w:t xml:space="preserve"> m2.add(B, e </w:t>
      </w:r>
      <w:r>
        <w:rPr>
          <w:rStyle w:val="OperatorTok"/>
        </w:rPr>
        <w:t xml:space="preserve">+</w:t>
      </w:r>
      <w:r>
        <w:rPr>
          <w:rStyle w:val="NormalTok"/>
        </w:rPr>
        <w:t xml:space="preserve"> L </w:t>
      </w:r>
      <w:r>
        <w:rPr>
          <w:rStyle w:val="OperatorTok"/>
        </w:rPr>
        <w:t xml:space="preserve">&gt;</w:t>
      </w:r>
      <w:r>
        <w:rPr>
          <w:rStyle w:val="NormalTok"/>
        </w:rPr>
        <w:t xml:space="preserve"> ta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rPr>
          <w:rStyle w:val="NormalTok"/>
        </w:rPr>
        <w:t xml:space="preserve">, Not(And(C1(w3, ta, F), C3(w3, </w:t>
      </w:r>
      <w:r>
        <w:rPr>
          <w:rStyle w:val="VariableTok"/>
        </w:rPr>
        <w:t xml:space="preserve">True</w:t>
      </w:r>
      <w:r>
        <w:rPr>
          <w:rStyle w:val="NormalTok"/>
        </w:rPr>
        <w:t xml:space="preserve">, e, L))))</w:t>
      </w:r>
      <w:r>
        <w:br/>
      </w:r>
      <w:r>
        <w:rPr>
          <w:rStyle w:val="NormalTok"/>
        </w:rPr>
        <w:t xml:space="preserve">    mut </w:t>
      </w:r>
      <w:r>
        <w:rPr>
          <w:rStyle w:val="OperatorTok"/>
        </w:rPr>
        <w:t xml:space="preserve">=</w:t>
      </w:r>
      <w:r>
        <w:rPr>
          <w:rStyle w:val="NormalTok"/>
        </w:rPr>
        <w:t xml:space="preserve"> m1.check() </w:t>
      </w:r>
      <w:r>
        <w:rPr>
          <w:rStyle w:val="OperatorTok"/>
        </w:rPr>
        <w:t xml:space="preserve">==</w:t>
      </w:r>
      <w:r>
        <w:rPr>
          <w:rStyle w:val="NormalTok"/>
        </w:rPr>
        <w:t xml:space="preserve"> sat </w:t>
      </w:r>
      <w:r>
        <w:rPr>
          <w:rStyle w:val="KeywordTok"/>
        </w:rPr>
        <w:t xml:space="preserve">and</w:t>
      </w:r>
      <w:r>
        <w:rPr>
          <w:rStyle w:val="NormalTok"/>
        </w:rPr>
        <w:t xml:space="preserve"> m2.check() </w:t>
      </w:r>
      <w:r>
        <w:rPr>
          <w:rStyle w:val="OperatorTok"/>
        </w:rPr>
        <w:t xml:space="preserve">==</w:t>
      </w:r>
      <w:r>
        <w:rPr>
          <w:rStyle w:val="NormalTok"/>
        </w:rPr>
        <w:t xml:space="preserve"> sat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'mutation: Proposition 3 with an off-by-one condition is refuted'</w:t>
      </w:r>
      <w:r>
        <w:rPr>
          <w:rStyle w:val="SpecialCharTok"/>
        </w:rPr>
        <w:t xml:space="preserve">:&lt;74}</w:t>
      </w:r>
      <w:r>
        <w:rPr>
          <w:rStyle w:val="SpecialStringTok"/>
        </w:rPr>
        <w:t xml:space="preserve"> </w:t>
      </w:r>
      <w:r>
        <w:rPr>
          <w:rStyle w:val="SpecialCharTok"/>
        </w:rPr>
        <w:t xml:space="preserve">{</w:t>
      </w:r>
      <w:r>
        <w:rPr>
          <w:rStyle w:val="StringTok"/>
        </w:rPr>
        <w:t xml:space="preserve">'sat, counterexample found (as expected)'</w:t>
      </w:r>
      <w:r>
        <w:rPr>
          <w:rStyle w:val="NormalTok"/>
        </w:rPr>
        <w:t xml:space="preserve"> </w:t>
      </w:r>
      <w:r>
        <w:rPr>
          <w:rStyle w:val="ControlFlowTok"/>
        </w:rPr>
        <w:t xml:space="preserve">if</w:t>
      </w:r>
      <w:r>
        <w:rPr>
          <w:rStyle w:val="NormalTok"/>
        </w:rPr>
        <w:t xml:space="preserve"> mut </w:t>
      </w:r>
      <w:r>
        <w:rPr>
          <w:rStyle w:val="ControlFlowTok"/>
        </w:rPr>
        <w:t xml:space="preserve">else</w:t>
      </w:r>
      <w:r>
        <w:rPr>
          <w:rStyle w:val="NormalTok"/>
        </w:rPr>
        <w:t xml:space="preserve"> </w:t>
      </w:r>
      <w:r>
        <w:rPr>
          <w:rStyle w:val="StringTok"/>
        </w:rPr>
        <w:t xml:space="preserve">'UNSAT: checks insensitive'</w:t>
      </w:r>
      <w:r>
        <w:rPr>
          <w:rStyle w:val="SpecialCharTok"/>
        </w:rPr>
        <w:t xml:space="preserve">}</w:t>
      </w:r>
      <w:r>
        <w:rPr>
          <w:rStyle w:val="SpecialStringTok"/>
        </w:rPr>
        <w:t xml:space="preserve">"</w:t>
      </w:r>
      <w:r>
        <w:rPr>
          <w:rStyle w:val="NormalTok"/>
        </w:rPr>
        <w:t xml:space="preserve">)</w:t>
      </w:r>
      <w:r>
        <w:br/>
      </w:r>
      <w:r>
        <w:rPr>
          <w:rStyle w:val="NormalTok"/>
        </w:rPr>
        <w:t xml:space="preserve">    sanity </w:t>
      </w:r>
      <w:r>
        <w:rPr>
          <w:rStyle w:val="OperatorTok"/>
        </w:rPr>
        <w:t xml:space="preserve">=</w:t>
      </w:r>
      <w:r>
        <w:rPr>
          <w:rStyle w:val="NormalTok"/>
        </w:rPr>
        <w:t xml:space="preserve"> sanity </w:t>
      </w:r>
      <w:r>
        <w:rPr>
          <w:rStyle w:val="KeywordTok"/>
        </w:rPr>
        <w:t xml:space="preserve">and</w:t>
      </w:r>
      <w:r>
        <w:rPr>
          <w:rStyle w:val="NormalTok"/>
        </w:rPr>
        <w:t xml:space="preserve"> mut </w:t>
      </w:r>
      <w:r>
        <w:rPr>
          <w:rStyle w:val="KeywordTok"/>
        </w:rPr>
        <w:t xml:space="preserve">and</w:t>
      </w:r>
      <w:r>
        <w:rPr>
          <w:rStyle w:val="NormalTok"/>
        </w:rPr>
        <w:t xml:space="preserve"> m2ok</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BuiltInTok"/>
        </w:rPr>
        <w:t xml:space="preserve">sum</w:t>
      </w:r>
      <w:r>
        <w:rPr>
          <w:rStyle w:val="NormalTok"/>
        </w:rPr>
        <w:t xml:space="preserve">(ok)</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 checks found no counterexample; sanity and mutation checks </w:t>
      </w:r>
      <w:r>
        <w:rPr>
          <w:rStyle w:val="SpecialCharTok"/>
        </w:rPr>
        <w:t xml:space="preserve">{</w:t>
      </w:r>
      <w:r>
        <w:rPr>
          <w:rStyle w:val="StringTok"/>
        </w:rPr>
        <w:t xml:space="preserve">'passed'</w:t>
      </w:r>
      <w:r>
        <w:rPr>
          <w:rStyle w:val="NormalTok"/>
        </w:rPr>
        <w:t xml:space="preserve"> </w:t>
      </w:r>
      <w:r>
        <w:rPr>
          <w:rStyle w:val="ControlFlowTok"/>
        </w:rPr>
        <w:t xml:space="preserve">if</w:t>
      </w:r>
      <w:r>
        <w:rPr>
          <w:rStyle w:val="NormalTok"/>
        </w:rPr>
        <w:t xml:space="preserve"> sanity </w:t>
      </w:r>
      <w:r>
        <w:rPr>
          <w:rStyle w:val="ControlFlowTok"/>
        </w:rPr>
        <w:t xml:space="preserve">else</w:t>
      </w:r>
      <w:r>
        <w:rPr>
          <w:rStyle w:val="NormalTok"/>
        </w:rPr>
        <w:t xml:space="preserve"> </w:t>
      </w:r>
      <w:r>
        <w:rPr>
          <w:rStyle w:val="StringTok"/>
        </w:rPr>
        <w:t xml:space="preserve">'FAILED'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34"/>
    <w:bookmarkStart w:id="135" w:name="X86d27b959083564fe26ec2516ea1ac03f98e8cf"/>
    <w:p>
      <w:pPr>
        <w:pStyle w:val="Heading2"/>
      </w:pPr>
      <w:r>
        <w:t xml:space="preserve">A.24 Console output of the bounded SMT check</w:t>
      </w:r>
    </w:p>
    <w:p>
      <w:pPr>
        <w:pStyle w:val="FirstParagraph"/>
      </w:pPr>
      <w:r>
        <w:t xml:space="preserve">Verbatim output of </w:t>
      </w:r>
      <w:r>
        <w:rPr>
          <w:rStyle w:val="VerbatimChar"/>
        </w:rPr>
        <w:t xml:space="preserve">python3 z3_check.py</w:t>
      </w:r>
      <w:r>
        <w:t xml:space="preserve"> (Z3 5.1.0). Nine checks find no counterexample; the sanity check finds a satisfying trajectory and the mutation check finds counterexamples, as they must.</w:t>
      </w:r>
    </w:p>
    <w:p>
      <w:pPr>
        <w:pStyle w:val="SourceCode"/>
      </w:pPr>
      <w:r>
        <w:rPr>
          <w:rStyle w:val="VerbatimChar"/>
        </w:rPr>
        <w:t xml:space="preserve">====================================================================================================</w:t>
      </w:r>
      <w:r>
        <w:br/>
      </w:r>
      <w:r>
        <w:rPr>
          <w:rStyle w:val="VerbatimChar"/>
        </w:rPr>
        <w:t xml:space="preserve">                             BOUNDED SMT CHECK OF PROPOSITIONS 1-3 (Z3)                             </w:t>
      </w:r>
      <w:r>
        <w:br/>
      </w:r>
      <w:r>
        <w:rPr>
          <w:rStyle w:val="VerbatimChar"/>
        </w:rPr>
        <w:t xml:space="preserve">====================================================================================================</w:t>
      </w:r>
      <w:r>
        <w:br/>
      </w:r>
      <w:r>
        <w:rPr>
          <w:rStyle w:val="VerbatimChar"/>
        </w:rPr>
        <w:t xml:space="preserve">bounds: t_a 0..12, F 1..120, delta 1..3, t_r and e in [t_a, 140], L 1..120, horizon 140</w:t>
      </w:r>
      <w:r>
        <w:br/>
      </w:r>
      <w:r>
        <w:rPr>
          <w:rStyle w:val="VerbatimChar"/>
        </w:rPr>
        <w:t xml:space="preserve">P1  deadline inside window =&gt; no trajectory satisfies C1-C3 (Sem I)        unsat (no counterexample)</w:t>
      </w:r>
      <w:r>
        <w:br/>
      </w:r>
      <w:r>
        <w:rPr>
          <w:rStyle w:val="VerbatimChar"/>
        </w:rPr>
        <w:t xml:space="preserve">P1  no deadline inside window =&gt; witness trajectory satisfies C1-C3        unsat (no counterexample)</w:t>
      </w:r>
      <w:r>
        <w:br/>
      </w:r>
      <w:r>
        <w:rPr>
          <w:rStyle w:val="VerbatimChar"/>
        </w:rPr>
        <w:t xml:space="preserve">P2  constructive trajectory satisfies C1 (Sem II), C2, C3 for all inputs   unsat (no counterexample)</w:t>
      </w:r>
      <w:r>
        <w:br/>
      </w:r>
      <w:r>
        <w:rPr>
          <w:rStyle w:val="VerbatimChar"/>
        </w:rPr>
        <w:t xml:space="preserve">mutation: construction without iota / without c / without iota_subj refuted sat, counterexamples found (as expected)</w:t>
      </w:r>
      <w:r>
        <w:br/>
      </w:r>
      <w:r>
        <w:rPr>
          <w:rStyle w:val="VerbatimChar"/>
        </w:rPr>
        <w:t xml:space="preserve">P3  e + L &lt;= t_a + F =&gt; floor and ceiling not jointly satisfiable          unsat (no counterexample)</w:t>
      </w:r>
      <w:r>
        <w:br/>
      </w:r>
      <w:r>
        <w:rPr>
          <w:rStyle w:val="VerbatimChar"/>
        </w:rPr>
        <w:t xml:space="preserve">P3  e + L &gt; t_a + F =&gt; witness satisfies floor and ceiling                 unsat (no counterexample)</w:t>
      </w:r>
      <w:r>
        <w:br/>
      </w:r>
      <w:r>
        <w:rPr>
          <w:rStyle w:val="VerbatimChar"/>
        </w:rPr>
        <w:t xml:space="preserve">P3(i)  e = t_a: jointly satisfiable only if L &gt; F                          unsat (no counterexample)</w:t>
      </w:r>
      <w:r>
        <w:br/>
      </w:r>
      <w:r>
        <w:rPr>
          <w:rStyle w:val="VerbatimChar"/>
        </w:rPr>
        <w:t xml:space="preserve">P3(i)  e = t_a and L &gt; F: witness satisfies floor and ceiling              unsat (no counterexample)</w:t>
      </w:r>
      <w:r>
        <w:br/>
      </w:r>
      <w:r>
        <w:rPr>
          <w:rStyle w:val="VerbatimChar"/>
        </w:rPr>
        <w:t xml:space="preserve">P3(ii) L &lt;= F, e - t_a &lt;= F - L =&gt; collision                               unsat (no counterexample)</w:t>
      </w:r>
      <w:r>
        <w:br/>
      </w:r>
      <w:r>
        <w:rPr>
          <w:rStyle w:val="VerbatimChar"/>
        </w:rPr>
        <w:t xml:space="preserve">P3(ii) L &lt;= F, e - t_a &gt;  F - L =&gt; witness satisfies both                  unsat (no counterexample)</w:t>
      </w:r>
      <w:r>
        <w:br/>
      </w:r>
      <w:r>
        <w:rPr>
          <w:rStyle w:val="VerbatimChar"/>
        </w:rPr>
        <w:t xml:space="preserve">sanity: no request, no ceiling =&gt; some trajectory satisfies C1             sat (as expected)</w:t>
      </w:r>
      <w:r>
        <w:br/>
      </w:r>
      <w:r>
        <w:rPr>
          <w:rStyle w:val="VerbatimChar"/>
        </w:rPr>
        <w:t xml:space="preserve">mutation: Proposition 3 with an off-by-one condition is refuted            sat, counterexample found (as expected)</w:t>
      </w:r>
      <w:r>
        <w:br/>
      </w:r>
      <w:r>
        <w:rPr>
          <w:rStyle w:val="VerbatimChar"/>
        </w:rPr>
        <w:t xml:space="preserve">====================================================================================================</w:t>
      </w:r>
      <w:r>
        <w:br/>
      </w:r>
      <w:r>
        <w:rPr>
          <w:rStyle w:val="VerbatimChar"/>
        </w:rPr>
        <w:t xml:space="preserve">RESULT: 9/9 checks found no counterexample; sanity and mutation checks passed</w:t>
      </w:r>
      <w:r>
        <w:br/>
      </w:r>
      <w:r>
        <w:rPr>
          <w:rStyle w:val="VerbatimChar"/>
        </w:rPr>
        <w:t xml:space="preserve">====================================================================================================</w:t>
      </w:r>
    </w:p>
    <w:bookmarkEnd w:id="135"/>
    <w:bookmarkEnd w:id="136"/>
    <w:bookmarkStart w:id="143" w:name="appendix-b.-search-query-log"/>
    <w:p>
      <w:pPr>
        <w:pStyle w:val="Heading1"/>
      </w:pPr>
      <w:bookmarkStart w:id="1088" w:name="app_B"/>
      <w:r>
        <w:t xml:space="preserve">Appendix B. Search Query Log</w:t>
      </w:r>
      <w:bookmarkEnd w:id="1088"/>
    </w:p>
    <w:p>
      <w:pPr>
        <w:pStyle w:val="FirstParagraph"/>
      </w:pPr>
      <w:r>
        <w:t xml:space="preserve">This log records every search query executed in the course of the literature review, recovered from the working record of each session. Queries are reproduced as run, including those that produced nothing usable, since a curated log would be less credible than a complete one.</w:t>
      </w:r>
    </w:p>
    <w:p>
      <w:pPr>
        <w:pStyle w:val="BodyText"/>
      </w:pPr>
      <w:r>
        <w:t xml:space="preserve">Some entries are document-retrieval or verification queries rather than discovery queries: targeting a known citation, a regulation’s text, or a specific document’s status. These are marked </w:t>
      </w:r>
      <w:r>
        <w:rPr>
          <w:iCs/>
          <w:i/>
        </w:rPr>
        <w:t xml:space="preserve">[R]</w:t>
      </w:r>
      <w:r>
        <w:t xml:space="preserve">. Discovery queries, which sought literature not already known to the review, are unmarked. Both are reported because the distinction matters for interpreting what the log evidences: only discovery queries bear on the absence claim of </w:t>
      </w:r>
      <w:hyperlink w:anchor="ch_2" w:history="1">
        <w:r>
          <w:rPr>
            <w:rStyle w:val="Hyperlink"/>
          </w:rPr>
          <w:t xml:space="preserve">Chapter 2</w:t>
        </w:r>
      </w:hyperlink>
      <w:r>
        <w:t xml:space="preserve">, </w:t>
      </w:r>
      <w:hyperlink w:anchor="sec_2_9" w:history="1">
        <w:r>
          <w:rPr>
            <w:rStyle w:val="Hyperlink"/>
          </w:rPr>
          <w:t xml:space="preserve">Section 2.9</w:t>
        </w:r>
      </w:hyperlink>
      <w:r>
        <w:t xml:space="preserve">. They are natural-language queries rather than Boolean strings, which is what the review actually used; </w:t>
      </w:r>
      <w:hyperlink w:anchor="ch_2" w:history="1">
        <w:r>
          <w:rPr>
            <w:rStyle w:val="Hyperlink"/>
          </w:rPr>
          <w:t xml:space="preserve">Chapter 2</w:t>
        </w:r>
      </w:hyperlink>
      <w:r>
        <w:t xml:space="preserve">, </w:t>
      </w:r>
      <w:hyperlink w:anchor="sec_2_1" w:history="1">
        <w:r>
          <w:rPr>
            <w:rStyle w:val="Hyperlink"/>
          </w:rPr>
          <w:t xml:space="preserve">Section 2.1</w:t>
        </w:r>
      </w:hyperlink>
      <w:r>
        <w:t xml:space="preserve"> states this and gives a Boolean replication protocol separately.</w:t>
      </w:r>
    </w:p>
    <w:bookmarkStart w:id="137" w:name="X1c7b8e7cdf46281783c18b02ca8b2002eb422aa"/>
    <w:p>
      <w:pPr>
        <w:pStyle w:val="Heading2"/>
      </w:pPr>
      <w:r>
        <w:t xml:space="preserve">Round 1: 25 May 2026 (landscape, infrastructure, regulatory baseline)</w:t>
      </w:r>
    </w:p>
    <w:p>
      <w:pPr>
        <w:pStyle w:val="Compact"/>
        <w:numPr>
          <w:ilvl w:val="0"/>
          <w:numId w:val="1007"/>
        </w:numPr>
      </w:pPr>
      <w:r>
        <w:rPr>
          <w:rStyle w:val="VerbatimChar"/>
        </w:rPr>
        <w:t xml:space="preserve">Norway electronic health record EHR infrastructure 2026 new regulations</w:t>
      </w:r>
    </w:p>
    <w:p>
      <w:pPr>
        <w:pStyle w:val="Compact"/>
        <w:numPr>
          <w:ilvl w:val="0"/>
          <w:numId w:val="1007"/>
        </w:numPr>
      </w:pPr>
      <w:r>
        <w:rPr>
          <w:rStyle w:val="VerbatimChar"/>
        </w:rPr>
        <w:t xml:space="preserve">MyHealth@EU cross-border patient summary how it works national contact point</w:t>
      </w:r>
    </w:p>
    <w:p>
      <w:pPr>
        <w:pStyle w:val="Compact"/>
        <w:numPr>
          <w:ilvl w:val="0"/>
          <w:numId w:val="1007"/>
        </w:numPr>
      </w:pPr>
      <w:r>
        <w:rPr>
          <w:rStyle w:val="VerbatimChar"/>
        </w:rPr>
        <w:t xml:space="preserve">eHDSI OpenNCP audit trail consent data minimisation HCP authorization IHE XCA</w:t>
      </w:r>
    </w:p>
    <w:p>
      <w:pPr>
        <w:pStyle w:val="Compact"/>
        <w:numPr>
          <w:ilvl w:val="0"/>
          <w:numId w:val="1007"/>
        </w:numPr>
      </w:pPr>
      <w:r>
        <w:rPr>
          <w:rStyle w:val="VerbatimChar"/>
        </w:rPr>
        <w:t xml:space="preserve">Norway Helsenorge kjernejournal architecture FHIR HL7 helseplattformen DIPS</w:t>
      </w:r>
    </w:p>
    <w:p>
      <w:pPr>
        <w:pStyle w:val="Compact"/>
        <w:numPr>
          <w:ilvl w:val="0"/>
          <w:numId w:val="1007"/>
        </w:numPr>
      </w:pPr>
      <w:r>
        <w:rPr>
          <w:rStyle w:val="VerbatimChar"/>
        </w:rPr>
        <w:t xml:space="preserve">European Health Data Space EHDS regulation 2025 primary secondary use timeline</w:t>
      </w:r>
    </w:p>
    <w:p>
      <w:pPr>
        <w:pStyle w:val="Compact"/>
        <w:numPr>
          <w:ilvl w:val="0"/>
          <w:numId w:val="1007"/>
        </w:numPr>
      </w:pPr>
      <w:r>
        <w:rPr>
          <w:rStyle w:val="VerbatimChar"/>
        </w:rPr>
        <w:t xml:space="preserve">Norway health data research innovation Helseanalyseplattformen Norwegian Centre HUNT BigMed</w:t>
      </w:r>
    </w:p>
    <w:p>
      <w:pPr>
        <w:pStyle w:val="Compact"/>
        <w:numPr>
          <w:ilvl w:val="0"/>
          <w:numId w:val="1007"/>
        </w:numPr>
      </w:pPr>
      <w:r>
        <w:rPr>
          <w:rStyle w:val="VerbatimChar"/>
        </w:rPr>
        <w:t xml:space="preserve">Norway Helsedataservice secondary use health data 2025 application portal Direktoratet for e-helse</w:t>
      </w:r>
    </w:p>
    <w:p>
      <w:pPr>
        <w:pStyle w:val="Compact"/>
        <w:numPr>
          <w:ilvl w:val="0"/>
          <w:numId w:val="1007"/>
        </w:numPr>
      </w:pPr>
      <w:r>
        <w:rPr>
          <w:rStyle w:val="VerbatimChar"/>
        </w:rPr>
        <w:t xml:space="preserve">Norwegian patient gets treated Spain ePrescription patient summary how process works</w:t>
      </w:r>
    </w:p>
    <w:p>
      <w:pPr>
        <w:pStyle w:val="Compact"/>
        <w:numPr>
          <w:ilvl w:val="0"/>
          <w:numId w:val="1007"/>
        </w:numPr>
      </w:pPr>
      <w:r>
        <w:rPr>
          <w:rStyle w:val="VerbatimChar"/>
        </w:rPr>
        <w:t xml:space="preserve">Norway MyHealth@EU national contact point eHealth go-live status 2025 2026</w:t>
      </w:r>
    </w:p>
    <w:p>
      <w:pPr>
        <w:pStyle w:val="Compact"/>
        <w:numPr>
          <w:ilvl w:val="0"/>
          <w:numId w:val="1007"/>
        </w:numPr>
      </w:pPr>
      <w:r>
        <w:rPr>
          <w:rStyle w:val="VerbatimChar"/>
        </w:rPr>
        <w:t xml:space="preserve">Norway AI medical imaging research 2025 federated learning health data</w:t>
      </w:r>
    </w:p>
    <w:p>
      <w:pPr>
        <w:pStyle w:val="Compact"/>
        <w:numPr>
          <w:ilvl w:val="0"/>
          <w:numId w:val="1007"/>
        </w:numPr>
      </w:pPr>
      <w:r>
        <w:rPr>
          <w:rStyle w:val="VerbatimChar"/>
        </w:rPr>
        <w:t xml:space="preserve">ZK-EHR zk-SNARK blockchain electronic health records MDPI Systems 2026</w:t>
      </w:r>
    </w:p>
    <w:p>
      <w:pPr>
        <w:pStyle w:val="Compact"/>
        <w:numPr>
          <w:ilvl w:val="0"/>
          <w:numId w:val="1007"/>
        </w:numPr>
      </w:pPr>
      <w:r>
        <w:rPr>
          <w:rStyle w:val="VerbatimChar"/>
        </w:rPr>
        <w:t xml:space="preserve">MDPI Systems \</w:t>
      </w:r>
    </w:p>
    <w:p>
      <w:pPr>
        <w:pStyle w:val="Compact"/>
        <w:numPr>
          <w:ilvl w:val="0"/>
          <w:numId w:val="1007"/>
        </w:numPr>
      </w:pPr>
      <w:commentRangeStart w:id="13"/>
      <w:r>
        <w:rPr>
          <w:rStyle w:val="VerbatimChar"/>
        </w:rPr>
        <w:t xml:space="preserve">KONFIDO project \</w:t>
      </w:r>
      <w:commentRangeEnd w:id="13"/>
      <w:r>
        <w:rPr>
          <w:rStyle w:val="CommentReference"/>
        </w:rPr>
        <w:commentReference w:id="13"/>
      </w:r>
    </w:p>
    <w:p>
      <w:pPr>
        <w:pStyle w:val="Compact"/>
        <w:numPr>
          <w:ilvl w:val="0"/>
          <w:numId w:val="1007"/>
        </w:numPr>
      </w:pPr>
      <w:r>
        <w:rPr>
          <w:rStyle w:val="VerbatimChar"/>
        </w:rPr>
        <w:t xml:space="preserve">Helsedirektoratet EHDS European Health Data Space gap analysis Norway 2025</w:t>
      </w:r>
    </w:p>
    <w:p>
      <w:pPr>
        <w:pStyle w:val="Compact"/>
        <w:numPr>
          <w:ilvl w:val="0"/>
          <w:numId w:val="1007"/>
        </w:numPr>
      </w:pPr>
      <w:r>
        <w:rPr>
          <w:rStyle w:val="VerbatimChar"/>
        </w:rPr>
        <w:t xml:space="preserve">OpenNCP github repository ehdsi.europa.eu source code documentation NCP gateway</w:t>
      </w:r>
    </w:p>
    <w:p>
      <w:pPr>
        <w:pStyle w:val="Compact"/>
        <w:numPr>
          <w:ilvl w:val="0"/>
          <w:numId w:val="1007"/>
        </w:numPr>
      </w:pPr>
      <w:r>
        <w:rPr>
          <w:rStyle w:val="VerbatimChar"/>
        </w:rPr>
        <w:t xml:space="preserve">Norway AI Act implementation Nkom DigDir consultation 2025 </w:t>
      </w:r>
      <w:del w:id="90110" w:author="Claude" w:date="2026-10-05T19:00:00Z">
        <w:r>
          <w:rPr>
            <w:rStyle w:val="VerbatimChar"/>
          </w:rPr>
          <w:delText xml:space="preserve">h\u00f8ring</w:delText>
        </w:r>
      </w:del>
      <w:ins w:id="90111" w:author="Claude" w:date="2026-10-05T19:00:00Z">
        <w:r>
          <w:rPr>
            <w:rStyle w:val="VerbatimChar"/>
          </w:rPr>
          <w:t xml:space="preserve">høring</w:t>
        </w:r>
      </w:ins>
      <w:r>
        <w:rPr>
          <w:rStyle w:val="VerbatimChar"/>
        </w:rPr>
        <w:t xml:space="preserve"> Regulation 2024/1689</w:t>
      </w:r>
    </w:p>
    <w:bookmarkEnd w:id="137"/>
    <w:bookmarkStart w:id="138" w:name="X4a2a7d0c1e0e0ea8658fb362d79a91af0d4ac60"/>
    <w:p>
      <w:pPr>
        <w:pStyle w:val="Heading2"/>
      </w:pPr>
      <w:r>
        <w:t xml:space="preserve">Round 2: 29 May 2026 (verification and correction round)</w:t>
      </w:r>
    </w:p>
    <w:p>
      <w:pPr>
        <w:pStyle w:val="Compact"/>
        <w:numPr>
          <w:ilvl w:val="0"/>
          <w:numId w:val="1008"/>
        </w:numPr>
      </w:pPr>
      <w:r>
        <w:rPr>
          <w:rStyle w:val="VerbatimChar"/>
        </w:rPr>
        <w:t xml:space="preserve">SPUHiN \</w:t>
      </w:r>
    </w:p>
    <w:p>
      <w:pPr>
        <w:pStyle w:val="Compact"/>
        <w:numPr>
          <w:ilvl w:val="0"/>
          <w:numId w:val="1008"/>
        </w:numPr>
      </w:pPr>
      <w:r>
        <w:rPr>
          <w:rStyle w:val="VerbatimChar"/>
        </w:rPr>
        <w:t xml:space="preserve">EHDS implementation 2026 cross-border patient summary technical infrastructure Member State</w:t>
      </w:r>
    </w:p>
    <w:p>
      <w:pPr>
        <w:pStyle w:val="Compact"/>
        <w:numPr>
          <w:ilvl w:val="0"/>
          <w:numId w:val="1008"/>
        </w:numPr>
      </w:pPr>
      <w:r>
        <w:rPr>
          <w:rStyle w:val="VerbatimChar"/>
        </w:rPr>
        <w:t xml:space="preserve">IHE ATNA Audit Trail Node Authentication integration profile retention requirement</w:t>
      </w:r>
    </w:p>
    <w:p>
      <w:pPr>
        <w:pStyle w:val="Compact"/>
        <w:numPr>
          <w:ilvl w:val="0"/>
          <w:numId w:val="1008"/>
        </w:numPr>
      </w:pPr>
      <w:r>
        <w:rPr>
          <w:rStyle w:val="VerbatimChar"/>
        </w:rPr>
        <w:t xml:space="preserve">eHDSI MyHealth@EU audit log retention period years requirement</w:t>
      </w:r>
    </w:p>
    <w:p>
      <w:pPr>
        <w:pStyle w:val="Compact"/>
        <w:numPr>
          <w:ilvl w:val="0"/>
          <w:numId w:val="1008"/>
        </w:numPr>
      </w:pPr>
      <w:r>
        <w:rPr>
          <w:rStyle w:val="VerbatimChar"/>
        </w:rPr>
        <w:t xml:space="preserve">eHDSI security framework audit log retention specification cross-border European</w:t>
      </w:r>
    </w:p>
    <w:p>
      <w:pPr>
        <w:pStyle w:val="Compact"/>
        <w:numPr>
          <w:ilvl w:val="0"/>
          <w:numId w:val="1008"/>
        </w:numPr>
      </w:pPr>
      <w:r>
        <w:rPr>
          <w:rStyle w:val="VerbatimChar"/>
        </w:rPr>
        <w:t xml:space="preserve">GDPR Article 17 right erasure audit log retention healthcare EDPB guidance</w:t>
      </w:r>
    </w:p>
    <w:p>
      <w:pPr>
        <w:pStyle w:val="Compact"/>
        <w:numPr>
          <w:ilvl w:val="0"/>
          <w:numId w:val="1008"/>
        </w:numPr>
      </w:pPr>
      <w:r>
        <w:rPr>
          <w:rStyle w:val="VerbatimChar"/>
        </w:rPr>
        <w:t xml:space="preserve">cryptographic erasure audit log healthcare GDPR right to be forgotten academic</w:t>
      </w:r>
    </w:p>
    <w:p>
      <w:pPr>
        <w:pStyle w:val="Compact"/>
        <w:numPr>
          <w:ilvl w:val="0"/>
          <w:numId w:val="1008"/>
        </w:numPr>
      </w:pPr>
      <w:r>
        <w:rPr>
          <w:rStyle w:val="VerbatimChar"/>
        </w:rPr>
        <w:t xml:space="preserve">KONFIDO project OpenNCP architecture cross-border 2018 technical paper Natsiavas</w:t>
      </w:r>
    </w:p>
    <w:p>
      <w:pPr>
        <w:pStyle w:val="Compact"/>
        <w:numPr>
          <w:ilvl w:val="0"/>
          <w:numId w:val="1008"/>
        </w:numPr>
      </w:pPr>
      <w:r>
        <w:rPr>
          <w:rStyle w:val="VerbatimChar"/>
        </w:rPr>
        <w:t xml:space="preserve">zero-knowledge proof healthcare audit log verifiable revocation 2024 2025 2026</w:t>
      </w:r>
    </w:p>
    <w:p>
      <w:pPr>
        <w:pStyle w:val="Compact"/>
        <w:numPr>
          <w:ilvl w:val="0"/>
          <w:numId w:val="1008"/>
        </w:numPr>
      </w:pPr>
      <w:r>
        <w:rPr>
          <w:rStyle w:val="VerbatimChar"/>
        </w:rPr>
        <w:t xml:space="preserve">cryptographic accumulator commitment scheme revocation healthcare audit hash chain</w:t>
      </w:r>
    </w:p>
    <w:bookmarkEnd w:id="138"/>
    <w:bookmarkStart w:id="139" w:name="Xfe03fc85fed18cf0c2a2aedd5ecc7558e489de6"/>
    <w:p>
      <w:pPr>
        <w:pStyle w:val="Heading2"/>
      </w:pPr>
      <w:r>
        <w:t xml:space="preserve">Round 3: 15 September 2026 (resumption; novelty and currency)</w:t>
      </w:r>
    </w:p>
    <w:p>
      <w:pPr>
        <w:pStyle w:val="Compact"/>
        <w:numPr>
          <w:ilvl w:val="0"/>
          <w:numId w:val="1009"/>
        </w:numPr>
      </w:pPr>
      <w:r>
        <w:rPr>
          <w:rStyle w:val="VerbatimChar"/>
        </w:rPr>
        <w:t xml:space="preserve">Helsedataservice Norway secondary use access body workflow data permit registry</w:t>
      </w:r>
    </w:p>
    <w:p>
      <w:pPr>
        <w:pStyle w:val="Compact"/>
        <w:numPr>
          <w:ilvl w:val="0"/>
          <w:numId w:val="1009"/>
        </w:numPr>
      </w:pPr>
      <w:r>
        <w:rPr>
          <w:rStyle w:val="VerbatimChar"/>
        </w:rPr>
        <w:t xml:space="preserve">information logistics digital supply chain cross-border data flow regulatory compliance academic</w:t>
      </w:r>
    </w:p>
    <w:p>
      <w:pPr>
        <w:pStyle w:val="Compact"/>
        <w:numPr>
          <w:ilvl w:val="0"/>
          <w:numId w:val="1009"/>
        </w:numPr>
      </w:pPr>
      <w:r>
        <w:rPr>
          <w:rStyle w:val="VerbatimChar"/>
        </w:rPr>
        <w:t xml:space="preserve">Norwegian offshore workers health records cross-border medical exchange maritime logistics</w:t>
      </w:r>
    </w:p>
    <w:p>
      <w:pPr>
        <w:pStyle w:val="Compact"/>
        <w:numPr>
          <w:ilvl w:val="0"/>
          <w:numId w:val="1009"/>
        </w:numPr>
      </w:pPr>
      <w:r>
        <w:rPr>
          <w:rStyle w:val="VerbatimChar"/>
        </w:rPr>
        <w:t xml:space="preserve">formal model conflict audit log retention GDPR right to erasure constraint satisfaction</w:t>
      </w:r>
    </w:p>
    <w:p>
      <w:pPr>
        <w:pStyle w:val="Compact"/>
        <w:numPr>
          <w:ilvl w:val="0"/>
          <w:numId w:val="1009"/>
        </w:numPr>
      </w:pPr>
      <w:r>
        <w:rPr>
          <w:rStyle w:val="VerbatimChar"/>
        </w:rPr>
        <w:t xml:space="preserve">formal verification regulatory compliance conflicting retention requirements temporal logic healthcare audit</w:t>
      </w:r>
    </w:p>
    <w:p>
      <w:pPr>
        <w:pStyle w:val="Compact"/>
        <w:numPr>
          <w:ilvl w:val="0"/>
          <w:numId w:val="1009"/>
        </w:numPr>
      </w:pPr>
      <w:r>
        <w:rPr>
          <w:rStyle w:val="VerbatimChar"/>
        </w:rPr>
        <w:t xml:space="preserve">operations research optimization model data governance compliance reconciliation supply chain regulatory constraints</w:t>
      </w:r>
    </w:p>
    <w:p>
      <w:pPr>
        <w:pStyle w:val="Compact"/>
        <w:numPr>
          <w:ilvl w:val="0"/>
          <w:numId w:val="1009"/>
        </w:numPr>
      </w:pPr>
      <w:r>
        <w:rPr>
          <w:rStyle w:val="VerbatimChar"/>
        </w:rPr>
        <w:t xml:space="preserve">thesis chapter 3 TRF model formal specification VERA-SNARK</w:t>
      </w:r>
      <w:ins w:id="90114" w:author="Claude" w:date="2026-10-05T19:00:00Z">
        <w:r>
          <w:rPr>
            <w:rStyle w:val="VerbatimChar"/>
          </w:rPr>
          <w:t xml:space="preserve">  [not a literature search: retrieval of the author’s own drafts]</w:t>
        </w:r>
      </w:ins>
    </w:p>
    <w:p>
      <w:pPr>
        <w:pStyle w:val="Compact"/>
        <w:numPr>
          <w:ilvl w:val="0"/>
          <w:numId w:val="1009"/>
        </w:numPr>
      </w:pPr>
      <w:r>
        <w:rPr>
          <w:rStyle w:val="VerbatimChar"/>
        </w:rPr>
        <w:t xml:space="preserve">TRF model gate feasibility theorem crypto-erasure invalidation chapter 4</w:t>
      </w:r>
      <w:ins w:id="90115" w:author="Claude" w:date="2026-10-05T19:00:00Z">
        <w:r>
          <w:rPr>
            <w:rStyle w:val="VerbatimChar"/>
          </w:rPr>
          <w:t xml:space="preserve">  [not a literature search: retrieval of the author’s own drafts]</w:t>
        </w:r>
      </w:ins>
    </w:p>
    <w:p>
      <w:pPr>
        <w:pStyle w:val="Compact"/>
        <w:numPr>
          <w:ilvl w:val="0"/>
          <w:numId w:val="1009"/>
        </w:numPr>
      </w:pPr>
      <w:r>
        <w:rPr>
          <w:rStyle w:val="VerbatimChar"/>
        </w:rPr>
        <w:t xml:space="preserve">Norge EHDS </w:t>
      </w:r>
      <w:del w:id="90112" w:author="Claude" w:date="2026-10-05T19:00:00Z">
        <w:r>
          <w:rPr>
            <w:rStyle w:val="VerbatimChar"/>
          </w:rPr>
          <w:delText xml:space="preserve">E\u00d8S gjennomf\u00f8ring</w:delText>
        </w:r>
      </w:del>
      <w:ins w:id="90113" w:author="Claude" w:date="2026-10-05T19:00:00Z">
        <w:r>
          <w:rPr>
            <w:rStyle w:val="VerbatimChar"/>
          </w:rPr>
          <w:t xml:space="preserve">EØS gjennomføring</w:t>
        </w:r>
      </w:ins>
      <w:r>
        <w:rPr>
          <w:rStyle w:val="VerbatimChar"/>
        </w:rPr>
        <w:t xml:space="preserve"> helsedata juni 2026</w:t>
      </w:r>
    </w:p>
    <w:p>
      <w:pPr>
        <w:pStyle w:val="Compact"/>
        <w:numPr>
          <w:ilvl w:val="0"/>
          <w:numId w:val="1009"/>
        </w:numPr>
      </w:pPr>
      <w:r>
        <w:rPr>
          <w:rStyle w:val="VerbatimChar"/>
        </w:rPr>
        <w:t xml:space="preserve">Google Drive read file content</w:t>
      </w:r>
      <w:ins w:id="90116" w:author="Claude" w:date="2026-10-05T19:00:00Z">
        <w:r>
          <w:rPr>
            <w:rStyle w:val="VerbatimChar"/>
          </w:rPr>
          <w:t xml:space="preserve">  [not a literature search: retrieval of the author’s own drafts]</w:t>
        </w:r>
      </w:ins>
    </w:p>
    <w:bookmarkEnd w:id="139"/>
    <w:bookmarkStart w:id="140" w:name="X42e6240ce94ac92875ca4170810e6341d8d647c"/>
    <w:p>
      <w:pPr>
        <w:pStyle w:val="Heading2"/>
      </w:pPr>
      <w:r>
        <w:t xml:space="preserve">Round 4: 16 September 2026 (adversarial novelty, prior art, currency)</w:t>
      </w:r>
    </w:p>
    <w:p>
      <w:pPr>
        <w:pStyle w:val="Compact"/>
        <w:numPr>
          <w:ilvl w:val="0"/>
          <w:numId w:val="1010"/>
        </w:numPr>
      </w:pPr>
      <w:r>
        <w:rPr>
          <w:rStyle w:val="VerbatimChar"/>
        </w:rPr>
        <w:t xml:space="preserve">EHDS secondary use audit log retention erasure 2026 IEEE Scopus formal compliance health data</w:t>
      </w:r>
    </w:p>
    <w:p>
      <w:pPr>
        <w:pStyle w:val="Compact"/>
        <w:numPr>
          <w:ilvl w:val="0"/>
          <w:numId w:val="1010"/>
        </w:numPr>
      </w:pPr>
      <w:r>
        <w:rPr>
          <w:rStyle w:val="VerbatimChar"/>
        </w:rPr>
        <w:t xml:space="preserve">"retention conflict" OR "conflicting retention" cryptographic erasure formal model 2026 arXiv</w:t>
      </w:r>
    </w:p>
    <w:p>
      <w:pPr>
        <w:pStyle w:val="Compact"/>
        <w:numPr>
          <w:ilvl w:val="0"/>
          <w:numId w:val="1010"/>
        </w:numPr>
      </w:pPr>
      <w:r>
        <w:rPr>
          <w:rStyle w:val="VerbatimChar"/>
        </w:rPr>
        <w:t xml:space="preserve">EUR-Lex 2025/327 Article 73 secure processing environment "keeping of identifiable logs" access activities year</w:t>
      </w:r>
    </w:p>
    <w:p>
      <w:pPr>
        <w:pStyle w:val="Compact"/>
        <w:numPr>
          <w:ilvl w:val="0"/>
          <w:numId w:val="1010"/>
        </w:numPr>
      </w:pPr>
      <w:r>
        <w:rPr>
          <w:rStyle w:val="VerbatimChar"/>
        </w:rPr>
        <w:t xml:space="preserve">Regulation 2025/327 EHDS entry into force 26 March 2025 application date Article 105 staggered 2029</w:t>
      </w:r>
    </w:p>
    <w:p>
      <w:pPr>
        <w:pStyle w:val="Compact"/>
        <w:numPr>
          <w:ilvl w:val="0"/>
          <w:numId w:val="1010"/>
        </w:numPr>
      </w:pPr>
      <w:r>
        <w:rPr>
          <w:rStyle w:val="VerbatimChar"/>
        </w:rPr>
        <w:t xml:space="preserve">EDPB Guidelines 02/2025 blockchain personal data final version adopted after public consultation</w:t>
      </w:r>
    </w:p>
    <w:p>
      <w:pPr>
        <w:pStyle w:val="Compact"/>
        <w:numPr>
          <w:ilvl w:val="0"/>
          <w:numId w:val="1010"/>
        </w:numPr>
      </w:pPr>
      <w:r>
        <w:rPr>
          <w:rStyle w:val="VerbatimChar"/>
        </w:rPr>
        <w:t xml:space="preserve">TEHDAS2 deliverable secure processing environment technical specifications 2026 D7 tehdas.eu</w:t>
      </w:r>
    </w:p>
    <w:p>
      <w:pPr>
        <w:pStyle w:val="Compact"/>
        <w:numPr>
          <w:ilvl w:val="0"/>
          <w:numId w:val="1010"/>
        </w:numPr>
      </w:pPr>
      <w:r>
        <w:rPr>
          <w:rStyle w:val="VerbatimChar"/>
        </w:rPr>
        <w:t xml:space="preserve">eHOMB eHealth Operational Management Board Norway ePrescription without eDispensation change proposal requirement catalogue approved</w:t>
      </w:r>
    </w:p>
    <w:p>
      <w:pPr>
        <w:pStyle w:val="Compact"/>
        <w:numPr>
          <w:ilvl w:val="0"/>
          <w:numId w:val="1010"/>
        </w:numPr>
      </w:pPr>
      <w:r>
        <w:rPr>
          <w:rStyle w:val="VerbatimChar"/>
        </w:rPr>
        <w:t xml:space="preserve">EHDS Article 68 paragraph 12 "data permit" delete personal electronic health data secure processing environment six months expiry</w:t>
      </w:r>
    </w:p>
    <w:p>
      <w:pPr>
        <w:pStyle w:val="Compact"/>
        <w:numPr>
          <w:ilvl w:val="0"/>
          <w:numId w:val="1010"/>
        </w:numPr>
      </w:pPr>
      <w:r>
        <w:rPr>
          <w:rStyle w:val="VerbatimChar"/>
        </w:rPr>
        <w:t xml:space="preserve">Walonoski Synthea synthetic patient generator JAMIA 2018 25(3) 230-238</w:t>
      </w:r>
    </w:p>
    <w:p>
      <w:pPr>
        <w:pStyle w:val="Compact"/>
        <w:numPr>
          <w:ilvl w:val="0"/>
          <w:numId w:val="1010"/>
        </w:numPr>
      </w:pPr>
      <w:r>
        <w:rPr>
          <w:rStyle w:val="VerbatimChar"/>
        </w:rPr>
        <w:t xml:space="preserve">validity synthetic clinical data Synthea validation clinical quality measures limitations</w:t>
      </w:r>
    </w:p>
    <w:p>
      <w:pPr>
        <w:pStyle w:val="Compact"/>
        <w:numPr>
          <w:ilvl w:val="0"/>
          <w:numId w:val="1010"/>
        </w:numPr>
      </w:pPr>
      <w:r>
        <w:rPr>
          <w:rStyle w:val="VerbatimChar"/>
        </w:rPr>
        <w:t xml:space="preserve">HL7 Norway basisprofiler FHIR R4 no-basis 2026 status</w:t>
      </w:r>
    </w:p>
    <w:p>
      <w:pPr>
        <w:pStyle w:val="Compact"/>
        <w:numPr>
          <w:ilvl w:val="0"/>
          <w:numId w:val="1010"/>
        </w:numPr>
      </w:pPr>
      <w:r>
        <w:rPr>
          <w:rStyle w:val="VerbatimChar"/>
        </w:rPr>
        <w:t xml:space="preserve">Datatilsynet NIF Norges idrettsforbund vedtak syntetiske testdata personopplysninger test</w:t>
      </w:r>
    </w:p>
    <w:p>
      <w:pPr>
        <w:pStyle w:val="Compact"/>
        <w:numPr>
          <w:ilvl w:val="0"/>
          <w:numId w:val="1010"/>
        </w:numPr>
      </w:pPr>
      <w:r>
        <w:rPr>
          <w:rStyle w:val="VerbatimChar"/>
        </w:rPr>
        <w:t xml:space="preserve">Peffers Tuunanen Rothenberger Chatterjee design science research methodology Journal of Management Information Systems 2007 24 3 45-77</w:t>
      </w:r>
    </w:p>
    <w:p>
      <w:pPr>
        <w:pStyle w:val="Compact"/>
        <w:numPr>
          <w:ilvl w:val="0"/>
          <w:numId w:val="1010"/>
        </w:numPr>
      </w:pPr>
      <w:r>
        <w:rPr>
          <w:rStyle w:val="VerbatimChar"/>
        </w:rPr>
        <w:t xml:space="preserve">NIST SP 800-88 Revision 2 media sanitization published date 2025 draft final</w:t>
      </w:r>
    </w:p>
    <w:p>
      <w:pPr>
        <w:pStyle w:val="Compact"/>
        <w:numPr>
          <w:ilvl w:val="0"/>
          <w:numId w:val="1010"/>
        </w:numPr>
      </w:pPr>
      <w:r>
        <w:rPr>
          <w:rStyle w:val="VerbatimChar"/>
        </w:rPr>
        <w:t xml:space="preserve">Norge MyHealth@EU pasientsammendrag pilot Bodø Stjørdal legevakt Portugal Tsjekkia Finland</w:t>
      </w:r>
    </w:p>
    <w:p>
      <w:pPr>
        <w:pStyle w:val="Compact"/>
        <w:numPr>
          <w:ilvl w:val="0"/>
          <w:numId w:val="1010"/>
        </w:numPr>
      </w:pPr>
      <w:r>
        <w:rPr>
          <w:rStyle w:val="VerbatimChar"/>
        </w:rPr>
        <w:t xml:space="preserve">EHDS implementing acts 2026 secure processing environment specifications adopted status</w:t>
      </w:r>
    </w:p>
    <w:p>
      <w:pPr>
        <w:pStyle w:val="Compact"/>
        <w:numPr>
          <w:ilvl w:val="0"/>
          <w:numId w:val="1010"/>
        </w:numPr>
      </w:pPr>
      <w:r>
        <w:rPr>
          <w:rStyle w:val="VerbatimChar"/>
        </w:rPr>
        <w:t xml:space="preserve">eprint 2026/1109 SoK cryptographic erasure public ledgers Destruction-IND</w:t>
      </w:r>
    </w:p>
    <w:p>
      <w:pPr>
        <w:pStyle w:val="Compact"/>
        <w:numPr>
          <w:ilvl w:val="0"/>
          <w:numId w:val="1010"/>
        </w:numPr>
      </w:pPr>
      <w:r>
        <w:rPr>
          <w:rStyle w:val="VerbatimChar"/>
        </w:rPr>
        <w:t xml:space="preserve">GDPR Article 12(3) one month respond erasure request extension two months</w:t>
      </w:r>
    </w:p>
    <w:p>
      <w:pPr>
        <w:pStyle w:val="Compact"/>
        <w:numPr>
          <w:ilvl w:val="0"/>
          <w:numId w:val="1010"/>
        </w:numPr>
      </w:pPr>
      <w:r>
        <w:rPr>
          <w:rStyle w:val="VerbatimChar"/>
        </w:rPr>
        <w:t xml:space="preserve">SPUHiN D5.2 recommendations minimum requirements secure processing final helsedirektoratet</w:t>
      </w:r>
    </w:p>
    <w:p>
      <w:pPr>
        <w:pStyle w:val="Compact"/>
        <w:numPr>
          <w:ilvl w:val="0"/>
          <w:numId w:val="1010"/>
        </w:numPr>
      </w:pPr>
      <w:r>
        <w:rPr>
          <w:rStyle w:val="VerbatimChar"/>
        </w:rPr>
        <w:t xml:space="preserve">Reardon Basin Capkun SoK secure data deletion 2013 IEEE</w:t>
      </w:r>
    </w:p>
    <w:p>
      <w:pPr>
        <w:pStyle w:val="Compact"/>
        <w:numPr>
          <w:ilvl w:val="0"/>
          <w:numId w:val="1010"/>
        </w:numPr>
      </w:pPr>
      <w:r>
        <w:rPr>
          <w:rStyle w:val="VerbatimChar"/>
        </w:rPr>
        <w:t xml:space="preserve">Finck blockchain GDPR European Parliament study 2019 can distributed ledgers be squared right erasure</w:t>
      </w:r>
    </w:p>
    <w:p>
      <w:pPr>
        <w:pStyle w:val="Compact"/>
        <w:numPr>
          <w:ilvl w:val="0"/>
          <w:numId w:val="1010"/>
        </w:numPr>
      </w:pPr>
      <w:r>
        <w:rPr>
          <w:rStyle w:val="VerbatimChar"/>
        </w:rPr>
        <w:t xml:space="preserve">Datatilsynet sletting anonymisering kryptering personopplysninger krav</w:t>
      </w:r>
    </w:p>
    <w:p>
      <w:pPr>
        <w:pStyle w:val="Compact"/>
        <w:numPr>
          <w:ilvl w:val="0"/>
          <w:numId w:val="1010"/>
        </w:numPr>
      </w:pPr>
      <w:r>
        <w:rPr>
          <w:rStyle w:val="VerbatimChar"/>
        </w:rPr>
        <w:t xml:space="preserve">formal model audit retention versus erasure crypto-shredding paper 2026</w:t>
      </w:r>
    </w:p>
    <w:bookmarkEnd w:id="140"/>
    <w:bookmarkStart w:id="141" w:name="X2fdbe87419df637ae3b8aee6c945edc0779b299"/>
    <w:p>
      <w:pPr>
        <w:pStyle w:val="Heading2"/>
      </w:pPr>
      <w:r>
        <w:t xml:space="preserve">Round 5: 28 September 2026 (locator verification and source-standing audit) </w:t>
      </w:r>
      <w:r>
        <w:rPr>
          <w:iCs/>
          <w:i/>
        </w:rPr>
        <w:t xml:space="preserve">[R]</w:t>
      </w:r>
    </w:p>
    <w:p>
      <w:pPr>
        <w:pStyle w:val="FirstParagraph"/>
      </w:pPr>
      <w:r>
        <w:t xml:space="preserve">This round contains no discovery queries. Every lookup targeted a source already in the bibliography and asked one of two questions: does a stable locator exist for it, and does the document say what the citation claims it says. It is recorded because it changed the reference list, and a log that omitted the round that removed two entries would misstate how the bibliography reached its final form.</w:t>
      </w:r>
    </w:p>
    <w:p>
      <w:pPr>
        <w:pStyle w:val="BodyText"/>
      </w:pPr>
      <w:r>
        <w:t xml:space="preserve">Thirty-nine entries carrying no DOI or URL were taken as the working set and verified in four parallel sweeps: European Union institutional sources; Norwegian government and health-authority sources; academic papers and patents; and project deliverables, technical standards and industry commentary. Each lookup was required to retrieve the document and quote matching text before a locator was accepted, and to return a negative rather than a plausible-looking substitute where no locator could be retrieved.</w:t>
      </w:r>
    </w:p>
    <w:p>
      <w:pPr>
        <w:pStyle w:val="BodyText"/>
      </w:pPr>
      <w:r>
        <w:t xml:space="preserve">Because these were executed as parallel verification sweeps rather than as single typed queries, they are recorded here by target rather than by verbatim string. Reporting invented query strings would be worse than reporting none.</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Target verified</w:t>
            </w:r>
          </w:p>
        </w:tc>
        <w:tc>
          <w:tcPr>
            <w:tcBorders>
              <w:bottom w:val="single" w:sz="8" w:space="0" w:color="333333"/>
            </w:tcBorders>
            <w:shd w:val="clear" w:color="auto" w:fill="E8EDF4"/>
          </w:tcPr>
          <w:p>
            <w:pPr>
              <w:pStyle w:val="Compact"/>
              <w:jc w:val="left"/>
            </w:pPr>
            <w:r>
              <w:rPr>
                <w:b/>
                <w:sz w:val="20"/>
                <w:szCs w:val="20"/>
              </w:rPr>
              <w:t xml:space="preserve">Outcome</w:t>
            </w:r>
          </w:p>
        </w:tc>
      </w:tr>
      <w:tr>
        <w:trPr>
          <w:cantSplit/>
        </w:trPr>
        <w:tc>
          <w:tcPr/>
          <w:p>
            <w:pPr>
              <w:pStyle w:val="Compact"/>
              <w:jc w:val="left"/>
            </w:pPr>
            <w:r>
              <w:rPr>
                <w:sz w:val="20"/>
                <w:szCs w:val="20"/>
              </w:rPr>
              <w:t xml:space="preserve">60</w:t>
            </w:r>
          </w:p>
        </w:tc>
        <w:tc>
          <w:tcPr/>
          <w:p>
            <w:pPr>
              <w:pStyle w:val="Compact"/>
              <w:jc w:val="left"/>
            </w:pPr>
            <w:r>
              <w:rPr>
                <w:sz w:val="20"/>
                <w:szCs w:val="20"/>
              </w:rPr>
              <w:t xml:space="preserve">European Commission EHDS Regulation page, and whether a separate </w:t>
            </w:r>
            <w:r>
              <w:rPr>
                <w:iCs/>
                <w:i/>
                <w:sz w:val="20"/>
                <w:szCs w:val="20"/>
              </w:rPr>
              <w:t xml:space="preserve">Implementation calendar</w:t>
            </w:r>
            <w:r>
              <w:rPr>
                <w:sz w:val="20"/>
                <w:szCs w:val="20"/>
              </w:rPr>
              <w:t xml:space="preserve"> document exists</w:t>
            </w:r>
          </w:p>
        </w:tc>
        <w:tc>
          <w:tcPr/>
          <w:p>
            <w:pPr>
              <w:pStyle w:val="Compact"/>
              <w:jc w:val="left"/>
            </w:pPr>
            <w:r>
              <w:rPr>
                <w:bCs/>
                <w:b/>
                <w:sz w:val="20"/>
                <w:szCs w:val="20"/>
              </w:rPr>
              <w:t xml:space="preserve">No such document.</w:t>
            </w:r>
            <w:r>
              <w:rPr>
                <w:sz w:val="20"/>
                <w:szCs w:val="20"/>
              </w:rPr>
              <w:t xml:space="preserve"> The milestones are a section of the Regulation page headed “Key milestones towards full implementation”. Entry removed</w:t>
            </w:r>
          </w:p>
        </w:tc>
      </w:tr>
      <w:tr>
        <w:trPr>
          <w:cantSplit/>
        </w:trPr>
        <w:tc>
          <w:tcPr/>
          <w:p>
            <w:pPr>
              <w:pStyle w:val="Compact"/>
              <w:jc w:val="left"/>
            </w:pPr>
            <w:r>
              <w:rPr>
                <w:sz w:val="20"/>
                <w:szCs w:val="20"/>
              </w:rPr>
              <w:t xml:space="preserve">61</w:t>
            </w:r>
          </w:p>
        </w:tc>
        <w:tc>
          <w:tcPr/>
          <w:p>
            <w:pPr>
              <w:pStyle w:val="Compact"/>
              <w:jc w:val="left"/>
            </w:pPr>
            <w:r>
              <w:rPr>
                <w:sz w:val="20"/>
                <w:szCs w:val="20"/>
              </w:rPr>
              <w:t xml:space="preserve">Helsedirektoratet national e-health portfolio, MyHealth@EU measures</w:t>
            </w:r>
          </w:p>
        </w:tc>
        <w:tc>
          <w:tcPr/>
          <w:p>
            <w:pPr>
              <w:pStyle w:val="Compact"/>
              <w:jc w:val="left"/>
            </w:pPr>
            <w:r>
              <w:rPr>
                <w:sz w:val="20"/>
                <w:szCs w:val="20"/>
              </w:rPr>
              <w:t xml:space="preserve">The </w:t>
            </w:r>
            <w:r>
              <w:rPr>
                <w:iCs/>
                <w:i/>
                <w:sz w:val="20"/>
                <w:szCs w:val="20"/>
              </w:rPr>
              <w:t xml:space="preserve">Norsk helsenett</w:t>
            </w:r>
            <w:r>
              <w:rPr>
                <w:sz w:val="20"/>
                <w:szCs w:val="20"/>
              </w:rPr>
              <w:t xml:space="preserve"> measure returns HTTP 404 and no live equivalent exists; the portfolio lists Helsedirektoratet and KS measures only. Entry removed</w:t>
            </w:r>
          </w:p>
        </w:tc>
      </w:tr>
      <w:tr>
        <w:trPr>
          <w:cantSplit/>
        </w:trPr>
        <w:tc>
          <w:tcPr/>
          <w:p>
            <w:pPr>
              <w:pStyle w:val="Compact"/>
              <w:jc w:val="left"/>
            </w:pPr>
            <w:r>
              <w:rPr>
                <w:sz w:val="20"/>
                <w:szCs w:val="20"/>
              </w:rPr>
              <w:t xml:space="preserve">62</w:t>
            </w:r>
          </w:p>
        </w:tc>
        <w:tc>
          <w:tcPr/>
          <w:p>
            <w:pPr>
              <w:pStyle w:val="Compact"/>
              <w:jc w:val="left"/>
            </w:pPr>
            <w:r>
              <w:rPr>
                <w:sz w:val="20"/>
                <w:szCs w:val="20"/>
              </w:rPr>
              <w:t xml:space="preserve">IHE ITI Technical Framework Volume 1 Chapter 9, revision and date</w:t>
            </w:r>
          </w:p>
        </w:tc>
        <w:tc>
          <w:tcPr/>
          <w:p>
            <w:pPr>
              <w:pStyle w:val="Compact"/>
              <w:jc w:val="left"/>
            </w:pPr>
            <w:r>
              <w:rPr>
                <w:sz w:val="20"/>
                <w:szCs w:val="20"/>
              </w:rPr>
              <w:t xml:space="preserve">Revision 20.0, 4 August 2023, Final Text. The cited year 2024 was wrong and was corrected</w:t>
            </w:r>
          </w:p>
        </w:tc>
      </w:tr>
      <w:tr>
        <w:trPr>
          <w:cantSplit/>
        </w:trPr>
        <w:tc>
          <w:tcPr/>
          <w:p>
            <w:pPr>
              <w:pStyle w:val="Compact"/>
              <w:jc w:val="left"/>
            </w:pPr>
            <w:r>
              <w:rPr>
                <w:sz w:val="20"/>
                <w:szCs w:val="20"/>
              </w:rPr>
              <w:t xml:space="preserve">63</w:t>
            </w:r>
          </w:p>
        </w:tc>
        <w:tc>
          <w:tcPr/>
          <w:p>
            <w:pPr>
              <w:pStyle w:val="Compact"/>
              <w:jc w:val="left"/>
            </w:pPr>
            <w:r>
              <w:rPr>
                <w:sz w:val="20"/>
                <w:szCs w:val="20"/>
              </w:rPr>
              <w:t xml:space="preserve">VeritasChain Standards Organization, legal standing and accreditation</w:t>
            </w:r>
          </w:p>
        </w:tc>
        <w:tc>
          <w:tcPr/>
          <w:p>
            <w:pPr>
              <w:pStyle w:val="Compact"/>
              <w:jc w:val="left"/>
            </w:pPr>
            <w:r>
              <w:rPr>
                <w:sz w:val="20"/>
                <w:szCs w:val="20"/>
              </w:rPr>
              <w:t xml:space="preserve">Founded 24 November 2025; not a registered legal entity; operationally supported by VeritasChain Inc.; states it is “aspiring to be” comparable to ISO, IEEE and IETF. Retained with its standing stated, not as a standards body</w:t>
            </w:r>
          </w:p>
        </w:tc>
      </w:tr>
      <w:tr>
        <w:trPr>
          <w:cantSplit/>
        </w:trPr>
        <w:tc>
          <w:tcPr/>
          <w:p>
            <w:pPr>
              <w:pStyle w:val="Compact"/>
              <w:jc w:val="left"/>
            </w:pPr>
            <w:r>
              <w:rPr>
                <w:sz w:val="20"/>
                <w:szCs w:val="20"/>
              </w:rPr>
              <w:t xml:space="preserve">64</w:t>
            </w:r>
          </w:p>
        </w:tc>
        <w:tc>
          <w:tcPr/>
          <w:p>
            <w:pPr>
              <w:pStyle w:val="Compact"/>
              <w:jc w:val="left"/>
            </w:pPr>
            <w:r>
              <w:rPr>
                <w:sz w:val="20"/>
                <w:szCs w:val="20"/>
              </w:rPr>
              <w:t xml:space="preserve">helsedata.no, the page cited as </w:t>
            </w:r>
            <w:r>
              <w:rPr>
                <w:iCs/>
                <w:i/>
                <w:sz w:val="20"/>
                <w:szCs w:val="20"/>
              </w:rPr>
              <w:t xml:space="preserve">Application workflow and fees</w:t>
            </w:r>
          </w:p>
        </w:tc>
        <w:tc>
          <w:tcPr/>
          <w:p>
            <w:pPr>
              <w:pStyle w:val="Compact"/>
              <w:jc w:val="left"/>
            </w:pPr>
            <w:r>
              <w:rPr>
                <w:sz w:val="20"/>
                <w:szCs w:val="20"/>
              </w:rPr>
              <w:t xml:space="preserve">No page of that title. The page is </w:t>
            </w:r>
            <w:r>
              <w:rPr>
                <w:iCs/>
                <w:i/>
                <w:sz w:val="20"/>
                <w:szCs w:val="20"/>
              </w:rPr>
              <w:t xml:space="preserve">Fees and processing times</w:t>
            </w:r>
            <w:r>
              <w:rPr>
                <w:sz w:val="20"/>
                <w:szCs w:val="20"/>
              </w:rPr>
              <w:t xml:space="preserve"> and carries no publication year</w:t>
            </w:r>
          </w:p>
        </w:tc>
      </w:tr>
      <w:tr>
        <w:trPr>
          <w:cantSplit/>
        </w:trPr>
        <w:tc>
          <w:tcPr/>
          <w:p>
            <w:pPr>
              <w:pStyle w:val="Compact"/>
              <w:jc w:val="left"/>
            </w:pPr>
            <w:r>
              <w:rPr>
                <w:sz w:val="20"/>
                <w:szCs w:val="20"/>
              </w:rPr>
              <w:t xml:space="preserve">65</w:t>
            </w:r>
          </w:p>
        </w:tc>
        <w:tc>
          <w:tcPr/>
          <w:p>
            <w:pPr>
              <w:pStyle w:val="Compact"/>
              <w:jc w:val="left"/>
            </w:pPr>
            <w:r>
              <w:rPr>
                <w:sz w:val="20"/>
                <w:szCs w:val="20"/>
              </w:rPr>
              <w:t xml:space="preserve">TEHDAS2 deliverable D6.3, version and date</w:t>
            </w:r>
          </w:p>
        </w:tc>
        <w:tc>
          <w:tcPr/>
          <w:p>
            <w:pPr>
              <w:pStyle w:val="Compact"/>
              <w:jc w:val="left"/>
            </w:pPr>
            <w:r>
              <w:rPr>
                <w:sz w:val="20"/>
                <w:szCs w:val="20"/>
              </w:rPr>
              <w:t xml:space="preserve">The final is Version 2.0, 24 February 2026; the 2025 document is Version 1.5, a final draft. Dated accordingly</w:t>
            </w:r>
          </w:p>
        </w:tc>
      </w:tr>
      <w:tr>
        <w:trPr>
          <w:cantSplit/>
        </w:trPr>
        <w:tc>
          <w:tcPr/>
          <w:p>
            <w:pPr>
              <w:pStyle w:val="Compact"/>
              <w:jc w:val="left"/>
            </w:pPr>
            <w:r>
              <w:rPr>
                <w:sz w:val="20"/>
                <w:szCs w:val="20"/>
              </w:rPr>
              <w:t xml:space="preserve">66</w:t>
            </w:r>
          </w:p>
        </w:tc>
        <w:tc>
          <w:tcPr/>
          <w:p>
            <w:pPr>
              <w:pStyle w:val="Compact"/>
              <w:jc w:val="left"/>
            </w:pPr>
            <w:r>
              <w:rPr>
                <w:sz w:val="20"/>
                <w:szCs w:val="20"/>
              </w:rPr>
              <w:t xml:space="preserve">Journal of Data Intelligence 3(1), Scope et al.</w:t>
            </w:r>
          </w:p>
        </w:tc>
        <w:tc>
          <w:tcPr/>
          <w:p>
            <w:pPr>
              <w:pStyle w:val="Compact"/>
              <w:jc w:val="left"/>
            </w:pPr>
            <w:r>
              <w:rPr>
                <w:sz w:val="20"/>
                <w:szCs w:val="20"/>
              </w:rPr>
              <w:t xml:space="preserve">Pages 149–168, added. No DOI is issued by the publisher</w:t>
            </w:r>
          </w:p>
        </w:tc>
      </w:tr>
      <w:tr>
        <w:trPr>
          <w:cantSplit/>
        </w:trPr>
        <w:tc>
          <w:tcPr/>
          <w:p>
            <w:pPr>
              <w:pStyle w:val="Compact"/>
              <w:jc w:val="left"/>
            </w:pPr>
            <w:r>
              <w:rPr>
                <w:sz w:val="20"/>
                <w:szCs w:val="20"/>
              </w:rPr>
              <w:t xml:space="preserve">67</w:t>
            </w:r>
          </w:p>
        </w:tc>
        <w:tc>
          <w:tcPr/>
          <w:p>
            <w:pPr>
              <w:pStyle w:val="Compact"/>
              <w:jc w:val="left"/>
            </w:pPr>
            <w:r>
              <w:rPr>
                <w:sz w:val="20"/>
                <w:szCs w:val="20"/>
              </w:rPr>
              <w:t xml:space="preserve">Finck (2019) European Parliament STOA study</w:t>
            </w:r>
          </w:p>
        </w:tc>
        <w:tc>
          <w:tcPr/>
          <w:p>
            <w:pPr>
              <w:pStyle w:val="Compact"/>
              <w:jc w:val="left"/>
            </w:pPr>
            <w:r>
              <w:rPr>
                <w:sz w:val="20"/>
                <w:szCs w:val="20"/>
              </w:rPr>
              <w:t xml:space="preserve">DOI 10.2861/535, PE 634.445</w:t>
            </w:r>
          </w:p>
        </w:tc>
      </w:tr>
      <w:tr>
        <w:trPr>
          <w:cantSplit/>
        </w:trPr>
        <w:tc>
          <w:tcPr/>
          <w:p>
            <w:pPr>
              <w:pStyle w:val="Compact"/>
              <w:jc w:val="left"/>
            </w:pPr>
            <w:r>
              <w:rPr>
                <w:sz w:val="20"/>
                <w:szCs w:val="20"/>
              </w:rPr>
              <w:t xml:space="preserve">68</w:t>
            </w:r>
          </w:p>
        </w:tc>
        <w:tc>
          <w:tcPr/>
          <w:p>
            <w:pPr>
              <w:pStyle w:val="Compact"/>
              <w:jc w:val="left"/>
            </w:pPr>
            <w:r>
              <w:rPr>
                <w:sz w:val="20"/>
                <w:szCs w:val="20"/>
              </w:rPr>
              <w:t xml:space="preserve">United States Patent 12,425,209</w:t>
            </w:r>
          </w:p>
        </w:tc>
        <w:tc>
          <w:tcPr/>
          <w:p>
            <w:pPr>
              <w:pStyle w:val="Compact"/>
              <w:jc w:val="left"/>
            </w:pPr>
            <w:r>
              <w:rPr>
                <w:sz w:val="20"/>
                <w:szCs w:val="20"/>
              </w:rPr>
              <w:t xml:space="preserve">Confirmed: kind code B2, granted 23 September 2025, inventors Scope and Rasin</w:t>
            </w:r>
          </w:p>
        </w:tc>
      </w:tr>
      <w:tr>
        <w:trPr>
          <w:cantSplit/>
        </w:trPr>
        <w:tc>
          <w:tcPr/>
          <w:p>
            <w:pPr>
              <w:pStyle w:val="Compact"/>
              <w:jc w:val="left"/>
            </w:pPr>
            <w:r>
              <w:rPr>
                <w:sz w:val="20"/>
                <w:szCs w:val="20"/>
              </w:rPr>
              <w:t xml:space="preserve">69</w:t>
            </w:r>
          </w:p>
        </w:tc>
        <w:tc>
          <w:tcPr/>
          <w:p>
            <w:pPr>
              <w:pStyle w:val="Compact"/>
              <w:jc w:val="left"/>
            </w:pPr>
            <w:r>
              <w:rPr>
                <w:sz w:val="20"/>
                <w:szCs w:val="20"/>
              </w:rPr>
              <w:t xml:space="preserve">Staffa et al. (2018) KONFIDO chapter</w:t>
            </w:r>
          </w:p>
        </w:tc>
        <w:tc>
          <w:tcPr/>
          <w:p>
            <w:pPr>
              <w:pStyle w:val="Compact"/>
              <w:jc w:val="left"/>
            </w:pPr>
            <w:r>
              <w:rPr>
                <w:sz w:val="20"/>
                <w:szCs w:val="20"/>
              </w:rPr>
              <w:t xml:space="preserve">DOI 10.1007/978-3-319-95189-8_2, all eight authors confirmed against the publisher record</w:t>
            </w:r>
          </w:p>
        </w:tc>
      </w:tr>
      <w:tr>
        <w:trPr>
          <w:cantSplit/>
        </w:trPr>
        <w:tc>
          <w:tcPr/>
          <w:p>
            <w:pPr>
              <w:pStyle w:val="Compact"/>
              <w:jc w:val="left"/>
            </w:pPr>
            <w:r>
              <w:rPr>
                <w:sz w:val="20"/>
                <w:szCs w:val="20"/>
              </w:rPr>
              <w:t xml:space="preserve">70</w:t>
            </w:r>
          </w:p>
        </w:tc>
        <w:tc>
          <w:tcPr/>
          <w:p>
            <w:pPr>
              <w:pStyle w:val="Compact"/>
              <w:jc w:val="left"/>
            </w:pPr>
            <w:r>
              <w:rPr>
                <w:sz w:val="20"/>
                <w:szCs w:val="20"/>
              </w:rPr>
              <w:t xml:space="preserve">Broadbent and Islam (2020), Springer chapter and arXiv identifier</w:t>
            </w:r>
          </w:p>
        </w:tc>
        <w:tc>
          <w:tcPr/>
          <w:p>
            <w:pPr>
              <w:pStyle w:val="Compact"/>
              <w:jc w:val="left"/>
            </w:pPr>
            <w:r>
              <w:rPr>
                <w:sz w:val="20"/>
                <w:szCs w:val="20"/>
              </w:rPr>
              <w:t xml:space="preserve">DOI 10.1007/978-3-030-64381-2_4; LNCS 12552, pp. 92–122; arXiv:1910.03551 confirmed</w:t>
            </w:r>
          </w:p>
        </w:tc>
      </w:tr>
      <w:tr>
        <w:trPr>
          <w:cantSplit/>
        </w:trPr>
        <w:tc>
          <w:tcPr/>
          <w:p>
            <w:pPr>
              <w:pStyle w:val="Compact"/>
              <w:jc w:val="left"/>
            </w:pPr>
            <w:r>
              <w:rPr>
                <w:sz w:val="20"/>
                <w:szCs w:val="20"/>
              </w:rPr>
              <w:t xml:space="preserve">71</w:t>
            </w:r>
          </w:p>
        </w:tc>
        <w:tc>
          <w:tcPr/>
          <w:p>
            <w:pPr>
              <w:pStyle w:val="Compact"/>
              <w:jc w:val="left"/>
            </w:pPr>
            <w:r>
              <w:rPr>
                <w:sz w:val="20"/>
                <w:szCs w:val="20"/>
              </w:rPr>
              <w:t xml:space="preserve">Bursuc et al. (2024), publication status</w:t>
            </w:r>
          </w:p>
        </w:tc>
        <w:tc>
          <w:tcPr/>
          <w:p>
            <w:pPr>
              <w:pStyle w:val="Compact"/>
              <w:jc w:val="left"/>
            </w:pPr>
            <w:r>
              <w:rPr>
                <w:sz w:val="20"/>
                <w:szCs w:val="20"/>
              </w:rPr>
              <w:t xml:space="preserve">Since published at the 37th IEEE Computer Security Foundations Symposium, July 2024. The IEEE DOI could not be retrieved and is therefore not stated</w:t>
            </w:r>
          </w:p>
        </w:tc>
      </w:tr>
      <w:tr>
        <w:trPr>
          <w:cantSplit/>
        </w:trPr>
        <w:tc>
          <w:tcPr/>
          <w:p>
            <w:pPr>
              <w:pStyle w:val="Compact"/>
              <w:jc w:val="left"/>
            </w:pPr>
            <w:r>
              <w:rPr>
                <w:sz w:val="20"/>
                <w:szCs w:val="20"/>
              </w:rPr>
              <w:t xml:space="preserve">72</w:t>
            </w:r>
          </w:p>
        </w:tc>
        <w:tc>
          <w:tcPr/>
          <w:p>
            <w:pPr>
              <w:pStyle w:val="Compact"/>
              <w:jc w:val="left"/>
            </w:pPr>
            <w:r>
              <w:rPr>
                <w:sz w:val="20"/>
                <w:szCs w:val="20"/>
              </w:rPr>
              <w:t xml:space="preserve">SPUHiN deliverable D5.2, public-hearing version</w:t>
            </w:r>
          </w:p>
        </w:tc>
        <w:tc>
          <w:tcPr/>
          <w:p>
            <w:pPr>
              <w:pStyle w:val="Compact"/>
              <w:jc w:val="left"/>
            </w:pPr>
            <w:r>
              <w:rPr>
                <w:sz w:val="20"/>
                <w:szCs w:val="20"/>
              </w:rPr>
              <w:t xml:space="preserve">The consultation page has been withdrawn and returns 404. No stable locator established; the entry says so and cites the project page</w:t>
            </w:r>
          </w:p>
        </w:tc>
      </w:tr>
      <w:tr>
        <w:trPr>
          <w:cantSplit/>
        </w:trPr>
        <w:tc>
          <w:tcPr/>
          <w:p>
            <w:pPr>
              <w:pStyle w:val="Compact"/>
              <w:jc w:val="left"/>
            </w:pPr>
            <w:r>
              <w:rPr>
                <w:sz w:val="20"/>
                <w:szCs w:val="20"/>
              </w:rPr>
              <w:t xml:space="preserve">73</w:t>
            </w:r>
          </w:p>
        </w:tc>
        <w:tc>
          <w:tcPr/>
          <w:p>
            <w:pPr>
              <w:pStyle w:val="Compact"/>
              <w:jc w:val="left"/>
            </w:pPr>
            <w:r>
              <w:rPr>
                <w:sz w:val="20"/>
                <w:szCs w:val="20"/>
              </w:rPr>
              <w:t xml:space="preserve">Deloitte Advokatfirma commentary, publication date</w:t>
            </w:r>
          </w:p>
        </w:tc>
        <w:tc>
          <w:tcPr/>
          <w:p>
            <w:pPr>
              <w:pStyle w:val="Compact"/>
              <w:jc w:val="left"/>
            </w:pPr>
            <w:r>
              <w:rPr>
                <w:sz w:val="20"/>
                <w:szCs w:val="20"/>
              </w:rPr>
              <w:t xml:space="preserve">Published 24 August 2020. The citation’s “n.d.” was avoidable and was corrected</w:t>
            </w:r>
          </w:p>
        </w:tc>
      </w:tr>
      <w:tr>
        <w:trPr>
          <w:cantSplit/>
        </w:trPr>
        <w:tc>
          <w:tcPr/>
          <w:p>
            <w:pPr>
              <w:pStyle w:val="Compact"/>
              <w:jc w:val="left"/>
            </w:pPr>
            <w:r>
              <w:rPr>
                <w:sz w:val="20"/>
                <w:szCs w:val="20"/>
              </w:rPr>
              <w:t xml:space="preserve">74</w:t>
            </w:r>
          </w:p>
        </w:tc>
        <w:tc>
          <w:tcPr/>
          <w:p>
            <w:pPr>
              <w:pStyle w:val="Compact"/>
              <w:jc w:val="left"/>
            </w:pPr>
            <w:r>
              <w:rPr>
                <w:sz w:val="20"/>
                <w:szCs w:val="20"/>
              </w:rPr>
              <w:t xml:space="preserve">Norsk forening for allmennmedisin consultation response</w:t>
            </w:r>
          </w:p>
        </w:tc>
        <w:tc>
          <w:tcPr/>
          <w:p>
            <w:pPr>
              <w:pStyle w:val="Compact"/>
              <w:jc w:val="left"/>
            </w:pPr>
            <w:r>
              <w:rPr>
                <w:sz w:val="20"/>
                <w:szCs w:val="20"/>
              </w:rPr>
              <w:t xml:space="preserve">Retrieved. The citation read “analyserum”; the document reads “analyserom”</w:t>
            </w:r>
          </w:p>
        </w:tc>
      </w:tr>
      <w:tr>
        <w:trPr>
          <w:cantSplit/>
        </w:trPr>
        <w:tc>
          <w:tcPr/>
          <w:p>
            <w:pPr>
              <w:pStyle w:val="Compact"/>
              <w:jc w:val="left"/>
            </w:pPr>
            <w:r>
              <w:rPr>
                <w:sz w:val="20"/>
                <w:szCs w:val="20"/>
              </w:rPr>
              <w:t xml:space="preserve">75</w:t>
            </w:r>
          </w:p>
        </w:tc>
        <w:tc>
          <w:tcPr/>
          <w:p>
            <w:pPr>
              <w:pStyle w:val="Compact"/>
              <w:jc w:val="left"/>
            </w:pPr>
            <w:commentRangeStart w:id="14"/>
            <w:r>
              <w:rPr>
                <w:sz w:val="20"/>
                <w:szCs w:val="20"/>
              </w:rPr>
              <w:t xml:space="preserve">Norwegian Maritime Authority 2023 amendment</w:t>
            </w:r>
            <w:commentRangeEnd w:id="14"/>
            <w:r>
              <w:rPr>
                <w:rStyle w:val="CommentReference"/>
              </w:rPr>
              <w:commentReference w:id="14"/>
            </w:r>
          </w:p>
        </w:tc>
        <w:tc>
          <w:tcPr/>
          <w:p>
            <w:pPr>
              <w:pStyle w:val="Compact"/>
              <w:jc w:val="left"/>
            </w:pPr>
            <w:r>
              <w:rPr>
                <w:sz w:val="20"/>
                <w:szCs w:val="20"/>
              </w:rPr>
              <w:t xml:space="preserve">The cited title was the regulations’ name. The amending instrument is Circular RSR 2-2023</w:t>
            </w:r>
          </w:p>
        </w:tc>
      </w:tr>
      <w:tr>
        <w:trPr>
          <w:cantSplit/>
        </w:trPr>
        <w:tc>
          <w:tcPr/>
          <w:p>
            <w:pPr>
              <w:pStyle w:val="Compact"/>
              <w:jc w:val="left"/>
            </w:pPr>
            <w:r>
              <w:rPr>
                <w:sz w:val="20"/>
                <w:szCs w:val="20"/>
              </w:rPr>
              <w:t xml:space="preserve">76</w:t>
            </w:r>
          </w:p>
        </w:tc>
        <w:tc>
          <w:tcPr/>
          <w:p>
            <w:pPr>
              <w:pStyle w:val="Compact"/>
              <w:jc w:val="left"/>
            </w:pPr>
            <w:r>
              <w:rPr>
                <w:sz w:val="20"/>
                <w:szCs w:val="20"/>
              </w:rPr>
              <w:t xml:space="preserve">EDPB documents 2026a and 2026b, official titles</w:t>
            </w:r>
          </w:p>
        </w:tc>
        <w:tc>
          <w:tcPr/>
          <w:p>
            <w:pPr>
              <w:pStyle w:val="Compact"/>
              <w:jc w:val="left"/>
            </w:pPr>
            <w:r>
              <w:rPr>
                <w:sz w:val="20"/>
                <w:szCs w:val="20"/>
              </w:rPr>
              <w:t xml:space="preserve">Both titles corrected to the Board’s own wording</w:t>
            </w:r>
          </w:p>
        </w:tc>
      </w:tr>
      <w:tr>
        <w:trPr>
          <w:cantSplit/>
        </w:trPr>
        <w:tc>
          <w:tcPr/>
          <w:p>
            <w:pPr>
              <w:pStyle w:val="Compact"/>
              <w:jc w:val="left"/>
            </w:pPr>
            <w:r>
              <w:rPr>
                <w:sz w:val="20"/>
                <w:szCs w:val="20"/>
              </w:rPr>
              <w:t xml:space="preserve">77</w:t>
            </w:r>
          </w:p>
        </w:tc>
        <w:tc>
          <w:tcPr/>
          <w:p>
            <w:pPr>
              <w:pStyle w:val="Compact"/>
              <w:jc w:val="left"/>
            </w:pPr>
            <w:r>
              <w:rPr>
                <w:sz w:val="20"/>
                <w:szCs w:val="20"/>
              </w:rPr>
              <w:t xml:space="preserve">Remaining institutional and standards sources: Datatilsynet, Folkehelseinstituttet, Forskningsetikk, Helse- og omsorgsdepartementet, Stortinget, HL7 Norway, NORTRE, ICC, Berngaard, OneUptime, Healthy Europe, Ernst &amp; Young, GDPR</w:t>
            </w:r>
          </w:p>
        </w:tc>
        <w:tc>
          <w:tcPr/>
          <w:p>
            <w:pPr>
              <w:pStyle w:val="Compact"/>
              <w:jc w:val="left"/>
            </w:pPr>
            <w:r>
              <w:rPr>
                <w:sz w:val="20"/>
                <w:szCs w:val="20"/>
              </w:rPr>
              <w:t xml:space="preserve">Locators retrieved and matched against title, issuer and year</w:t>
            </w:r>
          </w:p>
        </w:tc>
      </w:tr>
    </w:tbl>
    <w:p>
      <w:pPr>
        <w:pStyle w:val="BodyText"/>
        <w:spacing w:before="240" w:after="160" w:line="360" w:lineRule="auto"/>
      </w:pPr>
      <w:r>
        <w:rPr>
          <w:iCs/>
          <w:i/>
        </w:rPr>
        <w:t xml:space="preserve">Round 5 outcome: 68 entries with 41 locators became 67 entries with 67 locators. Two entries were removed as documents that do not exist as cited, and six citations were corrected on year, title or author. Nothing was linked that was not retrieved.</w:t>
      </w:r>
    </w:p>
    <w:p>
      <w:pPr>
        <w:pStyle w:val="BodyText"/>
      </w:pPr>
      <w:r>
        <w:rPr>
          <w:iCs/>
          <w:i/>
        </w:rPr>
        <w:t xml:space="preserve">Total distinct queries logged: 59 discovery and verification queries across four rounds, plus 18 locator verifications in round 5.</w:t>
      </w:r>
    </w:p>
    <w:bookmarkEnd w:id="141"/>
    <w:bookmarkStart w:id="142" w:name="note-on-coverage"/>
    <w:p>
      <w:pPr>
        <w:pStyle w:val="Heading2"/>
      </w:pPr>
      <w:r>
        <w:t xml:space="preserve">Note on coverage</w:t>
      </w:r>
    </w:p>
    <w:p>
      <w:pPr>
        <w:pStyle w:val="FirstParagraph"/>
      </w:pPr>
      <w:r>
        <w:t xml:space="preserve">The log records queries executed through the review’s search tooling. Two categories of source entered the review by other routes and are noted here so that the log is not read as exhaustive of how sources were found.</w:t>
      </w:r>
    </w:p>
    <w:p>
      <w:pPr>
        <w:pStyle w:val="BodyText"/>
      </w:pPr>
      <w:r>
        <w:t xml:space="preserve">Backward snowballing from reference lists supplied several sources, including the Camenisch and Lysyanskaya accumulator work and the Benaloh and de Mare original, which were reached from Ren’s survey rather than by query.</w:t>
      </w:r>
    </w:p>
    <w:p>
      <w:pPr>
        <w:pStyle w:val="BodyText"/>
      </w:pPr>
      <w:r>
        <w:t xml:space="preserve">The closest prior art, the DePaul retention-and-purging programme and United States Patent 12,425,209, was located during the adversarial round 4 through patent-database searching, which sits outside the query tooling this log records. That search is noted here rather than omitted, because a log claiming completeness while containing no query capable of finding the most important prior-art item in the review would misrepresent itself.</w:t>
      </w:r>
    </w:p>
    <w:bookmarkEnd w:id="142"/>
    <w:bookmarkEnd w:id="143"/>
    <w:bookmarkStart w:id="163" w:name="appendix-c.-expert-evaluation-instrument"/>
    <w:p>
      <w:pPr>
        <w:pStyle w:val="Heading1"/>
      </w:pPr>
      <w:bookmarkStart w:id="1089" w:name="app_C"/>
      <w:r>
        <w:t xml:space="preserve">Appendix C. Expert Evaluation Instrument</w:t>
      </w:r>
      <w:bookmarkEnd w:id="1089"/>
    </w:p>
    <w:p>
      <w:pPr>
        <w:pStyle w:val="FirstParagraph"/>
      </w:pPr>
      <w:r>
        <w:rPr>
          <w:iCs/>
          <w:i/>
        </w:rPr>
        <w:t xml:space="preserve">(v1.1, 18 September 2026; item A1 reworded October 2026. The instrument specified here was designed following supervisory feedback of September 2026 and constitutes the evaluation design for the next iteration of the design science cycle. Its execution status is stated in </w:t>
      </w:r>
      <w:hyperlink w:anchor="ch_3" w:history="1">
        <w:r>
          <w:rPr>
            <w:rStyle w:val="Hyperlink"/>
            <w:iCs/>
            <w:i/>
          </w:rPr>
          <w:t xml:space="preserve">Chapter 3</w:t>
        </w:r>
      </w:hyperlink>
      <w:r>
        <w:rPr>
          <w:iCs/>
          <w:i/>
        </w:rPr>
        <w:t xml:space="preserve">, </w:t>
      </w:r>
      <w:hyperlink w:anchor="sec_3_8" w:history="1">
        <w:r>
          <w:rPr>
            <w:rStyle w:val="Hyperlink"/>
            <w:iCs/>
            <w:i/>
          </w:rPr>
          <w:t xml:space="preserve">Section 3.8</w:t>
        </w:r>
      </w:hyperlink>
      <w:r>
        <w:rPr>
          <w:iCs/>
          <w:i/>
        </w:rPr>
        <w:t xml:space="preserve">. </w:t>
      </w:r>
      <w:r>
        <w:rPr>
          <w:bCs/>
          <w:b/>
          <w:iCs/>
          <w:i/>
        </w:rPr>
        <w:t xml:space="preserve">This is a design, not a fielded instrument. Section C.1 states what is expected to change once it meets real respondents.</w:t>
      </w:r>
      <w:r>
        <w:rPr>
          <w:iCs/>
          <w:i/>
        </w:rPr>
        <w:t xml:space="preserve">)</w:t>
      </w:r>
    </w:p>
    <w:bookmarkStart w:id="145" w:name="c.1-purpose-and-status"/>
    <w:p>
      <w:pPr>
        <w:pStyle w:val="Heading2"/>
      </w:pPr>
      <w:r>
        <w:t xml:space="preserve">C.1 Purpose and status</w:t>
      </w:r>
    </w:p>
    <w:p>
      <w:pPr>
        <w:pStyle w:val="FirstParagraph"/>
      </w:pP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sets out the analytical evaluation strategy adopted for this thesis: internal validity through logical consistency and executable checking, external validity through compatibility analysis against verified infrastructure, and reliability through deterministic execution. That strategy evaluates the artefact against the objectives stated in </w:t>
      </w:r>
      <w:hyperlink w:anchor="ch_1" w:history="1">
        <w:r>
          <w:rPr>
            <w:rStyle w:val="Hyperlink"/>
          </w:rPr>
          <w:t xml:space="preserve">Chapter 1</w:t>
        </w:r>
      </w:hyperlink>
      <w:r>
        <w:t xml:space="preserve">, </w:t>
      </w:r>
      <w:hyperlink w:anchor="sec_1_3" w:history="1">
        <w:r>
          <w:rPr>
            <w:rStyle w:val="Hyperlink"/>
          </w:rPr>
          <w:t xml:space="preserve">Section 1.3</w:t>
        </w:r>
      </w:hyperlink>
      <w:r>
        <w:t xml:space="preserve">, and it is the evaluation the thesis reports.</w:t>
      </w:r>
    </w:p>
    <w:p>
      <w:pPr>
        <w:pStyle w:val="BodyText"/>
      </w:pPr>
      <w:r>
        <w:t xml:space="preserve">It does not collect stakeholder input. Design Science Research as elaborated by Hevner, March, Park, and Ram (2004) and Peffers, Tuunanen, Rothenberger, and Chatterjee (2007) treats evaluation as an activity that may be conducted through several methods, of which expert assessment is one, and a specification-and-demonstration study of the kind reported here frequently designs the evaluation that a subsequent cycle executes. This appendix is that design.</w:t>
      </w:r>
    </w:p>
    <w:p>
      <w:pPr>
        <w:pStyle w:val="BodyText"/>
      </w:pPr>
      <w:r>
        <w:t xml:space="preserve">The instrument is specified in sufficient detail to be executed without further design work: panel composition and recruitment approach, session structure, demonstration script, semi-structured interview guide, a closed-response questionnaire, the analysis approach, and the data-protection arrangements execution would require. The four closed-response dimensions follow the structure proposed in supervisory feedback and are reproduced with their anchor statements intact.</w:t>
      </w:r>
    </w:p>
    <w:bookmarkStart w:id="144" w:name="X10cc7eb249a3abb40ce6f29806ce7caed2341ed"/>
    <w:p>
      <w:pPr>
        <w:pStyle w:val="Heading3"/>
      </w:pPr>
      <w:r>
        <w:t xml:space="preserve">Status of this instrument, and what is expected to change</w:t>
      </w:r>
    </w:p>
    <w:p>
      <w:pPr>
        <w:pStyle w:val="FirstParagraph"/>
      </w:pPr>
      <w:r>
        <w:t xml:space="preserve">An instrument that has never been administered is a hypothesis about what respondents will understand, not a measurement device. This one has been reviewed by a supervisor and reasoned through against the thesis’s claims; it has not been piloted, and no respondent has yet tried to answer it. The distinction matters for how its results should be read if it is executed, and it is stated here rather than discovered afterwards.</w:t>
      </w:r>
    </w:p>
    <w:p>
      <w:pPr>
        <w:pStyle w:val="BodyText"/>
      </w:pPr>
      <w:r>
        <w:t xml:space="preserve">The following are expected to change, and changing them would not constitute a departure from the design:</w:t>
      </w:r>
    </w:p>
    <w:p>
      <w:pPr>
        <w:pStyle w:val="BodyText"/>
      </w:pPr>
      <w:r>
        <w:rPr>
          <w:iCs/>
          <w:i/>
        </w:rPr>
        <w:t xml:space="preserve">Wording of the closed-response items.</w:t>
      </w:r>
      <w:r>
        <w:t xml:space="preserve"> The four dimensions and their anchor statements are reproduced as proposed in supervisory feedback, </w:t>
      </w:r>
      <w:del w:id="90121" w:author="Claude" w:date="2026-10-05T19:00:00Z">
        <w:r>
          <w:delText xml:space="preserve">except item A1,</w:delText>
        </w:r>
      </w:del>
      <w:ins w:id="90122" w:author="Claude" w:date="2026-10-05T19:00:00Z">
        <w:r>
          <w:t xml:space="preserve">except the term “erasure ceilings” in item U1, corrected to “deletion ceilings”, and item A1,</w:t>
        </w:r>
      </w:ins>
      <w:r>
        <w:t xml:space="preserve"> reworded in October 2026 with the supervisor’s agreement because the proposed wording (“full confidence that data was lawfully deleted”) made a claim the thesis does not make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w:t>
      </w:r>
    </w:p>
    <w:p>
      <w:pPr>
        <w:pStyle w:val="BodyText"/>
      </w:pPr>
      <w:r>
        <w:rPr>
          <w:iCs/>
          <w:i/>
        </w:rPr>
        <w:t xml:space="preserve">The panel.</w:t>
      </w:r>
      <w:r>
        <w:t xml:space="preserve"> Eight participants across four perspectives is a target, not a recruitment outcome. Norwegian health-data governance is a small professional community and some of the roles sought are held by very few people. If a perspective cannot be filled, the analysis reports which voice is missing rather than redistributing its weight silently.</w:t>
      </w:r>
    </w:p>
    <w:p>
      <w:pPr>
        <w:pStyle w:val="BodyText"/>
      </w:pPr>
      <w:r>
        <w:rPr>
          <w:iCs/>
          <w:i/>
        </w:rPr>
        <w:t xml:space="preserve">Session length and the demonstration script.</w:t>
      </w:r>
      <w:r>
        <w:t xml:space="preserve"> Forty-five minutes is an estimate. The demonstration walks through a live artefact, and the first session will establish whether the script fits the time or whether the closed-response section must move to a follow-up.</w:t>
      </w:r>
    </w:p>
    <w:p>
      <w:pPr>
        <w:pStyle w:val="BodyText"/>
      </w:pPr>
      <w:r>
        <w:rPr>
          <w:iCs/>
          <w:i/>
        </w:rPr>
        <w:t xml:space="preserve">The coding frame.</w:t>
      </w:r>
      <w:r>
        <w:t xml:space="preserve"> The three areas derived from supervisory feedback (legal defensibility, key custody and trust assumptions, operational viability) carry an open category precisely because the frame is expected to be incomplete. Themes that recur outside it are a finding about the frame, not noise to be forced into it.</w:t>
      </w:r>
    </w:p>
    <w:p>
      <w:pPr>
        <w:pStyle w:val="BodyText"/>
      </w:pPr>
      <w:r>
        <w:rPr>
          <w:iCs/>
          <w:i/>
        </w:rPr>
        <w:t xml:space="preserve">What would not change.</w:t>
      </w:r>
      <w:r>
        <w:t xml:space="preserve"> The instrument’s purpose is to test whether practitioners find the artefact defensible, not to elicit endorsement. Items are not to be reworded toward agreement if early responses are unfavourable, and an unfavourable result is reportable as a result. Any revision made after piloting is to be recorded with its reason, and the version of the instrument actually administered is to be reproduced in the thesis that reports it, rather than this one.</w:t>
      </w:r>
    </w:p>
    <w:p>
      <w:pPr>
        <w:pStyle w:val="BodyText"/>
      </w:pPr>
      <w:r>
        <w:t xml:space="preserve">Should the evaluation be executed, this appendix stands as the pre-registered design against which any subsequent version can be compared.</w:t>
      </w:r>
    </w:p>
    <w:bookmarkEnd w:id="144"/>
    <w:bookmarkEnd w:id="145"/>
    <w:bookmarkStart w:id="146" w:name="c.2-panel-composition"/>
    <w:p>
      <w:pPr>
        <w:pStyle w:val="Heading2"/>
      </w:pPr>
      <w:r>
        <w:t xml:space="preserve">C.2 Panel composition</w:t>
      </w:r>
    </w:p>
    <w:p>
      <w:pPr>
        <w:pStyle w:val="FirstParagraph"/>
      </w:pPr>
      <w:r>
        <w:t xml:space="preserve">Eight participants across four perspectives, two in each, chosen so that no single professional viewpoint dominates and so that legal, architectural, operational, and disciplinary assessments are each represented by more than one voice.</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Perspective</w:t>
            </w:r>
          </w:p>
        </w:tc>
        <w:tc>
          <w:tcPr>
            <w:tcBorders>
              <w:bottom w:val="single" w:sz="8" w:space="0" w:color="333333"/>
            </w:tcBorders>
            <w:shd w:val="clear" w:color="auto" w:fill="E8EDF4"/>
          </w:tcPr>
          <w:p>
            <w:pPr>
              <w:pStyle w:val="Compact"/>
              <w:jc w:val="left"/>
            </w:pPr>
            <w:r>
              <w:rPr>
                <w:b/>
                <w:sz w:val="20"/>
                <w:szCs w:val="20"/>
              </w:rPr>
              <w:t xml:space="preserve">Profile sought</w:t>
            </w:r>
          </w:p>
        </w:tc>
        <w:tc>
          <w:tcPr>
            <w:tcBorders>
              <w:bottom w:val="single" w:sz="8" w:space="0" w:color="333333"/>
            </w:tcBorders>
            <w:shd w:val="clear" w:color="auto" w:fill="E8EDF4"/>
          </w:tcPr>
          <w:p>
            <w:pPr>
              <w:pStyle w:val="Compact"/>
              <w:jc w:val="left"/>
            </w:pPr>
            <w:r>
              <w:rPr>
                <w:b/>
                <w:sz w:val="20"/>
                <w:szCs w:val="20"/>
              </w:rPr>
              <w:t xml:space="preserve">Assesses</w:t>
            </w:r>
          </w:p>
        </w:tc>
      </w:tr>
      <w:tr>
        <w:trPr>
          <w:cantSplit/>
        </w:trPr>
        <w:tc>
          <w:tcPr/>
          <w:p>
            <w:pPr>
              <w:pStyle w:val="Compact"/>
              <w:jc w:val="left"/>
            </w:pPr>
            <w:r>
              <w:rPr>
                <w:sz w:val="20"/>
                <w:szCs w:val="20"/>
              </w:rPr>
              <w:t xml:space="preserve">P1, P2</w:t>
            </w:r>
          </w:p>
        </w:tc>
        <w:tc>
          <w:tcPr/>
          <w:p>
            <w:pPr>
              <w:pStyle w:val="Compact"/>
              <w:jc w:val="left"/>
            </w:pPr>
            <w:r>
              <w:rPr>
                <w:sz w:val="20"/>
                <w:szCs w:val="20"/>
              </w:rPr>
              <w:t xml:space="preserve">Data protection</w:t>
            </w:r>
          </w:p>
        </w:tc>
        <w:tc>
          <w:tcPr/>
          <w:p>
            <w:pPr>
              <w:pStyle w:val="Compact"/>
              <w:jc w:val="left"/>
            </w:pPr>
            <w:r>
              <w:rPr>
                <w:sz w:val="20"/>
                <w:szCs w:val="20"/>
              </w:rPr>
              <w:t xml:space="preserve">Data Protection Officer or privacy counsel in a Norwegian health or research institution</w:t>
            </w:r>
          </w:p>
        </w:tc>
        <w:tc>
          <w:tcPr/>
          <w:p>
            <w:pPr>
              <w:pStyle w:val="Compact"/>
              <w:jc w:val="left"/>
            </w:pPr>
            <w:r>
              <w:rPr>
                <w:sz w:val="20"/>
                <w:szCs w:val="20"/>
              </w:rPr>
              <w:t xml:space="preserve">Whether invalidation is defensible as satisfying retention; whether the surviving residue clears the anonymity threshold; the Article 68(12) scope question</w:t>
            </w:r>
          </w:p>
        </w:tc>
      </w:tr>
      <w:tr>
        <w:trPr>
          <w:cantSplit/>
        </w:trPr>
        <w:tc>
          <w:tcPr/>
          <w:p>
            <w:pPr>
              <w:pStyle w:val="Compact"/>
              <w:jc w:val="left"/>
            </w:pPr>
            <w:r>
              <w:rPr>
                <w:sz w:val="20"/>
                <w:szCs w:val="20"/>
              </w:rPr>
              <w:t xml:space="preserve">P3, P4</w:t>
            </w:r>
          </w:p>
        </w:tc>
        <w:tc>
          <w:tcPr/>
          <w:p>
            <w:pPr>
              <w:pStyle w:val="Compact"/>
              <w:jc w:val="left"/>
            </w:pPr>
            <w:r>
              <w:rPr>
                <w:sz w:val="20"/>
                <w:szCs w:val="20"/>
              </w:rPr>
              <w:t xml:space="preserve">Health IT architecture</w:t>
            </w:r>
          </w:p>
        </w:tc>
        <w:tc>
          <w:tcPr/>
          <w:p>
            <w:pPr>
              <w:pStyle w:val="Compact"/>
              <w:jc w:val="left"/>
            </w:pPr>
            <w:r>
              <w:rPr>
                <w:sz w:val="20"/>
                <w:szCs w:val="20"/>
              </w:rPr>
              <w:t xml:space="preserve">Architect or senior engineer at Norsk Helsenett or Helsedataservice with NCPeH or HDAB exposure</w:t>
            </w:r>
          </w:p>
        </w:tc>
        <w:tc>
          <w:tcPr/>
          <w:p>
            <w:pPr>
              <w:pStyle w:val="Compact"/>
              <w:jc w:val="left"/>
            </w:pPr>
            <w:r>
              <w:rPr>
                <w:sz w:val="20"/>
                <w:szCs w:val="20"/>
              </w:rPr>
              <w:t xml:space="preserve">Whether the mechanism attaches at the right boundary; interoperability consequences; effect on the OpenNCP transmission flow</w:t>
            </w:r>
          </w:p>
        </w:tc>
      </w:tr>
      <w:tr>
        <w:trPr>
          <w:cantSplit/>
        </w:trPr>
        <w:tc>
          <w:tcPr/>
          <w:p>
            <w:pPr>
              <w:pStyle w:val="Compact"/>
              <w:jc w:val="left"/>
            </w:pPr>
            <w:r>
              <w:rPr>
                <w:sz w:val="20"/>
                <w:szCs w:val="20"/>
              </w:rPr>
              <w:t xml:space="preserve">P5, P6</w:t>
            </w:r>
          </w:p>
        </w:tc>
        <w:tc>
          <w:tcPr/>
          <w:p>
            <w:pPr>
              <w:pStyle w:val="Compact"/>
              <w:jc w:val="left"/>
            </w:pPr>
            <w:r>
              <w:rPr>
                <w:sz w:val="20"/>
                <w:szCs w:val="20"/>
              </w:rPr>
              <w:t xml:space="preserve">Secure Processing Environment operation</w:t>
            </w:r>
          </w:p>
        </w:tc>
        <w:tc>
          <w:tcPr/>
          <w:p>
            <w:pPr>
              <w:pStyle w:val="Compact"/>
              <w:jc w:val="left"/>
            </w:pPr>
            <w:r>
              <w:rPr>
                <w:sz w:val="20"/>
                <w:szCs w:val="20"/>
              </w:rPr>
              <w:t xml:space="preserve">Operator or technical lead at a NORTRE node (TSD, SAFE, or HUNT Cloud)</w:t>
            </w:r>
          </w:p>
        </w:tc>
        <w:tc>
          <w:tcPr/>
          <w:p>
            <w:pPr>
              <w:pStyle w:val="Compact"/>
              <w:jc w:val="left"/>
            </w:pPr>
            <w:r>
              <w:rPr>
                <w:sz w:val="20"/>
                <w:szCs w:val="20"/>
              </w:rPr>
              <w:t xml:space="preserve">Key custody in practice; operational burden of per-record granularity; single-point-of-failure risk absent hardware security modules</w:t>
            </w:r>
          </w:p>
        </w:tc>
      </w:tr>
      <w:tr>
        <w:trPr>
          <w:cantSplit/>
        </w:trPr>
        <w:tc>
          <w:tcPr/>
          <w:p>
            <w:pPr>
              <w:pStyle w:val="Compact"/>
              <w:jc w:val="left"/>
            </w:pPr>
            <w:r>
              <w:rPr>
                <w:sz w:val="20"/>
                <w:szCs w:val="20"/>
              </w:rPr>
              <w:t xml:space="preserve">P7, P8</w:t>
            </w:r>
          </w:p>
        </w:tc>
        <w:tc>
          <w:tcPr/>
          <w:p>
            <w:pPr>
              <w:pStyle w:val="Compact"/>
              <w:jc w:val="left"/>
            </w:pPr>
            <w:r>
              <w:rPr>
                <w:sz w:val="20"/>
                <w:szCs w:val="20"/>
              </w:rPr>
              <w:t xml:space="preserve">Information logistics</w:t>
            </w:r>
          </w:p>
        </w:tc>
        <w:tc>
          <w:tcPr/>
          <w:p>
            <w:pPr>
              <w:pStyle w:val="Compact"/>
              <w:jc w:val="left"/>
            </w:pPr>
            <w:r>
              <w:rPr>
                <w:sz w:val="20"/>
                <w:szCs w:val="20"/>
              </w:rPr>
              <w:t xml:space="preserve">Academic or practitioner in logistics or supply-chain compliance</w:t>
            </w:r>
          </w:p>
        </w:tc>
        <w:tc>
          <w:tcPr/>
          <w:p>
            <w:pPr>
              <w:pStyle w:val="Compact"/>
              <w:jc w:val="left"/>
            </w:pPr>
            <w:r>
              <w:rPr>
                <w:sz w:val="20"/>
                <w:szCs w:val="20"/>
              </w:rPr>
              <w:t xml:space="preserve">Whether the customs-ledger framing holds; transferability of the tri-lateral structure to other regulated flows</w:t>
            </w:r>
          </w:p>
        </w:tc>
      </w:tr>
    </w:tbl>
    <w:p>
      <w:pPr>
        <w:pStyle w:val="BodyText"/>
        <w:spacing w:before="240" w:after="160" w:line="360" w:lineRule="auto"/>
      </w:pPr>
      <w:r>
        <w:t xml:space="preserve">Recruitment would proceed by direct approach through institutional channels, with the supervisor’s introduction where available. A minimum of six completed sessions, with at least one from each perspective, would be treated as the threshold for reporting; below that the results would be reported as indicative commentary rather than as evaluation.</w:t>
      </w:r>
    </w:p>
    <w:bookmarkEnd w:id="146"/>
    <w:bookmarkStart w:id="147" w:name="c.3-session-structure"/>
    <w:p>
      <w:pPr>
        <w:pStyle w:val="Heading2"/>
      </w:pPr>
      <w:r>
        <w:t xml:space="preserve">C.3 Session structure</w:t>
      </w:r>
    </w:p>
    <w:p>
      <w:pPr>
        <w:pStyle w:val="FirstParagraph"/>
      </w:pPr>
      <w:r>
        <w:t xml:space="preserve">Forty-five minutes, conducted in Norwegian or English at the participant’s preference, remotely or in person.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Minutes</w:t>
            </w:r>
          </w:p>
        </w:tc>
        <w:tc>
          <w:tcPr>
            <w:tcBorders>
              <w:bottom w:val="single" w:sz="8" w:space="0" w:color="333333"/>
            </w:tcBorders>
            <w:shd w:val="clear" w:color="auto" w:fill="E8EDF4"/>
          </w:tcPr>
          <w:p>
            <w:pPr>
              <w:pStyle w:val="Compact"/>
              <w:jc w:val="left"/>
            </w:pPr>
            <w:r>
              <w:rPr>
                <w:b/>
                <w:sz w:val="20"/>
                <w:szCs w:val="20"/>
              </w:rPr>
              <w:t xml:space="preserve">Segment</w:t>
            </w:r>
          </w:p>
        </w:tc>
        <w:tc>
          <w:tcPr>
            <w:tcBorders>
              <w:bottom w:val="single" w:sz="8" w:space="0" w:color="333333"/>
            </w:tcBorders>
            <w:shd w:val="clear" w:color="auto" w:fill="E8EDF4"/>
          </w:tcPr>
          <w:p>
            <w:pPr>
              <w:pStyle w:val="Compact"/>
              <w:jc w:val="left"/>
            </w:pPr>
            <w:r>
              <w:rPr>
                <w:b/>
                <w:sz w:val="20"/>
                <w:szCs w:val="20"/>
              </w:rPr>
              <w:t xml:space="preserve">Content</w:t>
            </w:r>
          </w:p>
        </w:tc>
      </w:tr>
      <w:tr>
        <w:trPr>
          <w:cantSplit/>
        </w:trPr>
        <w:tc>
          <w:tcPr/>
          <w:p>
            <w:pPr>
              <w:pStyle w:val="Compact"/>
              <w:jc w:val="left"/>
            </w:pPr>
            <w:r>
              <w:rPr>
                <w:sz w:val="20"/>
                <w:szCs w:val="20"/>
              </w:rPr>
              <w:t xml:space="preserve">0–5</w:t>
            </w:r>
          </w:p>
        </w:tc>
        <w:tc>
          <w:tcPr/>
          <w:p>
            <w:pPr>
              <w:pStyle w:val="Compact"/>
              <w:jc w:val="left"/>
            </w:pPr>
            <w:r>
              <w:rPr>
                <w:sz w:val="20"/>
                <w:szCs w:val="20"/>
              </w:rPr>
              <w:t xml:space="preserve">Framing</w:t>
            </w:r>
          </w:p>
        </w:tc>
        <w:tc>
          <w:tcPr/>
          <w:p>
            <w:pPr>
              <w:pStyle w:val="Compact"/>
              <w:jc w:val="left"/>
            </w:pPr>
            <w:r>
              <w:rPr>
                <w:sz w:val="20"/>
                <w:szCs w:val="20"/>
              </w:rPr>
              <w:t xml:space="preserve">Purpose, voluntariness, recording and anonymity arrangements, participant’s right to withdraw. No thesis conclusions stated at this point.</w:t>
            </w:r>
          </w:p>
        </w:tc>
      </w:tr>
      <w:tr>
        <w:trPr>
          <w:cantSplit/>
        </w:trPr>
        <w:tc>
          <w:tcPr/>
          <w:p>
            <w:pPr>
              <w:pStyle w:val="Compact"/>
              <w:jc w:val="left"/>
            </w:pPr>
            <w:r>
              <w:rPr>
                <w:sz w:val="20"/>
                <w:szCs w:val="20"/>
              </w:rPr>
              <w:t xml:space="preserve">5–12</w:t>
            </w:r>
          </w:p>
        </w:tc>
        <w:tc>
          <w:tcPr/>
          <w:p>
            <w:pPr>
              <w:pStyle w:val="Compact"/>
              <w:jc w:val="left"/>
            </w:pPr>
            <w:r>
              <w:rPr>
                <w:sz w:val="20"/>
                <w:szCs w:val="20"/>
              </w:rPr>
              <w:t xml:space="preserve">Problem presentation</w:t>
            </w:r>
          </w:p>
        </w:tc>
        <w:tc>
          <w:tcPr/>
          <w:p>
            <w:pPr>
              <w:pStyle w:val="Compact"/>
              <w:jc w:val="left"/>
            </w:pPr>
            <w:r>
              <w:rPr>
                <w:sz w:val="20"/>
                <w:szCs w:val="20"/>
              </w:rPr>
              <w:t xml:space="preserve">The three retention regimes and their sources, presented from the primary instruments without the thesis’s resolution. Participants are asked how their institution currently handles the conflict, before being shown any proposed answer.</w:t>
            </w:r>
          </w:p>
        </w:tc>
      </w:tr>
      <w:tr>
        <w:trPr>
          <w:cantSplit/>
        </w:trPr>
        <w:tc>
          <w:tcPr/>
          <w:p>
            <w:pPr>
              <w:pStyle w:val="Compact"/>
              <w:jc w:val="left"/>
            </w:pPr>
            <w:r>
              <w:rPr>
                <w:sz w:val="20"/>
                <w:szCs w:val="20"/>
              </w:rPr>
              <w:t xml:space="preserve">12–22</w:t>
            </w:r>
          </w:p>
        </w:tc>
        <w:tc>
          <w:tcPr/>
          <w:p>
            <w:pPr>
              <w:pStyle w:val="Compact"/>
              <w:jc w:val="left"/>
            </w:pPr>
            <w:r>
              <w:rPr>
                <w:sz w:val="20"/>
                <w:szCs w:val="20"/>
              </w:rPr>
              <w:t xml:space="preserve">Demonstration</w:t>
            </w:r>
          </w:p>
        </w:tc>
        <w:tc>
          <w:tcPr/>
          <w:p>
            <w:pPr>
              <w:pStyle w:val="Compact"/>
              <w:jc w:val="left"/>
            </w:pPr>
            <w:r>
              <w:rPr>
                <w:sz w:val="20"/>
                <w:szCs w:val="20"/>
              </w:rPr>
              <w:t xml:space="preserve">Live execution of the feasibility checker (Section C.4).</w:t>
            </w:r>
          </w:p>
        </w:tc>
      </w:tr>
      <w:tr>
        <w:trPr>
          <w:cantSplit/>
        </w:trPr>
        <w:tc>
          <w:tcPr/>
          <w:p>
            <w:pPr>
              <w:pStyle w:val="Compact"/>
              <w:jc w:val="left"/>
            </w:pPr>
            <w:r>
              <w:rPr>
                <w:sz w:val="20"/>
                <w:szCs w:val="20"/>
              </w:rPr>
              <w:t xml:space="preserve">22–35</w:t>
            </w:r>
          </w:p>
        </w:tc>
        <w:tc>
          <w:tcPr/>
          <w:p>
            <w:pPr>
              <w:pStyle w:val="Compact"/>
              <w:jc w:val="left"/>
            </w:pPr>
            <w:r>
              <w:rPr>
                <w:sz w:val="20"/>
                <w:szCs w:val="20"/>
              </w:rPr>
              <w:t xml:space="preserve">Semi-structured discussion</w:t>
            </w:r>
          </w:p>
        </w:tc>
        <w:tc>
          <w:tcPr/>
          <w:p>
            <w:pPr>
              <w:pStyle w:val="Compact"/>
              <w:jc w:val="left"/>
            </w:pPr>
            <w:r>
              <w:rPr>
                <w:sz w:val="20"/>
                <w:szCs w:val="20"/>
              </w:rPr>
              <w:t xml:space="preserve">Interview guide, Section C.5.</w:t>
            </w:r>
          </w:p>
        </w:tc>
      </w:tr>
      <w:tr>
        <w:trPr>
          <w:cantSplit/>
        </w:trPr>
        <w:tc>
          <w:tcPr/>
          <w:p>
            <w:pPr>
              <w:pStyle w:val="Compact"/>
              <w:jc w:val="left"/>
            </w:pPr>
            <w:r>
              <w:rPr>
                <w:sz w:val="20"/>
                <w:szCs w:val="20"/>
              </w:rPr>
              <w:t xml:space="preserve">35–43</w:t>
            </w:r>
          </w:p>
        </w:tc>
        <w:tc>
          <w:tcPr/>
          <w:p>
            <w:pPr>
              <w:pStyle w:val="Compact"/>
              <w:jc w:val="left"/>
            </w:pPr>
            <w:r>
              <w:rPr>
                <w:sz w:val="20"/>
                <w:szCs w:val="20"/>
              </w:rPr>
              <w:t xml:space="preserve">Closed-response instrument</w:t>
            </w:r>
          </w:p>
        </w:tc>
        <w:tc>
          <w:tcPr/>
          <w:p>
            <w:pPr>
              <w:pStyle w:val="Compact"/>
              <w:jc w:val="left"/>
            </w:pPr>
            <w:r>
              <w:rPr>
                <w:sz w:val="20"/>
                <w:szCs w:val="20"/>
              </w:rPr>
              <w:t xml:space="preserve">Questionnaire, Section C.6, completed by the participant.</w:t>
            </w:r>
          </w:p>
        </w:tc>
      </w:tr>
      <w:tr>
        <w:trPr>
          <w:cantSplit/>
        </w:trPr>
        <w:tc>
          <w:tcPr/>
          <w:p>
            <w:pPr>
              <w:pStyle w:val="Compact"/>
              <w:jc w:val="left"/>
            </w:pPr>
            <w:r>
              <w:rPr>
                <w:sz w:val="20"/>
                <w:szCs w:val="20"/>
              </w:rPr>
              <w:t xml:space="preserve">43–45</w:t>
            </w:r>
          </w:p>
        </w:tc>
        <w:tc>
          <w:tcPr/>
          <w:p>
            <w:pPr>
              <w:pStyle w:val="Compact"/>
              <w:jc w:val="left"/>
            </w:pPr>
            <w:r>
              <w:rPr>
                <w:sz w:val="20"/>
                <w:szCs w:val="20"/>
              </w:rPr>
              <w:t xml:space="preserve">Close</w:t>
            </w:r>
          </w:p>
        </w:tc>
        <w:tc>
          <w:tcPr/>
          <w:p>
            <w:pPr>
              <w:pStyle w:val="Compact"/>
              <w:jc w:val="left"/>
            </w:pPr>
            <w:r>
              <w:rPr>
                <w:sz w:val="20"/>
                <w:szCs w:val="20"/>
              </w:rPr>
              <w:t xml:space="preserve">Opportunity to add anything not asked; follow-up arrangements.</w:t>
            </w:r>
          </w:p>
        </w:tc>
      </w:tr>
    </w:tbl>
    <w:p>
      <w:pPr>
        <w:pStyle w:val="BodyText"/>
        <w:spacing w:before="240" w:after="160" w:line="360" w:lineRule="auto"/>
      </w:pPr>
      <w:r>
        <w:t xml:space="preserve">The ordering is deliberate. Participants describe current practice before seeing the proposed mechanism, so that their account of the status quo is not shaped by the solution. The closed-response instrument follows the open discussion so that numerical responses are informed rather than first impressions.</w:t>
      </w:r>
    </w:p>
    <w:bookmarkEnd w:id="147"/>
    <w:bookmarkStart w:id="148" w:name="c.4-demonstration-script"/>
    <w:p>
      <w:pPr>
        <w:pStyle w:val="Heading2"/>
      </w:pPr>
      <w:r>
        <w:t xml:space="preserve">C.4 Demonstration script</w:t>
      </w:r>
    </w:p>
    <w:p>
      <w:pPr>
        <w:pStyle w:val="FirstParagraph"/>
      </w:pPr>
      <w:r>
        <w:t xml:space="preserve">The demonstration runs the artefact rather than describing it. Approximately ten minutes.</w:t>
      </w:r>
    </w:p>
    <w:p>
      <w:pPr>
        <w:pStyle w:val="Compact"/>
        <w:numPr>
          <w:ilvl w:val="0"/>
          <w:numId w:val="1011"/>
        </w:numPr>
      </w:pPr>
      <w:r>
        <w:rPr>
          <w:iCs/>
          <w:i/>
        </w:rPr>
        <w:t xml:space="preserve">Show the record structure.</w:t>
      </w:r>
      <w:r>
        <w:t xml:space="preserve"> One audit record: metadata, payload, commitment, key. Identify which parts the accountability purpose needs and which it does not.</w:t>
      </w:r>
    </w:p>
    <w:p>
      <w:pPr>
        <w:pStyle w:val="Compact"/>
        <w:numPr>
          <w:ilvl w:val="0"/>
          <w:numId w:val="1011"/>
        </w:numPr>
      </w:pPr>
      <w:r>
        <w:rPr>
          <w:iCs/>
          <w:i/>
        </w:rPr>
        <w:t xml:space="preserve">Run the checker under plaintext semantics.</w:t>
      </w:r>
      <w:r>
        <w:t xml:space="preserve"> </w:t>
      </w:r>
      <w:r>
        <w:rPr>
          <w:rStyle w:val="VerbatimChar"/>
        </w:rPr>
        <w:t xml:space="preserve">python3 trf_checker.py</w:t>
      </w:r>
      <w:r>
        <w:t xml:space="preserve">. Show the output: ninety-five violations across ninety of two hundred records. Open one witness line and walk through the arithmetic: the collision month, the two constraints, the window.</w:t>
      </w:r>
    </w:p>
    <w:p>
      <w:pPr>
        <w:pStyle w:val="Compact"/>
        <w:numPr>
          <w:ilvl w:val="0"/>
          <w:numId w:val="1011"/>
        </w:numPr>
      </w:pPr>
      <w:r>
        <w:rPr>
          <w:iCs/>
          <w:i/>
        </w:rPr>
        <w:t xml:space="preserve">Isolate the Corollary 1.2 cases.</w:t>
      </w:r>
      <w:r>
        <w:t xml:space="preserve"> Thirty-nine Secure Processing Environment records with no erasure request at all. Show record 100: created month 7, permit expires month 10, ceiling from month 16, floor to month 19. State the interpretive condition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explicitly rather than glossing it.</w:t>
      </w:r>
    </w:p>
    <w:p>
      <w:pPr>
        <w:pStyle w:val="Compact"/>
        <w:numPr>
          <w:ilvl w:val="0"/>
          <w:numId w:val="1011"/>
        </w:numPr>
      </w:pPr>
      <w:r>
        <w:rPr>
          <w:iCs/>
          <w:i/>
        </w:rPr>
        <w:t xml:space="preserve">Show the exhaustive cross-check.</w:t>
      </w:r>
      <w:r>
        <w:t xml:space="preserve"> Sixteen thousand three hundred and eighty-four assignments per case; no satisfying assignment in the three conflict cases; the control case passes.</w:t>
      </w:r>
    </w:p>
    <w:p>
      <w:pPr>
        <w:pStyle w:val="Compact"/>
        <w:numPr>
          <w:ilvl w:val="0"/>
          <w:numId w:val="1011"/>
        </w:numPr>
      </w:pPr>
      <w:r>
        <w:rPr>
          <w:iCs/>
          <w:i/>
        </w:rPr>
        <w:t xml:space="preserve">Run under invalidation semantics.</w:t>
      </w:r>
      <w:r>
        <w:t xml:space="preserve"> Zero violations. Show the auditor’s view of record 100 after invalidation: metadata intact, commitment present, key destroyed, invalidation entry with month and legal ground, payload unreadable.</w:t>
      </w:r>
    </w:p>
    <w:p>
      <w:pPr>
        <w:pStyle w:val="Compact"/>
        <w:numPr>
          <w:ilvl w:val="0"/>
          <w:numId w:val="1011"/>
        </w:numPr>
      </w:pPr>
      <w:r>
        <w:rPr>
          <w:iCs/>
          <w:i/>
        </w:rPr>
        <w:t xml:space="preserve">State the limits before being asked.</w:t>
      </w:r>
      <w:r>
        <w:t xml:space="preserve"> Key destruction is simulated in program state; the invalidation entry is an attestation, not a proof; no National Contact Point is connected; no performance claim is made.</w:t>
      </w:r>
    </w:p>
    <w:p>
      <w:pPr>
        <w:pStyle w:val="FirstParagraph"/>
      </w:pPr>
      <w:r>
        <w:t xml:space="preserve">Step 6 is not optional. A demonstration that presents only strengths invites participants to spend their time finding the weaknesses instead of assessing the design.</w:t>
      </w:r>
    </w:p>
    <w:bookmarkEnd w:id="148"/>
    <w:bookmarkStart w:id="153" w:name="c.5-semi-structured-interview-guide"/>
    <w:p>
      <w:pPr>
        <w:pStyle w:val="Heading2"/>
      </w:pPr>
      <w:r>
        <w:t xml:space="preserve">C.5 Semi-structured interview guide</w:t>
      </w:r>
    </w:p>
    <w:p>
      <w:pPr>
        <w:pStyle w:val="FirstParagraph"/>
      </w:pPr>
      <w:r>
        <w:t xml:space="preserve">Thirteen questions across four themes. Prompts are used only where a participant’s answer is brief; the guide is not a script to be read verbatim.</w:t>
      </w:r>
    </w:p>
    <w:bookmarkStart w:id="149" w:name="current-practice-and-problem-recognition"/>
    <w:p>
      <w:pPr>
        <w:pStyle w:val="Heading3"/>
      </w:pPr>
      <w:r>
        <w:t xml:space="preserve">Current practice and problem recognition</w:t>
      </w:r>
    </w:p>
    <w:p>
      <w:pPr>
        <w:pStyle w:val="Compact"/>
        <w:numPr>
          <w:ilvl w:val="0"/>
          <w:numId w:val="1012"/>
        </w:numPr>
      </w:pPr>
      <w:r>
        <w:t xml:space="preserve">How does your institution currently handle a request to erase personal data that is also subject to an audit-retention obligation? Is there a documented position, or is it decided case by case?</w:t>
      </w:r>
    </w:p>
    <w:p>
      <w:pPr>
        <w:pStyle w:val="Compact"/>
        <w:numPr>
          <w:ilvl w:val="0"/>
          <w:numId w:val="1012"/>
        </w:numPr>
      </w:pPr>
      <w:r>
        <w:t xml:space="preserve">Before today, had you encountered the interaction between Article 68(12) and Article 73(1)(e)? </w:t>
      </w:r>
      <w:r>
        <w:rPr>
          <w:iCs/>
          <w:i/>
        </w:rPr>
        <w:t xml:space="preserve">(Prompt: if not, does it look like a real problem or an artefact of how it has been presented?)</w:t>
      </w:r>
    </w:p>
    <w:p>
      <w:pPr>
        <w:pStyle w:val="Compact"/>
        <w:numPr>
          <w:ilvl w:val="0"/>
          <w:numId w:val="1012"/>
        </w:numPr>
      </w:pPr>
      <w:r>
        <w:t xml:space="preserve">Where in your organisation would responsibility for resolving this sit?</w:t>
      </w:r>
    </w:p>
    <w:bookmarkEnd w:id="149"/>
    <w:bookmarkStart w:id="150" w:name="legal-defensibility"/>
    <w:p>
      <w:pPr>
        <w:pStyle w:val="Heading3"/>
      </w:pPr>
      <w:r>
        <w:t xml:space="preserve">Legal defensibility</w:t>
      </w:r>
    </w:p>
    <w:p>
      <w:pPr>
        <w:pStyle w:val="Compact"/>
        <w:numPr>
          <w:ilvl w:val="0"/>
          <w:numId w:val="1013"/>
        </w:numPr>
      </w:pPr>
      <w:r>
        <w:t xml:space="preserve">The mechanism treats an audit record as verifiable when its metadata is intact, its commitment survives, and the invalidation is logged: without the payload remaining readable. Is that defensible as satisfying a retention obligation, in your judgement?</w:t>
      </w:r>
    </w:p>
    <w:p>
      <w:pPr>
        <w:pStyle w:val="Compact"/>
        <w:numPr>
          <w:ilvl w:val="0"/>
          <w:numId w:val="1013"/>
        </w:numPr>
      </w:pPr>
      <w:r>
        <w:t xml:space="preserve">What would a supervisory authority need to see before accepting it?</w:t>
      </w:r>
    </w:p>
    <w:p>
      <w:pPr>
        <w:pStyle w:val="Compact"/>
        <w:numPr>
          <w:ilvl w:val="0"/>
          <w:numId w:val="1013"/>
        </w:numPr>
      </w:pPr>
      <w:r>
        <w:t xml:space="preserve">The surviving residue is characterised as pseudonymised rather than anonymous. Does that characterisation match your reading of the Norwegian threshold?</w:t>
      </w:r>
    </w:p>
    <w:p>
      <w:pPr>
        <w:pStyle w:val="Compact"/>
        <w:numPr>
          <w:ilvl w:val="0"/>
          <w:numId w:val="1013"/>
        </w:numPr>
      </w:pPr>
      <w:r>
        <w:t xml:space="preserve">Article 68(12) provides that “the electronic health data within the secure processing environment shall be deleted within six months of the expiry of the data permit.” Does that reach access logs kept at patient-record granularity, or only the dataset supplied under the permit? And does auditing “all processing operations” under Article 73(1)(e) after that point need the link to the patient, or only the identity of the person who accessed?</w:t>
      </w:r>
    </w:p>
    <w:bookmarkEnd w:id="150"/>
    <w:bookmarkStart w:id="151" w:name="trust-and-key-custody"/>
    <w:p>
      <w:pPr>
        <w:pStyle w:val="Heading3"/>
      </w:pPr>
      <w:r>
        <w:t xml:space="preserve">Trust and key custody</w:t>
      </w:r>
    </w:p>
    <w:p>
      <w:pPr>
        <w:pStyle w:val="Compact"/>
        <w:numPr>
          <w:ilvl w:val="0"/>
          <w:numId w:val="1014"/>
        </w:numPr>
      </w:pPr>
      <w:r>
        <w:t xml:space="preserve">The invalidation entry attests that a key was destroyed; it does not prove it. Is attestation sufficient in your operating context, and if not, what would make it sufficient?</w:t>
      </w:r>
    </w:p>
    <w:p>
      <w:pPr>
        <w:pStyle w:val="Compact"/>
        <w:numPr>
          <w:ilvl w:val="0"/>
          <w:numId w:val="1014"/>
        </w:numPr>
      </w:pPr>
      <w:r>
        <w:t xml:space="preserve">Where would key custody sit in your architecture, and what failure modes concern you most?</w:t>
      </w:r>
    </w:p>
    <w:p>
      <w:pPr>
        <w:pStyle w:val="Compact"/>
        <w:numPr>
          <w:ilvl w:val="0"/>
          <w:numId w:val="1014"/>
        </w:numPr>
      </w:pPr>
      <w:r>
        <w:t xml:space="preserve">Does per-record key granularity create a single point of failure you would be unwilling to accept without hardware-backed attestation?</w:t>
      </w:r>
    </w:p>
    <w:bookmarkEnd w:id="151"/>
    <w:bookmarkStart w:id="152" w:name="operational-viability"/>
    <w:p>
      <w:pPr>
        <w:pStyle w:val="Heading3"/>
      </w:pPr>
      <w:r>
        <w:t xml:space="preserve">Operational viability</w:t>
      </w:r>
    </w:p>
    <w:p>
      <w:pPr>
        <w:pStyle w:val="Compact"/>
        <w:numPr>
          <w:ilvl w:val="0"/>
          <w:numId w:val="1015"/>
        </w:numPr>
      </w:pPr>
      <w:r>
        <w:t xml:space="preserve">What would implementing this at your institution actually require: systems, process, people?</w:t>
      </w:r>
    </w:p>
    <w:p>
      <w:pPr>
        <w:pStyle w:val="Compact"/>
        <w:numPr>
          <w:ilvl w:val="0"/>
          <w:numId w:val="1015"/>
        </w:numPr>
      </w:pPr>
      <w:r>
        <w:t xml:space="preserve">At what record volume would the per-record key registry become a problem?</w:t>
      </w:r>
    </w:p>
    <w:p>
      <w:pPr>
        <w:pStyle w:val="Compact"/>
        <w:numPr>
          <w:ilvl w:val="0"/>
          <w:numId w:val="1015"/>
        </w:numPr>
      </w:pPr>
      <w:r>
        <w:t xml:space="preserve">What would you change about the design before deploying it?</w:t>
      </w:r>
    </w:p>
    <w:p>
      <w:pPr>
        <w:pStyle w:val="FirstParagraph"/>
      </w:pPr>
      <w:r>
        <w:t xml:space="preserve">Question 7 is included because the thesis’s sharpest result depends on the answer, and practitioner readings of it are evidence this author cannot generate.</w:t>
      </w:r>
    </w:p>
    <w:bookmarkEnd w:id="152"/>
    <w:bookmarkEnd w:id="153"/>
    <w:bookmarkStart w:id="159" w:name="c.6-closed-response-questionnaire"/>
    <w:p>
      <w:pPr>
        <w:pStyle w:val="Heading2"/>
      </w:pPr>
      <w:r>
        <w:t xml:space="preserve">C.6 Closed-response questionnaire</w:t>
      </w:r>
    </w:p>
    <w:p>
      <w:pPr>
        <w:pStyle w:val="FirstParagraph"/>
      </w:pPr>
      <w:r>
        <w:t xml:space="preserve">Five-point Likert scale throughout: 1 = strongly disagree, 2 = disagree, 3 = neither agree nor disagree, 4 = agree, 5 = strongly agree. A sixth option, </w:t>
      </w:r>
      <w:r>
        <w:rPr>
          <w:iCs/>
          <w:i/>
        </w:rPr>
        <w:t xml:space="preserve">not able to judge</w:t>
      </w:r>
      <w:r>
        <w:t xml:space="preserve">, is offered on every item and is reported separately rather than treated as a midpoint.</w:t>
      </w:r>
    </w:p>
    <w:p>
      <w:pPr>
        <w:pStyle w:val="BodyText"/>
      </w:pPr>
      <w:r>
        <w:t xml:space="preserve">Each dimension opens with the anchor statement proposed in supervisory feedback, reproduced verbatim, followed by items that decompose it.</w:t>
      </w:r>
    </w:p>
    <w:bookmarkStart w:id="154" w:name="dimension-1-perceived-utility"/>
    <w:p>
      <w:pPr>
        <w:pStyle w:val="Heading3"/>
      </w:pPr>
      <w:r>
        <w:t xml:space="preserve">Dimension 1: Perceived utility</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U1</w:t>
            </w:r>
          </w:p>
        </w:tc>
        <w:tc>
          <w:tcPr/>
          <w:p>
            <w:pPr>
              <w:pStyle w:val="Compact"/>
              <w:jc w:val="left"/>
            </w:pPr>
            <w:r>
              <w:rPr>
                <w:iCs/>
                <w:i/>
                <w:sz w:val="20"/>
                <w:szCs w:val="20"/>
              </w:rPr>
              <w:t xml:space="preserve">The key-invalidation mechanism effectively resolves the conflict between retention floors and </w:t>
            </w:r>
            <w:del w:id="90117" w:author="Claude" w:date="2026-10-05T19:00:00Z">
              <w:r>
                <w:rPr>
                  <w:iCs/>
                  <w:i/>
                  <w:sz w:val="20"/>
                  <w:szCs w:val="20"/>
                </w:rPr>
                <w:delText xml:space="preserve">erasure ceilings</w:delText>
              </w:r>
            </w:del>
            <w:ins w:id="90118" w:author="Claude" w:date="2026-10-05T19:00:00Z">
              <w:r>
                <w:rPr>
                  <w:iCs/>
                  <w:i/>
                  <w:sz w:val="20"/>
                  <w:szCs w:val="20"/>
                </w:rPr>
                <w:t xml:space="preserve">deletion ceilings</w:t>
              </w:r>
            </w:ins>
            <w:r>
              <w:rPr>
                <w:iCs/>
                <w:i/>
                <w:sz w:val="20"/>
                <w:szCs w:val="20"/>
              </w:rPr>
              <w:t xml:space="preserve">.</w:t>
            </w:r>
          </w:p>
        </w:tc>
      </w:tr>
      <w:tr>
        <w:trPr>
          <w:cantSplit/>
        </w:trPr>
        <w:tc>
          <w:tcPr/>
          <w:p>
            <w:pPr>
              <w:pStyle w:val="Compact"/>
              <w:jc w:val="left"/>
            </w:pPr>
            <w:r>
              <w:rPr>
                <w:sz w:val="20"/>
                <w:szCs w:val="20"/>
              </w:rPr>
              <w:t xml:space="preserve">U2</w:t>
            </w:r>
          </w:p>
        </w:tc>
        <w:tc>
          <w:tcPr/>
          <w:p>
            <w:pPr>
              <w:pStyle w:val="Compact"/>
              <w:jc w:val="left"/>
            </w:pPr>
            <w:r>
              <w:rPr>
                <w:sz w:val="20"/>
                <w:szCs w:val="20"/>
              </w:rPr>
              <w:t xml:space="preserve">The problem this mechanism addresses is one my institution will face in practice.</w:t>
            </w:r>
          </w:p>
        </w:tc>
      </w:tr>
      <w:tr>
        <w:trPr>
          <w:cantSplit/>
        </w:trPr>
        <w:tc>
          <w:tcPr/>
          <w:p>
            <w:pPr>
              <w:pStyle w:val="Compact"/>
              <w:jc w:val="left"/>
            </w:pPr>
            <w:r>
              <w:rPr>
                <w:sz w:val="20"/>
                <w:szCs w:val="20"/>
              </w:rPr>
              <w:t xml:space="preserve">U3</w:t>
            </w:r>
          </w:p>
        </w:tc>
        <w:tc>
          <w:tcPr/>
          <w:p>
            <w:pPr>
              <w:pStyle w:val="Compact"/>
              <w:jc w:val="left"/>
            </w:pPr>
            <w:r>
              <w:rPr>
                <w:sz w:val="20"/>
                <w:szCs w:val="20"/>
              </w:rPr>
              <w:t xml:space="preserve">The mechanism addresses the problem more effectively than the approach my institution currently uses or would default to.</w:t>
            </w:r>
          </w:p>
        </w:tc>
      </w:tr>
      <w:tr>
        <w:trPr>
          <w:cantSplit/>
        </w:trPr>
        <w:tc>
          <w:tcPr/>
          <w:p>
            <w:pPr>
              <w:pStyle w:val="Compact"/>
              <w:jc w:val="left"/>
            </w:pPr>
            <w:r>
              <w:rPr>
                <w:sz w:val="20"/>
                <w:szCs w:val="20"/>
              </w:rPr>
              <w:t xml:space="preserve">U4</w:t>
            </w:r>
          </w:p>
        </w:tc>
        <w:tc>
          <w:tcPr/>
          <w:p>
            <w:pPr>
              <w:pStyle w:val="Compact"/>
              <w:jc w:val="left"/>
            </w:pPr>
            <w:r>
              <w:rPr>
                <w:sz w:val="20"/>
                <w:szCs w:val="20"/>
              </w:rPr>
              <w:t xml:space="preserve">The distinction between plaintext verifiability and accountability-preserving verifiability is one I had not previously considered explicitly.</w:t>
            </w:r>
          </w:p>
        </w:tc>
      </w:tr>
    </w:tbl>
    <w:bookmarkEnd w:id="154"/>
    <w:bookmarkStart w:id="155" w:name="dimension-2-regulatory-alignment"/>
    <w:p>
      <w:pPr>
        <w:pStyle w:val="Heading3"/>
      </w:pPr>
      <w:r>
        <w:t xml:space="preserve">Dimension 2: Regulatory alignment</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R1</w:t>
            </w:r>
          </w:p>
        </w:tc>
        <w:tc>
          <w:tcPr/>
          <w:p>
            <w:pPr>
              <w:pStyle w:val="Compact"/>
              <w:jc w:val="left"/>
            </w:pPr>
            <w:commentRangeStart w:id="15"/>
            <w:r>
              <w:rPr>
                <w:iCs/>
                <w:i/>
                <w:sz w:val="20"/>
                <w:szCs w:val="20"/>
              </w:rPr>
              <w:t xml:space="preserve">The residual audit log provides sufficient verification without violating GDPR Article 17 or EDPB guidelines.</w:t>
            </w:r>
            <w:commentRangeEnd w:id="15"/>
            <w:r>
              <w:rPr>
                <w:rStyle w:val="CommentReference"/>
              </w:rPr>
              <w:commentReference w:id="15"/>
            </w:r>
          </w:p>
        </w:tc>
      </w:tr>
      <w:tr>
        <w:trPr>
          <w:cantSplit/>
        </w:trPr>
        <w:tc>
          <w:tcPr/>
          <w:p>
            <w:pPr>
              <w:pStyle w:val="Compact"/>
              <w:jc w:val="left"/>
            </w:pPr>
            <w:r>
              <w:rPr>
                <w:sz w:val="20"/>
                <w:szCs w:val="20"/>
              </w:rPr>
              <w:t xml:space="preserve">R2</w:t>
            </w:r>
          </w:p>
        </w:tc>
        <w:tc>
          <w:tcPr/>
          <w:p>
            <w:pPr>
              <w:pStyle w:val="Compact"/>
              <w:jc w:val="left"/>
            </w:pPr>
            <w:r>
              <w:rPr>
                <w:sz w:val="20"/>
                <w:szCs w:val="20"/>
              </w:rPr>
              <w:t xml:space="preserve">The surviving residue — metadata, commitment, invalidation entry — would be defensible to a supervisory authority.</w:t>
            </w:r>
          </w:p>
        </w:tc>
      </w:tr>
      <w:tr>
        <w:trPr>
          <w:cantSplit/>
        </w:trPr>
        <w:tc>
          <w:tcPr/>
          <w:p>
            <w:pPr>
              <w:pStyle w:val="Compact"/>
              <w:jc w:val="left"/>
            </w:pPr>
            <w:r>
              <w:rPr>
                <w:sz w:val="20"/>
                <w:szCs w:val="20"/>
              </w:rPr>
              <w:t xml:space="preserve">R3</w:t>
            </w:r>
          </w:p>
        </w:tc>
        <w:tc>
          <w:tcPr/>
          <w:p>
            <w:pPr>
              <w:pStyle w:val="Compact"/>
              <w:jc w:val="left"/>
            </w:pPr>
            <w:r>
              <w:rPr>
                <w:sz w:val="20"/>
                <w:szCs w:val="20"/>
              </w:rPr>
              <w:t xml:space="preserve">Article 68(12) should be read as reaching the access logs generated within a Secure Processing Environment.</w:t>
            </w:r>
          </w:p>
        </w:tc>
      </w:tr>
      <w:tr>
        <w:trPr>
          <w:cantSplit/>
        </w:trPr>
        <w:tc>
          <w:tcPr/>
          <w:p>
            <w:pPr>
              <w:pStyle w:val="Compact"/>
              <w:jc w:val="left"/>
            </w:pPr>
            <w:r>
              <w:rPr>
                <w:sz w:val="20"/>
                <w:szCs w:val="20"/>
              </w:rPr>
              <w:t xml:space="preserve">R4</w:t>
            </w:r>
          </w:p>
        </w:tc>
        <w:tc>
          <w:tcPr/>
          <w:p>
            <w:pPr>
              <w:pStyle w:val="Compact"/>
              <w:jc w:val="left"/>
            </w:pPr>
            <w:r>
              <w:rPr>
                <w:sz w:val="20"/>
                <w:szCs w:val="20"/>
              </w:rPr>
              <w:t xml:space="preserve">The mechanism’s characterisation of its residue as pseudonymised rather than anonymous is the correct characterisation.</w:t>
            </w:r>
          </w:p>
        </w:tc>
      </w:tr>
    </w:tbl>
    <w:bookmarkEnd w:id="155"/>
    <w:bookmarkStart w:id="156" w:name="dimension-3-operational-viability"/>
    <w:p>
      <w:pPr>
        <w:pStyle w:val="Heading3"/>
      </w:pPr>
      <w:r>
        <w:t xml:space="preserve">Dimension 3: Operational viability</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O1</w:t>
            </w:r>
          </w:p>
        </w:tc>
        <w:tc>
          <w:tcPr/>
          <w:p>
            <w:pPr>
              <w:pStyle w:val="Compact"/>
              <w:jc w:val="left"/>
            </w:pPr>
            <w:r>
              <w:rPr>
                <w:iCs/>
                <w:i/>
                <w:sz w:val="20"/>
                <w:szCs w:val="20"/>
              </w:rPr>
              <w:t xml:space="preserve">The proposed key registry structure is practical to implement within current Norwegian health data infrastructure (SPUHiN / NORTRE).</w:t>
            </w:r>
          </w:p>
        </w:tc>
      </w:tr>
      <w:tr>
        <w:trPr>
          <w:cantSplit/>
        </w:trPr>
        <w:tc>
          <w:tcPr/>
          <w:p>
            <w:pPr>
              <w:pStyle w:val="Compact"/>
              <w:jc w:val="left"/>
            </w:pPr>
            <w:r>
              <w:rPr>
                <w:sz w:val="20"/>
                <w:szCs w:val="20"/>
              </w:rPr>
              <w:t xml:space="preserve">O2</w:t>
            </w:r>
          </w:p>
        </w:tc>
        <w:tc>
          <w:tcPr/>
          <w:p>
            <w:pPr>
              <w:pStyle w:val="Compact"/>
              <w:jc w:val="left"/>
            </w:pPr>
            <w:r>
              <w:rPr>
                <w:sz w:val="20"/>
                <w:szCs w:val="20"/>
              </w:rPr>
              <w:t xml:space="preserve">Per-record key granularity is operationally sustainable at the record volumes my institution handles.</w:t>
            </w:r>
          </w:p>
        </w:tc>
      </w:tr>
      <w:tr>
        <w:trPr>
          <w:cantSplit/>
        </w:trPr>
        <w:tc>
          <w:tcPr/>
          <w:p>
            <w:pPr>
              <w:pStyle w:val="Compact"/>
              <w:jc w:val="left"/>
            </w:pPr>
            <w:r>
              <w:rPr>
                <w:sz w:val="20"/>
                <w:szCs w:val="20"/>
              </w:rPr>
              <w:t xml:space="preserve">O3</w:t>
            </w:r>
          </w:p>
        </w:tc>
        <w:tc>
          <w:tcPr/>
          <w:p>
            <w:pPr>
              <w:pStyle w:val="Compact"/>
              <w:jc w:val="left"/>
            </w:pPr>
            <w:r>
              <w:rPr>
                <w:sz w:val="20"/>
                <w:szCs w:val="20"/>
              </w:rPr>
              <w:t xml:space="preserve">The mechanism requires nothing of the processing environment beyond what the </w:t>
            </w:r>
            <w:del w:id="90119" w:author="Claude" w:date="2026-10-05T19:00:00Z">
              <w:r>
                <w:rPr>
                  <w:sz w:val="20"/>
                  <w:szCs w:val="20"/>
                </w:rPr>
                <w:delText xml:space="preserve">finalised national criteria</w:delText>
              </w:r>
            </w:del>
            <w:ins w:id="90120" w:author="Claude" w:date="2026-10-05T19:00:00Z">
              <w:r>
                <w:rPr>
                  <w:sz w:val="20"/>
                  <w:szCs w:val="20"/>
                </w:rPr>
                <w:t xml:space="preserve">national criteria (in the version put to hearing)</w:t>
              </w:r>
            </w:ins>
            <w:r>
              <w:rPr>
                <w:sz w:val="20"/>
                <w:szCs w:val="20"/>
              </w:rPr>
              <w:t xml:space="preserve"> already demand.</w:t>
            </w:r>
          </w:p>
        </w:tc>
      </w:tr>
      <w:tr>
        <w:trPr>
          <w:cantSplit/>
        </w:trPr>
        <w:tc>
          <w:tcPr/>
          <w:p>
            <w:pPr>
              <w:pStyle w:val="Compact"/>
              <w:jc w:val="left"/>
            </w:pPr>
            <w:r>
              <w:rPr>
                <w:sz w:val="20"/>
                <w:szCs w:val="20"/>
              </w:rPr>
              <w:t xml:space="preserve">O4</w:t>
            </w:r>
          </w:p>
        </w:tc>
        <w:tc>
          <w:tcPr/>
          <w:p>
            <w:pPr>
              <w:pStyle w:val="Compact"/>
              <w:jc w:val="left"/>
            </w:pPr>
            <w:r>
              <w:rPr>
                <w:sz w:val="20"/>
                <w:szCs w:val="20"/>
              </w:rPr>
              <w:t xml:space="preserve">Placing the mechanism at the audit-logging boundary, rather than inside the processing environment, is the right architectural choice.</w:t>
            </w:r>
          </w:p>
        </w:tc>
      </w:tr>
    </w:tbl>
    <w:bookmarkEnd w:id="156"/>
    <w:bookmarkStart w:id="157" w:name="dimension-4-audit-integrity"/>
    <w:p>
      <w:pPr>
        <w:pStyle w:val="Heading3"/>
      </w:pPr>
      <w:r>
        <w:t xml:space="preserve">Dimension 4: Audit integrity</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A1</w:t>
            </w:r>
          </w:p>
        </w:tc>
        <w:tc>
          <w:tcPr/>
          <w:p>
            <w:pPr>
              <w:pStyle w:val="Compact"/>
              <w:jc w:val="left"/>
            </w:pPr>
            <w:r>
              <w:rPr>
                <w:sz w:val="20"/>
                <w:szCs w:val="20"/>
              </w:rPr>
              <w:t xml:space="preserve">The mechanism lets an auditor verify that a record’s invalidation was logged at the required month and has not been altered since.</w:t>
            </w:r>
          </w:p>
        </w:tc>
      </w:tr>
      <w:tr>
        <w:trPr>
          <w:cantSplit/>
        </w:trPr>
        <w:tc>
          <w:tcPr/>
          <w:p>
            <w:pPr>
              <w:pStyle w:val="Compact"/>
              <w:jc w:val="left"/>
            </w:pPr>
            <w:r>
              <w:rPr>
                <w:sz w:val="20"/>
                <w:szCs w:val="20"/>
              </w:rPr>
              <w:t xml:space="preserve">A2</w:t>
            </w:r>
          </w:p>
        </w:tc>
        <w:tc>
          <w:tcPr/>
          <w:p>
            <w:pPr>
              <w:pStyle w:val="Compact"/>
              <w:jc w:val="left"/>
            </w:pPr>
            <w:r>
              <w:rPr>
                <w:sz w:val="20"/>
                <w:szCs w:val="20"/>
              </w:rPr>
              <w:t xml:space="preserve">An attested invalidation entry, without hardware-backed proof of key destruction, is sufficient for audit purposes in my context.</w:t>
            </w:r>
          </w:p>
        </w:tc>
      </w:tr>
      <w:tr>
        <w:trPr>
          <w:cantSplit/>
        </w:trPr>
        <w:tc>
          <w:tcPr/>
          <w:p>
            <w:pPr>
              <w:pStyle w:val="Compact"/>
              <w:jc w:val="left"/>
            </w:pPr>
            <w:r>
              <w:rPr>
                <w:sz w:val="20"/>
                <w:szCs w:val="20"/>
              </w:rPr>
              <w:t xml:space="preserve">A3</w:t>
            </w:r>
          </w:p>
        </w:tc>
        <w:tc>
          <w:tcPr/>
          <w:p>
            <w:pPr>
              <w:pStyle w:val="Compact"/>
              <w:jc w:val="left"/>
            </w:pPr>
            <w:r>
              <w:rPr>
                <w:sz w:val="20"/>
                <w:szCs w:val="20"/>
              </w:rPr>
              <w:t xml:space="preserve">The mechanism provides stronger audit assurance than deleting the record and logging that a deletion occurred.</w:t>
            </w:r>
          </w:p>
        </w:tc>
      </w:tr>
      <w:tr>
        <w:trPr>
          <w:cantSplit/>
        </w:trPr>
        <w:tc>
          <w:tcPr/>
          <w:p>
            <w:pPr>
              <w:pStyle w:val="Compact"/>
              <w:jc w:val="left"/>
            </w:pPr>
            <w:r>
              <w:rPr>
                <w:sz w:val="20"/>
                <w:szCs w:val="20"/>
              </w:rPr>
              <w:t xml:space="preserve">A4</w:t>
            </w:r>
          </w:p>
        </w:tc>
        <w:tc>
          <w:tcPr/>
          <w:p>
            <w:pPr>
              <w:pStyle w:val="Compact"/>
              <w:jc w:val="left"/>
            </w:pPr>
            <w:r>
              <w:rPr>
                <w:sz w:val="20"/>
                <w:szCs w:val="20"/>
              </w:rPr>
              <w:t xml:space="preserve">An external auditor could establish, from the surviving record alone, what was invalidated and on what legal ground.</w:t>
            </w:r>
          </w:p>
        </w:tc>
      </w:tr>
    </w:tbl>
    <w:bookmarkEnd w:id="157"/>
    <w:bookmarkStart w:id="158" w:name="open-items"/>
    <w:p>
      <w:pPr>
        <w:pStyle w:val="Heading3"/>
      </w:pPr>
      <w:r>
        <w:t xml:space="preserve">Open items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Prompt</w:t>
            </w:r>
          </w:p>
        </w:tc>
      </w:tr>
      <w:tr>
        <w:trPr>
          <w:cantSplit/>
        </w:trPr>
        <w:tc>
          <w:tcPr/>
          <w:p>
            <w:pPr>
              <w:pStyle w:val="Compact"/>
              <w:jc w:val="left"/>
            </w:pPr>
            <w:r>
              <w:rPr>
                <w:sz w:val="20"/>
                <w:szCs w:val="20"/>
              </w:rPr>
              <w:t xml:space="preserve">X1</w:t>
            </w:r>
          </w:p>
        </w:tc>
        <w:tc>
          <w:tcPr/>
          <w:p>
            <w:pPr>
              <w:pStyle w:val="Compact"/>
              <w:jc w:val="left"/>
            </w:pPr>
            <w:r>
              <w:rPr>
                <w:sz w:val="20"/>
                <w:szCs w:val="20"/>
              </w:rPr>
              <w:t xml:space="preserve">The single change you would most want made to the design.</w:t>
            </w:r>
          </w:p>
        </w:tc>
      </w:tr>
      <w:tr>
        <w:trPr>
          <w:cantSplit/>
        </w:trPr>
        <w:tc>
          <w:tcPr/>
          <w:p>
            <w:pPr>
              <w:pStyle w:val="Compact"/>
              <w:jc w:val="left"/>
            </w:pPr>
            <w:r>
              <w:rPr>
                <w:sz w:val="20"/>
                <w:szCs w:val="20"/>
              </w:rPr>
              <w:t xml:space="preserve">X2</w:t>
            </w:r>
          </w:p>
        </w:tc>
        <w:tc>
          <w:tcPr/>
          <w:p>
            <w:pPr>
              <w:pStyle w:val="Compact"/>
              <w:jc w:val="left"/>
            </w:pPr>
            <w:r>
              <w:rPr>
                <w:sz w:val="20"/>
                <w:szCs w:val="20"/>
              </w:rPr>
              <w:t xml:space="preserve">The assumption in the design you consider least safe.</w:t>
            </w:r>
          </w:p>
        </w:tc>
      </w:tr>
      <w:tr>
        <w:trPr>
          <w:cantSplit/>
        </w:trPr>
        <w:tc>
          <w:tcPr/>
          <w:p>
            <w:pPr>
              <w:pStyle w:val="Compact"/>
              <w:jc w:val="left"/>
            </w:pPr>
            <w:r>
              <w:rPr>
                <w:sz w:val="20"/>
                <w:szCs w:val="20"/>
              </w:rPr>
              <w:t xml:space="preserve">X3</w:t>
            </w:r>
          </w:p>
        </w:tc>
        <w:tc>
          <w:tcPr/>
          <w:p>
            <w:pPr>
              <w:pStyle w:val="Compact"/>
              <w:jc w:val="left"/>
            </w:pPr>
            <w:r>
              <w:rPr>
                <w:sz w:val="20"/>
                <w:szCs w:val="20"/>
              </w:rPr>
              <w:t xml:space="preserve">Anything the questions above did not ask about.</w:t>
            </w:r>
          </w:p>
        </w:tc>
      </w:tr>
    </w:tbl>
    <w:p>
      <w:pPr>
        <w:pStyle w:val="BodyText"/>
        <w:spacing w:before="240" w:after="160" w:line="360" w:lineRule="auto"/>
      </w:pPr>
      <w:r>
        <w:t xml:space="preserve">A note on items A1 and A2. A1 asks about what the mechanism lets an auditor verify: that the invalidation was logged and is unaltered, which the audit log’s inclusion proofs establish. A2 asks whether that is enough without proof that the key was destroyed, which the mechanism does not provide: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states that the invalidation entry is an attestation rather than a proof. Analysis reads the two together.</w:t>
      </w:r>
    </w:p>
    <w:bookmarkEnd w:id="158"/>
    <w:bookmarkEnd w:id="159"/>
    <w:bookmarkStart w:id="160" w:name="c.7-analysis"/>
    <w:p>
      <w:pPr>
        <w:pStyle w:val="Heading2"/>
      </w:pPr>
      <w:r>
        <w:t xml:space="preserve">C.7 Analysis</w:t>
      </w:r>
    </w:p>
    <w:p>
      <w:pPr>
        <w:pStyle w:val="FirstParagraph"/>
      </w:pPr>
      <w:r>
        <w:t xml:space="preserve">Closed responses would be reported as medians with full distributions rather than means, given ordinal data and a panel of eight; no inferential statistics would be computed, and none would be meaningful at this size. </w:t>
      </w:r>
      <w:r>
        <w:rPr>
          <w:iCs/>
          <w:i/>
        </w:rPr>
        <w:t xml:space="preserve">Not able to judge</w:t>
      </w:r>
      <w:r>
        <w:t xml:space="preserve"> responses would be reported by item, since a concentration of them is itself a finding about which audiences can assess which dimensions.</w:t>
      </w:r>
    </w:p>
    <w:p>
      <w:pPr>
        <w:pStyle w:val="BodyText"/>
      </w:pPr>
      <w:r>
        <w:t xml:space="preserve">Open responses and interview transcripts would be analysed thematically following a coding frame derived from the three areas supervisory feedback identified (legal defensibility, key custody and trust assumptions, operational feasibility) with an open category for themes not anticipated. Coding by a single researcher would be stated as a limitation, as it is for the literature review in </w:t>
      </w:r>
      <w:hyperlink w:anchor="ch_2" w:history="1">
        <w:r>
          <w:rPr>
            <w:rStyle w:val="Hyperlink"/>
          </w:rPr>
          <w:t xml:space="preserve">Chapter 2</w:t>
        </w:r>
      </w:hyperlink>
      <w:r>
        <w:t xml:space="preserve">, </w:t>
      </w:r>
      <w:hyperlink w:anchor="sec_2_1" w:history="1">
        <w:r>
          <w:rPr>
            <w:rStyle w:val="Hyperlink"/>
          </w:rPr>
          <w:t xml:space="preserve">Section 2.1</w:t>
        </w:r>
      </w:hyperlink>
      <w:r>
        <w:t xml:space="preserve">.7.</w:t>
      </w:r>
    </w:p>
    <w:p>
      <w:pPr>
        <w:pStyle w:val="BodyText"/>
      </w:pPr>
      <w:r>
        <w:t xml:space="preserve">Integration into the thesis would follow the design science cycle rather than being appended to it:</w:t>
      </w:r>
    </w:p>
    <w:p>
      <w:pPr>
        <w:pStyle w:val="BodyText"/>
      </w:pPr>
      <w:r>
        <w:rPr>
          <w:iCs/>
          <w:i/>
        </w:rPr>
        <w:t xml:space="preserve">Misalignments</w:t>
      </w:r>
      <w:r>
        <w:t xml:space="preserve"> between the design and operational reality would be documented as findings, not smoothed over. If Secure Processing Environment operators identify key custody as a single point of failure absent hardware security modules, that becomes a stated limitation of the mechanism and a design requirement for the next iteration.</w:t>
      </w:r>
    </w:p>
    <w:p>
      <w:pPr>
        <w:pStyle w:val="BodyText"/>
      </w:pPr>
      <w:r>
        <w:rPr>
          <w:iCs/>
          <w:i/>
        </w:rPr>
        <w:t xml:space="preserve">Assumption revision.</w:t>
      </w:r>
      <w:r>
        <w:t xml:space="preserve"> Legal responses to items R2, R3 and R4, and to interview questions 4 through 7, would revise the trust model and the residue analysis of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in particular whether attestation of key destruction is treated as adequate.</w:t>
      </w:r>
    </w:p>
    <w:p>
      <w:pPr>
        <w:pStyle w:val="BodyText"/>
      </w:pPr>
      <w:r>
        <w:rPr>
          <w:iCs/>
          <w:i/>
        </w:rPr>
        <w:t xml:space="preserve">Future iterations.</w:t>
      </w:r>
      <w:r>
        <w:t xml:space="preserve"> Responses to A2 would inform whether the next design iteration should move from software-attested key destruction to hardware-backed attestation through a hardware security module or secure enclave, which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already identifies as the direction in which the assurance boundary would move.</w:t>
      </w:r>
    </w:p>
    <w:p>
      <w:pPr>
        <w:pStyle w:val="BodyText"/>
      </w:pPr>
      <w:r>
        <w:t xml:space="preserve">Disconfirming responses would be reported with the same prominence as confirming ones. An evaluation that can only strengthen the artefact is not an evaluation.</w:t>
      </w:r>
    </w:p>
    <w:bookmarkEnd w:id="160"/>
    <w:bookmarkStart w:id="161" w:name="c.8-data-protection-if-executed"/>
    <w:p>
      <w:pPr>
        <w:pStyle w:val="Heading2"/>
      </w:pPr>
      <w:r>
        <w:t xml:space="preserve">C.8 Data protection, if executed</w:t>
      </w:r>
    </w:p>
    <w:p>
      <w:pPr>
        <w:pStyle w:val="FirstParagraph"/>
      </w:pPr>
      <w:r>
        <w:t xml:space="preserve">Execution would process personal data about identifiable professionals and would therefore require notification to Sikt (Norwegian Agency for Shared Services in Education and Research) before any participant is approached. Typical processing time is four to six weeks.</w:t>
      </w:r>
    </w:p>
    <w:p>
      <w:pPr>
        <w:pStyle w:val="BodyText"/>
      </w:pPr>
      <w:r>
        <w:t xml:space="preserve">The arrangements would be: written information and consent obtained before each session; audio recording only with consent, transcribed and the recording deleted on transcription; participants identified in reporting by perspective and number only (P1 through P8), with institutions named only where a participant expressly agrees; no special-category data collected; storage on institutional infrastructure for the duration of the project and deletion on completion; and withdrawal permitted at any point up to the completion of analysis.</w:t>
      </w:r>
    </w:p>
    <w:p>
      <w:pPr>
        <w:pStyle w:val="BodyText"/>
      </w:pPr>
      <w:r>
        <w:t xml:space="preserve">Executing this instrument would change the thesis’s ethics position materially.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w:t>
      </w:r>
      <w:hyperlink w:anchor="ch_3" w:history="1">
        <w:r>
          <w:rPr>
            <w:rStyle w:val="Hyperlink"/>
          </w:rPr>
          <w:t xml:space="preserve">Chapter 3</w:t>
        </w:r>
      </w:hyperlink>
      <w:r>
        <w:t xml:space="preserve">, </w:t>
      </w:r>
      <w:hyperlink w:anchor="sec_3_9" w:history="1">
        <w:r>
          <w:rPr>
            <w:rStyle w:val="Hyperlink"/>
          </w:rPr>
          <w:t xml:space="preserve">Section 3.9</w:t>
        </w:r>
      </w:hyperlink>
      <w:r>
        <w:t xml:space="preserve">, and the Declaration of Originality each state that this research involves no human participants and required no ethical approval. Those statements are accurate for the thesis as submitted and would require revision if the instrument were executed. This appendix does not revise them.</w:t>
      </w:r>
    </w:p>
    <w:bookmarkEnd w:id="161"/>
    <w:bookmarkStart w:id="162" w:name="references-appendix-c"/>
    <w:p>
      <w:pPr>
        <w:pStyle w:val="Heading2"/>
      </w:pPr>
      <w:r>
        <w:t xml:space="preserve">References (Appendix C)</w:t>
      </w:r>
    </w:p>
    <w:p>
      <w:pPr>
        <w:pStyle w:val="FirstParagraph"/>
      </w:pPr>
      <w:r>
        <w:t xml:space="preserve">Hevner, A. R., March, S. T., Park, J., &amp; Ram, S. (2004). Design science in information systems research. </w:t>
      </w:r>
      <w:r>
        <w:rPr>
          <w:iCs/>
          <w:i/>
        </w:rPr>
        <w:t xml:space="preserve">MIS Quarterly</w:t>
      </w:r>
      <w:r>
        <w:t xml:space="preserve">, </w:t>
      </w:r>
      <w:r>
        <w:rPr>
          <w:iCs/>
          <w:i/>
        </w:rPr>
        <w:t xml:space="preserve">28</w:t>
      </w:r>
      <w:r>
        <w:t xml:space="preserve">(1), 75–105.</w:t>
      </w:r>
    </w:p>
    <w:p>
      <w:pPr>
        <w:pStyle w:val="BodyText"/>
      </w:pPr>
      <w:r>
        <w:t xml:space="preserve">Peffers, K., Tuunanen, T., Rothenberger, M. A., &amp; Chatterjee, S. (2007). A design science research methodology for information systems research. </w:t>
      </w:r>
      <w:r>
        <w:rPr>
          <w:iCs/>
          <w:i/>
        </w:rPr>
        <w:t xml:space="preserve">Journal of Management Information Systems</w:t>
      </w:r>
      <w:r>
        <w:t xml:space="preserve">, </w:t>
      </w:r>
      <w:r>
        <w:rPr>
          <w:iCs/>
          <w:i/>
        </w:rPr>
        <w:t xml:space="preserve">24</w:t>
      </w:r>
      <w:r>
        <w:t xml:space="preserve">(3), 45–77.</w:t>
      </w:r>
    </w:p>
    <w:bookmarkEnd w:id="162"/>
    <w:bookmarkEnd w:id="163"/>
    <w:sectPr>
      <w:footerReference w:type="default" r:id="rIdFtr1"/>
      <w:pgSz w:w="11906" w:h="16838"/>
      <w:pgMar w:top="1418" w:right="1418" w:bottom="1418" w:left="1418" w:header="709" w:footer="709" w:gutter="0"/>
      <w:titlePg/>
    </w:sectPr>
  </w:body>
</w:document>
</file>

<file path=word/comments.xml><?xml version="1.0" encoding="utf-8"?>
<w:comments xmlns:w="http://schemas.openxmlformats.org/wordprocessingml/2006/main" xmlns:w14="http://schemas.microsoft.com/office/word/2010/wordml" xmlns:r="http://schemas.openxmlformats.org/officeDocument/2006/relationships" xmlns:mc="http://schemas.openxmlformats.org/markup-compatibility/2006" mc:Ignorable="w14">
  <w:comment w:id="0" w:author="Claude" w:date="2026-10-05T18:08:10Z" w:initials="C">
    <w:p w14:paraId="0DB9CDB4" w14:textId="77777777">
      <w:r>
        <w:rPr>
          <w:rStyle w:val="CommentReference"/>
        </w:rPr>
        <w:annotationRef/>
      </w:r>
      <w:r>
        <w:rPr>
          <w:color w:val="000000"/>
          <w:sz w:val="20"/>
          <w:szCs w:val="20"/>
        </w:rPr>
        <w:t xml:space="preserve">Tracked changes apply the supervisor's pre-submission review of 5 Oct 2026. Accept or reject each one. Comments mark items that need your input, a code change or a re-run.</w:t>
      </w:r>
    </w:p>
  </w:comment>
  <w:comment w:id="1" w:author="Claude" w:date="2026-10-05T18:08:10Z" w:initials="C">
    <w:p w14:paraId="7B1001C5" w14:textId="77777777">
      <w:r>
        <w:rPr>
          <w:rStyle w:val="CommentReference"/>
        </w:rPr>
        <w:annotationRef/>
      </w:r>
      <w:r>
        <w:rPr>
          <w:color w:val="000000"/>
          <w:sz w:val="20"/>
          <w:szCs w:val="20"/>
        </w:rPr>
        <w:t xml:space="preserve">Length: the abstract is 387 words and the main text about 47,300 (Ch. 2: 12,200; Ch. 4: 13,200). Check both against the programme limits. If over, cut the repeated restatements of the authority problem (§1.2, §2.3, §4.6, §6.2, §7.4) and replace the Appendix A source listings with a pointer to a tagged release.</w:t>
      </w:r>
    </w:p>
  </w:comment>
  <w:comment w:id="2" w:author="Claude" w:date="2026-10-05T18:08:10Z" w:initials="C">
    <w:p w14:paraId="14323D80" w14:textId="77777777">
      <w:r>
        <w:rPr>
          <w:rStyle w:val="CommentReference"/>
        </w:rPr>
        <w:annotationRef/>
      </w:r>
      <w:r>
        <w:rPr>
          <w:color w:val="000000"/>
          <w:sz w:val="20"/>
          <w:szCs w:val="20"/>
        </w:rPr>
        <w:t xml:space="preserve">Keep this disclosure, but confirm its wording with the programme coordinator. Also confirm the AI-use declaration matches HiMolde's current guidance, since it covers code and prose drafting.</w:t>
      </w:r>
    </w:p>
  </w:comment>
  <w:comment w:id="3" w:author="Claude" w:date="2026-10-05T18:08:10Z" w:initials="C">
    <w:p w14:paraId="75968E74" w14:textId="77777777">
      <w:r>
        <w:rPr>
          <w:rStyle w:val="CommentReference"/>
        </w:rPr>
        <w:annotationRef/>
      </w:r>
      <w:r>
        <w:rPr>
          <w:color w:val="000000"/>
          <w:sz w:val="20"/>
          <w:szCs w:val="20"/>
        </w:rPr>
        <w:t xml:space="preserve">Check the revised sentence against helsedata.no: which registries Helsedataservice decides for itself, and whether the two-stage cost structure still matches.</w:t>
      </w:r>
    </w:p>
  </w:comment>
  <w:comment w:id="4" w:author="Claude" w:date="2026-10-05T18:08:10Z" w:initials="C">
    <w:p w14:paraId="13041C25" w14:textId="77777777">
      <w:r>
        <w:rPr>
          <w:rStyle w:val="CommentReference"/>
        </w:rPr>
        <w:annotationRef/>
      </w:r>
      <w:r>
        <w:rPr>
          <w:color w:val="000000"/>
          <w:sz w:val="20"/>
          <w:szCs w:val="20"/>
        </w:rPr>
        <w:t xml:space="preserve">Rak (2024) is added from your change trail, where you verified it. I have not read the full article: confirm it supports this sentence and add a pinpoint page.</w:t>
      </w:r>
    </w:p>
  </w:comment>
  <w:comment w:id="5" w:author="Claude" w:date="2026-10-05T18:08:11Z" w:initials="C">
    <w:p w14:paraId="4265A559" w14:textId="77777777">
      <w:r>
        <w:rPr>
          <w:rStyle w:val="CommentReference"/>
        </w:rPr>
        <w:annotationRef/>
      </w:r>
      <w:r>
        <w:rPr>
          <w:color w:val="000000"/>
          <w:sz w:val="20"/>
          <w:szCs w:val="20"/>
        </w:rPr>
        <w:t xml:space="preserve">Add P(a), the payload retention period, to the notation table, and extend tI to min(tr + δ, tπ + 6, t + P) here and wherever §4.7 states it (see the new 'Proactive invalidation' paragraph in §4.8).</w:t>
      </w:r>
    </w:p>
  </w:comment>
  <w:comment w:id="6" w:author="Claude" w:date="2026-10-05T18:08:11Z" w:initials="C">
    <w:p w14:paraId="608C3F67" w14:textId="77777777">
      <w:r>
        <w:rPr>
          <w:rStyle w:val="CommentReference"/>
        </w:rPr>
        <w:annotationRef/>
      </w:r>
      <w:r>
        <w:rPr>
          <w:color w:val="000000"/>
          <w:sz w:val="20"/>
          <w:szCs w:val="20"/>
        </w:rPr>
        <w:t xml:space="preserve">A new paragraph, 'Proactive invalidation', follows this one (review point M3). The artefact runs with P = ∞. If you implement P, report it as an optional run so the Chapter 5 figures stay unchanged.</w:t>
      </w:r>
    </w:p>
  </w:comment>
  <w:comment w:id="7" w:author="Claude" w:date="2026-10-05T18:08:11Z" w:initials="C">
    <w:p w14:paraId="0AE7E82A" w14:textId="77777777">
      <w:r>
        <w:rPr>
          <w:rStyle w:val="CommentReference"/>
        </w:rPr>
        <w:annotationRef/>
      </w:r>
      <w:r>
        <w:rPr>
          <w:color w:val="000000"/>
          <w:sz w:val="20"/>
          <w:szCs w:val="20"/>
        </w:rPr>
        <w:t xml:space="preserve">Review point M2. I tested the published code: changing record 0's pseudonym leaves V_II = True. Implement the subject-field commitment in _creation_entry(), add a third tamper test (subject link altered), re-record the expected outputs, then update §5.7, Table 4.1, Figure 4.1 and the 'not implemented' lists in §4.12, §6.1 and §7.1.</w:t>
      </w:r>
    </w:p>
  </w:comment>
  <w:comment w:id="8" w:author="Claude" w:date="2026-10-05T18:08:11Z" w:initials="C">
    <w:p w14:paraId="2AB2B712" w14:textId="77777777">
      <w:r>
        <w:rPr>
          <w:rStyle w:val="CommentReference"/>
        </w:rPr>
        <w:annotationRef/>
      </w:r>
      <w:r>
        <w:rPr>
          <w:color w:val="000000"/>
          <w:sz w:val="20"/>
          <w:szCs w:val="20"/>
        </w:rPr>
        <w:t xml:space="preserve">The figure still shows 'app.py, six tabs'; the viewer has eight pages (Table 5.1, A.1). Regenerate it, and replace the tool's default legend (z3_check and crypto_envelope as 'Security', generators as 'External') with thesis categories. Figure 4.1 should also show where m_acc is stored and the subject-field commitment in the log leaf (M2).</w:t>
      </w:r>
    </w:p>
  </w:comment>
  <w:comment w:id="9" w:author="Claude" w:date="2026-10-05T18:08:11Z" w:initials="C">
    <w:p w14:paraId="58F65C0B" w14:textId="77777777">
      <w:r>
        <w:rPr>
          <w:rStyle w:val="CommentReference"/>
        </w:rPr>
        <w:annotationRef/>
      </w:r>
      <w:r>
        <w:rPr>
          <w:color w:val="000000"/>
          <w:sz w:val="20"/>
          <w:szCs w:val="20"/>
        </w:rPr>
        <w:t xml:space="preserve">Re-run the full-cohort comparison with the final code so every table comes from one code version. Then simplify this note and the matching notes in §5.8, A.6 and A.17.</w:t>
      </w:r>
    </w:p>
  </w:comment>
  <w:comment w:id="10" w:author="Claude" w:date="2026-10-05T18:08:11Z" w:initials="C">
    <w:p w14:paraId="2CB2EBF8" w14:textId="77777777">
      <w:r>
        <w:rPr>
          <w:rStyle w:val="CommentReference"/>
        </w:rPr>
        <w:annotationRef/>
      </w:r>
      <w:r>
        <w:rPr>
          <w:color w:val="000000"/>
          <w:sz w:val="20"/>
          <w:szCs w:val="20"/>
        </w:rPr>
        <w:t xml:space="preserve">This tag moves, so the cohort cannot be regenerated later. Pin a release tag, record the jar's SHA-256, and check that the 98-bundle result still holds. Also tag the repository release that matches the submitted thesis and cite the tag in A.1.</w:t>
      </w:r>
    </w:p>
  </w:comment>
  <w:comment w:id="11" w:author="Claude" w:date="2026-10-05T18:08:11Z" w:initials="C">
    <w:p w14:paraId="7A378943" w14:textId="77777777">
      <w:r>
        <w:rPr>
          <w:rStyle w:val="CommentReference"/>
        </w:rPr>
        <w:annotationRef/>
      </w:r>
      <w:r>
        <w:rPr>
          <w:color w:val="000000"/>
          <w:sz w:val="20"/>
          <w:szCs w:val="20"/>
        </w:rPr>
        <w:t xml:space="preserve">The repository's change trail records a Datatilsynet enquiry drafted in September. If it has been sent, give the date and 'response pending' here; if not, say why.</w:t>
      </w:r>
    </w:p>
  </w:comment>
  <w:comment w:id="12" w:author="Claude" w:date="2026-10-05T18:08:12Z" w:initials="C">
    <w:p w14:paraId="0DD68DDB" w14:textId="77777777">
      <w:r>
        <w:rPr>
          <w:rStyle w:val="CommentReference"/>
        </w:rPr>
        <w:annotationRef/>
      </w:r>
      <w:r>
        <w:rPr>
          <w:color w:val="000000"/>
          <w:sz w:val="20"/>
          <w:szCs w:val="20"/>
        </w:rPr>
        <w:t xml:space="preserve">Appendix B (#65) says the final version is v2.0 of 24 February 2026. Cite v2.0 and re-check the quoted passages and page numbers against it.</w:t>
      </w:r>
    </w:p>
  </w:comment>
  <w:comment w:id="13" w:author="Claude" w:date="2026-10-05T18:08:12Z" w:initials="C">
    <w:p w14:paraId="29745E75" w14:textId="77777777">
      <w:r>
        <w:rPr>
          <w:rStyle w:val="CommentReference"/>
        </w:rPr>
        <w:annotationRef/>
      </w:r>
      <w:r>
        <w:rPr>
          <w:color w:val="000000"/>
          <w:sz w:val="20"/>
          <w:szCs w:val="20"/>
        </w:rPr>
        <w:t xml:space="preserve">Queries 12, 13 and 17 are truncated at a backslash. Restore the full strings from the session record, or mark them '[string truncated in the record]'.</w:t>
      </w:r>
    </w:p>
  </w:comment>
  <w:comment w:id="14" w:author="Claude" w:date="2026-10-05T18:08:12Z" w:initials="C">
    <w:p w14:paraId="4AA2D17E" w14:textId="77777777">
      <w:r>
        <w:rPr>
          <w:rStyle w:val="CommentReference"/>
        </w:rPr>
        <w:annotationRef/>
      </w:r>
      <w:r>
        <w:rPr>
          <w:color w:val="000000"/>
          <w:sz w:val="20"/>
          <w:szCs w:val="20"/>
        </w:rPr>
        <w:t xml:space="preserve">Neither this item nor Ernst &amp; Young (#77) is in the bibliography now. Add a line saying they were later removed, and why.</w:t>
      </w:r>
    </w:p>
  </w:comment>
  <w:comment w:id="15" w:author="Claude" w:date="2026-10-05T18:08:12Z" w:initials="C">
    <w:p w14:paraId="2F739380" w14:textId="77777777">
      <w:r>
        <w:rPr>
          <w:rStyle w:val="CommentReference"/>
        </w:rPr>
        <w:annotationRef/>
      </w:r>
      <w:r>
        <w:rPr>
          <w:color w:val="000000"/>
          <w:sz w:val="20"/>
          <w:szCs w:val="20"/>
        </w:rPr>
        <w:t xml:space="preserve">R1 is double-barrelled (Art. 17 and EDPB guidelines). Split it into two items, or keep it verbatim as the supervisor's anchor statement and note the limitation in C.7.</w:t>
      </w:r>
    </w:p>
  </w:comment>
  <w:comment w:id="16" w:author="Claude" w:date="2026-10-05T18:08:12Z" w:initials="C">
    <w:p w14:paraId="466E5B35" w14:textId="77777777">
      <w:r>
        <w:rPr>
          <w:rStyle w:val="CommentReference"/>
        </w:rPr>
        <w:annotationRef/>
      </w:r>
      <w:r>
        <w:rPr>
          <w:color w:val="000000"/>
          <w:sz w:val="20"/>
          <w:szCs w:val="20"/>
        </w:rPr>
        <w:t xml:space="preserve">Two-sentence section: merge it into §6.12.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9CDB4" w15:done="0"/>
  <w15:commentEx w15:paraId="7B1001C5" w15:done="0"/>
  <w15:commentEx w15:paraId="14323D80" w15:done="0"/>
  <w15:commentEx w15:paraId="75968E74" w15:done="0"/>
  <w15:commentEx w15:paraId="13041C25" w15:done="0"/>
  <w15:commentEx w15:paraId="4265A559" w15:done="0"/>
  <w15:commentEx w15:paraId="608C3F67" w15:done="0"/>
  <w15:commentEx w15:paraId="0AE7E82A" w15:done="0"/>
  <w15:commentEx w15:paraId="2AB2B712" w15:done="0"/>
  <w15:commentEx w15:paraId="58F65C0B" w15:done="0"/>
  <w15:commentEx w15:paraId="2CB2EBF8" w15:done="0"/>
  <w15:commentEx w15:paraId="7A378943" w15:done="0"/>
  <w15:commentEx w15:paraId="0DD68DDB" w15:done="0"/>
  <w15:commentEx w15:paraId="29745E75" w15:done="0"/>
  <w15:commentEx w15:paraId="4AA2D17E" w15:done="0"/>
  <w15:commentEx w15:paraId="2F739380" w15:done="0"/>
  <w15:commentEx w15:paraId="466E5B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50CC44B" w16cex:dateUtc="2026-10-05T18:08:10Z"/>
  <w16cex:commentExtensible w16cex:durableId="11BE001B" w16cex:dateUtc="2026-10-05T18:08:10Z"/>
  <w16cex:commentExtensible w16cex:durableId="258C4ADA" w16cex:dateUtc="2026-10-05T18:08:10Z"/>
  <w16cex:commentExtensible w16cex:durableId="0DD31CDA" w16cex:dateUtc="2026-10-05T18:08:10Z"/>
  <w16cex:commentExtensible w16cex:durableId="41724EBE" w16cex:dateUtc="2026-10-05T18:08:10Z"/>
  <w16cex:commentExtensible w16cex:durableId="32028A96" w16cex:dateUtc="2026-10-05T18:08:11Z"/>
  <w16cex:commentExtensible w16cex:durableId="43EED3E6" w16cex:dateUtc="2026-10-05T18:08:11Z"/>
  <w16cex:commentExtensible w16cex:durableId="1455C7A5" w16cex:dateUtc="2026-10-05T18:08:11Z"/>
  <w16cex:commentExtensible w16cex:durableId="56EA63D6" w16cex:dateUtc="2026-10-05T18:08:11Z"/>
  <w16cex:commentExtensible w16cex:durableId="2DF89512" w16cex:dateUtc="2026-10-05T18:08:11Z"/>
  <w16cex:commentExtensible w16cex:durableId="75A647D4" w16cex:dateUtc="2026-10-05T18:08:11Z"/>
  <w16cex:commentExtensible w16cex:durableId="304694EE" w16cex:dateUtc="2026-10-05T18:08:11Z"/>
  <w16cex:commentExtensible w16cex:durableId="6C16FA86" w16cex:dateUtc="2026-10-05T18:08:12Z"/>
  <w16cex:commentExtensible w16cex:durableId="43D182D6" w16cex:dateUtc="2026-10-05T18:08:12Z"/>
  <w16cex:commentExtensible w16cex:durableId="3A39BAF4" w16cex:dateUtc="2026-10-05T18:08:12Z"/>
  <w16cex:commentExtensible w16cex:durableId="7AB7DEF0" w16cex:dateUtc="2026-10-05T18:08:12Z"/>
  <w16cex:commentExtensible w16cex:durableId="361233DF" w16cex:dateUtc="2026-10-05T18:08: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9CDB4" w16cid:durableId="050CC44B"/>
  <w16cid:commentId w16cid:paraId="7B1001C5" w16cid:durableId="11BE001B"/>
  <w16cid:commentId w16cid:paraId="14323D80" w16cid:durableId="258C4ADA"/>
  <w16cid:commentId w16cid:paraId="75968E74" w16cid:durableId="0DD31CDA"/>
  <w16cid:commentId w16cid:paraId="13041C25" w16cid:durableId="41724EBE"/>
  <w16cid:commentId w16cid:paraId="4265A559" w16cid:durableId="32028A96"/>
  <w16cid:commentId w16cid:paraId="608C3F67" w16cid:durableId="43EED3E6"/>
  <w16cid:commentId w16cid:paraId="0AE7E82A" w16cid:durableId="1455C7A5"/>
  <w16cid:commentId w16cid:paraId="2AB2B712" w16cid:durableId="56EA63D6"/>
  <w16cid:commentId w16cid:paraId="58F65C0B" w16cid:durableId="2DF89512"/>
  <w16cid:commentId w16cid:paraId="2CB2EBF8" w16cid:durableId="75A647D4"/>
  <w16cid:commentId w16cid:paraId="7A378943" w16cid:durableId="304694EE"/>
  <w16cid:commentId w16cid:paraId="0DD68DDB" w16cid:durableId="6C16FA86"/>
  <w16cid:commentId w16cid:paraId="29745E75" w16cid:durableId="43D182D6"/>
  <w16cid:commentId w16cid:paraId="4AA2D17E" w16cid:durableId="3A39BAF4"/>
  <w16cid:commentId w16cid:paraId="2F739380" w16cid:durableId="7AB7DEF0"/>
  <w16cid:commentId w16cid:paraId="466E5B35" w16cid:durableId="361233DF"/>
</w16cid:commentsId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qFormat/>
    <w:pPr>
      <w:spacing w:before="0" w:after="160" w:line="360"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before="0" w:after="16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before="20" w:after="20" w:line="240" w:lineRule="auto"/>
      <w:jc w:val="left"/>
    </w:pPr>
    <w:rPr>
      <w:sz w:val="20"/>
      <w:szCs w:val="20"/>
    </w:rPr>
  </w:style>
  <w:style w:styleId="Title" w:type="paragraph">
    <w:name w:val="Title"/>
    <w:basedOn w:val="Normal"/>
    <w:next w:val="BodyText"/>
    <w:qFormat/>
    <w:pPr>
      <w:keepNext/>
      <w:keepLines/>
      <w:spacing w:after="360" w:before="480" w:line="276" w:lineRule="auto"/>
      <w:jc w:val="center"/>
    </w:pPr>
    <w:rPr>
      <w:rFonts w:ascii="Times New Roman" w:asciiTheme="majorHAnsi" w:cs="Times New Roman" w:cstheme="majorBidi" w:eastAsia="Times New Roman" w:eastAsiaTheme="majorEastAsia" w:hAnsi="Times New Roman" w:hAnsiTheme="majorHAnsi"/>
      <w:b/>
      <w:bCs/>
      <w:color w:val="1A1A1A"/>
      <w:sz w:val="48"/>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before="0" w:after="120" w:line="276" w:lineRule="auto"/>
      <w:ind w:left="567" w:hanging="567"/>
      <w:jc w:val="left"/>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pageBreakBefore/>
      <w:pBdr>
        <w:bottom w:val="single" w:sz="8" w:space="6" w:color="1F3864"/>
      </w:pBdr>
      <w:spacing w:before="0" w:after="360" w:line="240" w:lineRule="auto"/>
      <w:jc w:val="left"/>
      <w:outlineLvl w:val="0"/>
    </w:pPr>
    <w:rPr>
      <w:rFonts w:ascii="Cambria" w:hAnsi="Cambria" w:cs="Cambria"/>
      <w:b/>
      <w:bCs/>
      <w:color w:val="1F3864"/>
      <w:sz w:val="34"/>
      <w:szCs w:val="34"/>
    </w:rPr>
  </w:style>
  <w:style w:styleId="Heading2" w:type="paragraph">
    <w:name w:val="Heading 2"/>
    <w:basedOn w:val="Normal"/>
    <w:next w:val="BodyText"/>
    <w:uiPriority w:val="9"/>
    <w:unhideWhenUsed/>
    <w:qFormat/>
    <w:pPr>
      <w:keepNext/>
      <w:keepLines/>
      <w:spacing w:before="360" w:after="120" w:line="240" w:lineRule="auto"/>
      <w:jc w:val="left"/>
      <w:outlineLvl w:val="1"/>
    </w:pPr>
    <w:rPr>
      <w:rFonts w:ascii="Cambria" w:hAnsi="Cambria" w:cs="Cambria"/>
      <w:b/>
      <w:bCs/>
      <w:color w:val="1F3864"/>
      <w:sz w:val="27"/>
      <w:szCs w:val="27"/>
    </w:rPr>
  </w:style>
  <w:style w:styleId="Heading3" w:type="paragraph">
    <w:name w:val="Heading 3"/>
    <w:basedOn w:val="Normal"/>
    <w:next w:val="BodyText"/>
    <w:uiPriority w:val="9"/>
    <w:unhideWhenUsed/>
    <w:qFormat/>
    <w:pPr>
      <w:keepNext/>
      <w:keepLines/>
      <w:spacing w:before="240" w:after="80" w:line="240" w:lineRule="auto"/>
      <w:jc w:val="left"/>
      <w:outlineLvl w:val="2"/>
    </w:pPr>
    <w:rPr>
      <w:rFonts w:ascii="Cambria" w:hAnsi="Cambria" w:cs="Cambria"/>
      <w:b/>
      <w:bCs/>
      <w:color w:val="1F3864"/>
      <w:i/>
      <w:sz w:val="24"/>
      <w:szCs w:val="24"/>
    </w:rPr>
  </w:style>
  <w:style w:styleId="Heading4" w:type="paragraph">
    <w:name w:val="Heading 4"/>
    <w:basedOn w:val="Normal"/>
    <w:next w:val="BodyText"/>
    <w:uiPriority w:val="9"/>
    <w:unhideWhenUsed/>
    <w:qFormat/>
    <w:pPr>
      <w:keepNext/>
      <w:keepLines/>
      <w:spacing w:after="80" w:before="240" w:line="276" w:lineRule="auto"/>
      <w:outlineLvl w:val="3"/>
    </w:pPr>
    <w:rPr>
      <w:rFonts w:ascii="Times New Roman" w:asciiTheme="majorHAnsi" w:cs="Times New Roman" w:cstheme="majorBidi" w:eastAsia="Times New Roman" w:eastAsiaTheme="majorEastAsia" w:hAnsi="Times New Roman" w:hAnsiTheme="majorHAnsi"/>
      <w:i/>
      <w:b w:val="0"/>
      <w:bCs/>
      <w:color w:val="33333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18" w:space="8" w:color="1F3864"/>
      </w:pBdr>
      <w:shd w:val="clear" w:color="auto" w:fill="F3F5F9"/>
      <w:spacing w:before="120" w:after="200" w:line="300" w:lineRule="auto"/>
      <w:ind w:left="340" w:right="340"/>
      <w:jc w:val="both"/>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TableCaption" w:type="paragraph">
    <w:name w:val="Table Caption"/>
    <w:basedOn w:val="Caption"/>
    <w:pPr>
      <w:keepNext/>
      <w:spacing w:before="240" w:after="100" w:line="240" w:lineRule="auto"/>
      <w:jc w:val="left"/>
    </w:pPr>
    <w:rPr>
      <w:i/>
      <w:color w:val="333333"/>
      <w:sz w:val="21"/>
      <w:szCs w:val="21"/>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color w:val="24292F"/>
      <w:sz w:val="20"/>
      <w:szCs w:val="20"/>
      <w:shd w:val="clear" w:color="auto" w:fill="F0F2F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pBdr>
        <w:top w:val="single" w:sz="4" w:space="4" w:color="C9D1D9"/>
        <w:left w:val="single" w:sz="4" w:space="6" w:color="C9D1D9"/>
        <w:bottom w:val="single" w:sz="4" w:space="4" w:color="C9D1D9"/>
        <w:right w:val="single" w:sz="4" w:space="6" w:color="C9D1D9"/>
      </w:pBdr>
      <w:shd w:val="clear" w:color="auto" w:fill="F6F8FA"/>
      <w:spacing w:before="120" w:after="200" w:line="240" w:lineRule="auto"/>
      <w:ind w:left="120" w:right="120"/>
      <w:jc w:val="left"/>
    </w:pPr>
    <w:rPr>
      <w:rFonts w:ascii="Consolas" w:hAnsi="Consolas" w:cs="Consolas"/>
      <w:color w:val="24292F"/>
      <w:sz w:val="17"/>
      <w:szCs w:val="17"/>
    </w:rPr>
  </w:style>
  <w:style w:type="character" w:customStyle="1" w:styleId="KeywordTok">
    <w:name w:val="KeywordTok"/>
    <w:basedOn w:val="VerbatimChar"/>
    <w:rPr>
      <w:color w:val="CF222E"/>
    </w:rPr>
  </w:style>
  <w:style w:type="character" w:customStyle="1" w:styleId="DataTypeTok">
    <w:name w:val="DataTypeTok"/>
    <w:basedOn w:val="VerbatimChar"/>
    <w:rPr>
      <w:color w:val="902000"/>
    </w:rPr>
  </w:style>
  <w:style w:type="character" w:customStyle="1" w:styleId="DecValTok">
    <w:name w:val="DecValTok"/>
    <w:basedOn w:val="VerbatimChar"/>
    <w:rPr>
      <w:color w:val="0550AE"/>
    </w:rPr>
  </w:style>
  <w:style w:type="character" w:customStyle="1" w:styleId="BaseNTok">
    <w:name w:val="BaseNTok"/>
    <w:basedOn w:val="VerbatimChar"/>
    <w:rPr>
      <w:color w:val="0550AE"/>
    </w:rPr>
  </w:style>
  <w:style w:type="character" w:customStyle="1" w:styleId="FloatTok">
    <w:name w:val="FloatTok"/>
    <w:basedOn w:val="VerbatimChar"/>
    <w:rPr>
      <w:color w:val="0550AE"/>
    </w:rPr>
  </w:style>
  <w:style w:type="character" w:customStyle="1" w:styleId="ConstantTok">
    <w:name w:val="ConstantTok"/>
    <w:basedOn w:val="VerbatimChar"/>
    <w:rPr>
      <w:color w:val="0550AE"/>
    </w:rPr>
  </w:style>
  <w:style w:type="character" w:customStyle="1" w:styleId="CharTok">
    <w:name w:val="CharTok"/>
    <w:basedOn w:val="VerbatimChar"/>
    <w:rPr>
      <w:color w:val="0A3069"/>
    </w:rPr>
  </w:style>
  <w:style w:type="character" w:customStyle="1" w:styleId="SpecialCharTok">
    <w:name w:val="SpecialCharTok"/>
    <w:basedOn w:val="VerbatimChar"/>
    <w:rPr>
      <w:color w:val="0550AE"/>
    </w:rPr>
  </w:style>
  <w:style w:type="character" w:customStyle="1" w:styleId="StringTok">
    <w:name w:val="StringTok"/>
    <w:basedOn w:val="VerbatimChar"/>
    <w:rPr>
      <w:color w:val="0A3069"/>
    </w:rPr>
  </w:style>
  <w:style w:type="character" w:customStyle="1" w:styleId="VerbatimStringTok">
    <w:name w:val="VerbatimStringTok"/>
    <w:basedOn w:val="VerbatimChar"/>
    <w:rPr>
      <w:color w:val="0A3069"/>
    </w:rPr>
  </w:style>
  <w:style w:type="character" w:customStyle="1" w:styleId="SpecialStringTok">
    <w:name w:val="SpecialStringTok"/>
    <w:basedOn w:val="VerbatimChar"/>
    <w:rPr>
      <w:color w:val="0A3069"/>
    </w:rPr>
  </w:style>
  <w:style w:type="character" w:customStyle="1" w:styleId="ImportTok">
    <w:name w:val="ImportTok"/>
    <w:basedOn w:val="VerbatimChar"/>
    <w:rPr>
      <w:color w:val="CF222E"/>
    </w:rPr>
  </w:style>
  <w:style w:type="character" w:customStyle="1" w:styleId="CommentTok">
    <w:name w:val="CommentTok"/>
    <w:basedOn w:val="VerbatimChar"/>
    <w:rPr>
      <w:color w:val="6E7781"/>
      <w:i/>
    </w:rPr>
  </w:style>
  <w:style w:type="character" w:customStyle="1" w:styleId="DocumentationTok">
    <w:name w:val="DocumentationTok"/>
    <w:basedOn w:val="VerbatimChar"/>
    <w:rPr>
      <w:color w:val="6E778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E7781"/>
      <w:i/>
    </w:rPr>
  </w:style>
  <w:style w:type="character" w:customStyle="1" w:styleId="OtherTok">
    <w:name w:val="OtherTok"/>
    <w:basedOn w:val="VerbatimChar"/>
    <w:rPr>
      <w:color w:val="24292F"/>
    </w:rPr>
  </w:style>
  <w:style w:type="character" w:customStyle="1" w:styleId="FunctionTok">
    <w:name w:val="FunctionTok"/>
    <w:basedOn w:val="VerbatimChar"/>
    <w:rPr>
      <w:color w:val="8250DF"/>
    </w:rPr>
  </w:style>
  <w:style w:type="character" w:customStyle="1" w:styleId="VariableTok">
    <w:name w:val="VariableTok"/>
    <w:basedOn w:val="VerbatimChar"/>
    <w:rPr>
      <w:color w:val="953800"/>
    </w:rPr>
  </w:style>
  <w:style w:type="character" w:customStyle="1" w:styleId="ControlFlowTok">
    <w:name w:val="ControlFlowTok"/>
    <w:basedOn w:val="VerbatimChar"/>
    <w:rPr>
      <w:color w:val="CF222E"/>
    </w:rPr>
  </w:style>
  <w:style w:type="character" w:customStyle="1" w:styleId="OperatorTok">
    <w:name w:val="OperatorTok"/>
    <w:basedOn w:val="VerbatimChar"/>
    <w:rPr>
      <w:color w:val="24292F"/>
    </w:rPr>
  </w:style>
  <w:style w:type="character" w:customStyle="1" w:styleId="BuiltInTok">
    <w:name w:val="BuiltInTok"/>
    <w:basedOn w:val="VerbatimChar"/>
    <w:rPr>
      <w:color w:val="8250DF"/>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0550AE"/>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CF222E"/>
    </w:rPr>
  </w:style>
  <w:style w:type="character" w:customStyle="1" w:styleId="ErrorTok">
    <w:name w:val="ErrorTok"/>
    <w:basedOn w:val="VerbatimChar"/>
    <w:rPr>
      <w:color w:val="CF222E"/>
    </w:rPr>
  </w:style>
  <w:style w:type="character" w:customStyle="1" w:styleId="NormalTok">
    <w:name w:val="NormalTok"/>
    <w:basedOn w:val="VerbatimChar"/>
    <w:rPr>
      <w:color w:val="24292F"/>
    </w:rPr>
  </w:style>
  <w:style w:type="paragraph" w:styleId="TOC1">
    <w:name w:val="toc 1"/>
    <w:pPr>
      <w:tabs>
        <w:tab w:val="right" w:leader="dot" w:pos="9060"/>
      </w:tabs>
      <w:spacing w:before="160" w:after="40" w:line="240" w:lineRule="auto"/>
    </w:pPr>
    <w:rPr>
      <w:b/>
      <w:sz w:val="22"/>
      <w:szCs w:val="22"/>
    </w:rPr>
  </w:style>
  <w:style w:type="paragraph" w:styleId="TOC2">
    <w:name w:val="toc 2"/>
    <w:pPr>
      <w:tabs>
        <w:tab w:val="right" w:leader="dot" w:pos="9060"/>
      </w:tabs>
      <w:spacing w:before="0" w:after="30" w:line="240" w:lineRule="auto"/>
      <w:ind w:left="440"/>
    </w:pPr>
    <w:rPr>
      <w:sz w:val="22"/>
      <w:szCs w:val="2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8" Target="media/rId68.png"/><Relationship Type="http://schemas.openxmlformats.org/officeDocument/2006/relationships/image" Id="rId78" Target="media/rId78.png"/><Relationship Id="rIdFtr1" Type="http://schemas.openxmlformats.org/officeDocument/2006/relationships/footer" Target="footer1.xml"/><Relationship Id="rId79" Type="http://schemas.microsoft.com/office/2011/relationships/commentsExtended" Target="commentsExtended.xml"/><Relationship Id="rId80" Type="http://schemas.microsoft.com/office/2016/09/relationships/commentsIds" Target="commentsIds.xml"/><Relationship Id="rId81" Type="http://schemas.microsoft.com/office/2018/08/relationships/commentsExtensible" Target="commentsExtensible.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2026-10-05T15:37:50Z</dcterms:created>
  <dcterms:modified xsi:type="dcterms:W3CDTF">2026-10-05T15:37:50Z</dcterms:modified>
</cp:coreProperties>
</file>

<file path=docProps/custom.xml><?xml version="1.0" encoding="utf-8"?>
<Properties xmlns="http://schemas.openxmlformats.org/officeDocument/2006/custom-properties" xmlns:vt="http://schemas.openxmlformats.org/officeDocument/2006/docPropsVTypes"/>
</file>
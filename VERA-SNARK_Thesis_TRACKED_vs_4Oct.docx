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Revisions since the version reviewed on 4 October 2026 (commit aa86290), including the reviewer's tracked changes</w:t>
      </w:r>
    </w:p>
    <w:p>
      <w:pPr>
        <w:pStyle w:val="BodyText"/>
      </w:pPr>
      <w:r>
        <w:t xml:space="preserve">Every change to the front matter and Chapters 1–7 is shown as a tracked insertion or deletion (Review → Track Changes → All Markup). Appendices and the reference list are regenerated from the code and the chapter lists and are not compared here. Tables and equations are compared as text; the formatted thesis is the separate file VERA-SNARK_Thesis_SUBMISSION.docx. Paragraphs unchanged: 625; revised: 32; new: 12; removed: 4.</w:t>
      </w:r>
    </w:p>
    <w:p>
      <w:pPr>
        <w:pStyle w:val="Heading2"/>
      </w:pPr>
      <w:r>
        <w:t xml:space="preserve">Abstract</w:t>
      </w:r>
    </w:p>
    <w:p>
      <w:pPr>
        <w:pStyle w:val="BodyText"/>
      </w:pPr>
      <w:r>
        <w:t xml:space="preserve">The European Health Data Space Regulation (EU) 2025/327 subjects cross-border health data audit records to three retention obligations at once: audit-retention floors (ten years as reported for MyHealth@EU audit repositories under the eHDSI deployment baseline, and one year for Secure Processing Environment access logs under Article 73(1)(e)), the right to erasure under Article 17 GDPR, and the six-month deletion ceiling of Article 68(12). No instrument reconciles them, and the implementing acts that must specify Secure Processing Environment requirements are not due until 26 March 2027.</w:t>
      </w:r>
    </w:p>
    <w:p>
      <w:pPr>
        <w:pStyle w:val="BodyText"/>
      </w:pPr>
      <w:r>
        <w:t xml:space="preserve">The thesis develops the Tri-Lateral Retention Feasibility (TRF) Model, a constraint-satisfaction formulation in which the semantics of audit verifiability is an explicit parameter. Under plaintext-verifiability semantics the constraints are infeasible whenever an erasure or deletion deadline falls inside a retention window (Proposition 1). Under accountability-preserving semantics they are jointly satisfiable for every arrival pattern of erasure requests and permit expiries and for every retention floor (Proposition 2). Two further results locate the conflict: a ceiling collides with a floor only if it is no longer than the floor, and the event the ceiling is anchored to decides whether the collision is visible in the text or only in each record’s history (Proposition 3); moving a record out of the regulated environment satisfies the ceiling but not the right to erasure (Proposition 4). The witnessing mechanism, Crypto-Erasure by Invalidation, destroys a per-record payload key </w:t>
      </w:r>
      <w:del w:id="1" w:author="Arshad Akhtar Abbasia" w:date="2026-10-04T12:00:00Z">
        <w:r>
          <w:delText xml:space="preserve">and </w:delText>
        </w:r>
      </w:del>
      <w:ins w:id="2" w:author="Arshad Akhtar Abbasia" w:date="2026-10-04T12:00:00Z">
        <w:r>
          <w:t xml:space="preserve">and, for Secure Processing Environment logs at the deletion ceiling, </w:t>
        </w:r>
      </w:ins>
      <w:r>
        <w:t xml:space="preserve">removes the record’s link to the patient, while retaining the accessor’s identity, event metadata, a hiding commitment and a logged invalidation entry in a tamper-evident log.</w:t>
      </w:r>
    </w:p>
    <w:p>
      <w:pPr>
        <w:pStyle w:val="BodyText"/>
      </w:pPr>
      <w:r>
        <w:t xml:space="preserve">Both results are </w:t>
      </w:r>
      <w:del w:id="3" w:author="Arshad Akhtar Abbasia" w:date="2026-10-04T12:00:00Z">
        <w:r>
          <w:delText xml:space="preserve">demonstrated </w:delText>
        </w:r>
      </w:del>
      <w:ins w:id="4" w:author="Arshad Akhtar Abbasia" w:date="2026-10-04T12:00:00Z">
        <w:r>
          <w:t xml:space="preserve">checked </w:t>
        </w:r>
      </w:ins>
      <w:r>
        <w:t xml:space="preserve">in a Python sandbox over two hundred records with Synthea-generated FHIR R4 </w:t>
      </w:r>
      <w:del w:id="5" w:author="Arshad Akhtar Abbasia" w:date="2026-10-04T12:00:00Z">
        <w:r>
          <w:delText xml:space="preserve">payloads: ninety-five violations across ninety records under plaintext semantics, </w:delText>
        </w:r>
      </w:del>
      <w:ins w:id="6" w:author="Arshad Akhtar Abbasia" w:date="2026-10-04T12:00:00Z">
        <w:r>
          <w:t xml:space="preserve">payloads. The counts depend on the generator parameters </w:t>
        </w:r>
      </w:ins>
      <w:r>
        <w:t xml:space="preserve">and </w:t>
      </w:r>
      <w:del w:id="7" w:author="Arshad Akhtar Abbasia" w:date="2026-10-04T12:00:00Z">
        <w:r>
          <w:delText xml:space="preserve">none under accountability-preserving semantics. Thirty-nine </w:delText>
        </w:r>
      </w:del>
      <w:ins w:id="8" w:author="Arshad Akhtar Abbasia" w:date="2026-10-04T12:00:00Z">
        <w:r>
          <w:t xml:space="preserve">are not estimates of real frequency; the sandbox validates the artefact’s implementation </w:t>
        </w:r>
      </w:ins>
      <w:r>
        <w:t xml:space="preserve">of the </w:t>
      </w:r>
      <w:del w:id="9" w:author="Arshad Akhtar Abbasia" w:date="2026-10-04T12:00:00Z">
        <w:r>
          <w:delText xml:space="preserve">violations arise in access-log records </w:delText>
        </w:r>
      </w:del>
      <w:ins w:id="10" w:author="Arshad Akhtar Abbasia" w:date="2026-10-04T12:00:00Z">
        <w:r>
          <w:t xml:space="preserve">model and is not independent evidence for the propositions. The collision </w:t>
        </w:r>
      </w:ins>
      <w:r>
        <w:t xml:space="preserve">that </w:t>
      </w:r>
      <w:del w:id="11" w:author="Arshad Akhtar Abbasia" w:date="2026-10-04T12:00:00Z">
        <w:r>
          <w:delText xml:space="preserve">received </w:delText>
        </w:r>
      </w:del>
      <w:ins w:id="12" w:author="Arshad Akhtar Abbasia" w:date="2026-10-04T12:00:00Z">
        <w:r>
          <w:t xml:space="preserve">needs </w:t>
        </w:r>
      </w:ins>
      <w:r>
        <w:t xml:space="preserve">no erasure </w:t>
      </w:r>
      <w:del w:id="13" w:author="Arshad Akhtar Abbasia" w:date="2026-10-04T12:00:00Z">
        <w:r>
          <w:delText xml:space="preserve">request, but </w:delText>
        </w:r>
      </w:del>
      <w:ins w:id="14" w:author="Arshad Akhtar Abbasia" w:date="2026-10-04T12:00:00Z">
        <w:r>
          <w:t xml:space="preserve">request arises </w:t>
        </w:r>
      </w:ins>
      <w:r>
        <w:t xml:space="preserve">only on a contestable </w:t>
      </w:r>
      <w:ins w:id="15" w:author="Arshad Akhtar Abbasia" w:date="2026-10-04T12:00:00Z">
        <w:r>
          <w:t xml:space="preserve">broad </w:t>
        </w:r>
      </w:ins>
      <w:r>
        <w:t xml:space="preserve">reading of Article 68(12), </w:t>
      </w:r>
      <w:del w:id="16" w:author="Arshad Akhtar Abbasia" w:date="2026-10-04T12:00:00Z">
        <w:r>
          <w:delText xml:space="preserve">the broad reading, </w:delText>
        </w:r>
      </w:del>
      <w:r>
        <w:t xml:space="preserve">and only for logs kept at patient-record granularity.</w:t>
      </w:r>
    </w:p>
    <w:p>
      <w:pPr>
        <w:pStyle w:val="BodyText"/>
      </w:pPr>
      <w:r>
        <w:t xml:space="preserve">The contribution is bounded: no novel cryptographic primitive or formal method, informal proofs, simulated key destruction, and two interpretive steps without regulatory authority. The thesis offers a formal characterisation of the conflict, a minimal semantic move that dissolves it, an executable witness, and an integration analysis against Norwegian infrastructure.</w:t>
      </w:r>
    </w:p>
    <w:p>
      <w:pPr>
        <w:pStyle w:val="BodyText"/>
      </w:pPr>
      <w:r>
        <w:t xml:space="preserve">Keywords: European Health Data Space; GDPR Article 17; cryptographic erasure; audit trail; data retention; design science research; Secure Processing Environment; MyHealth@EU; information logistics; Norway</w:t>
      </w:r>
    </w:p>
    <w:p>
      <w:pPr>
        <w:pStyle w:val="BodyText"/>
      </w:pPr>
      <w:r>
        <w:t xml:space="preserve">Supervisor: Prof. João Ferreira. Artefact: https://github.com/Astheno-sphere/TRF. Demonstration: https://trfhimolde.streamlit.app/</w:t>
      </w:r>
    </w:p>
    <w:p>
      <w:pPr>
        <w:pStyle w:val="Heading2"/>
      </w:pPr>
      <w:r>
        <w:t xml:space="preserve">Sammendrag</w:t>
      </w:r>
    </w:p>
    <w:p>
      <w:pPr>
        <w:pStyle w:val="BodyText"/>
      </w:pPr>
      <w:r>
        <w:t xml:space="preserve">Forordning (EU) 2025/327 om det europeiske helsedataområdet (EHDS) underlegger revisjonsspor for grensekryssende helsedata tre lagringsplikter samtidig: minstekrav til lagring av revisjonslogger (ti år slik det er rapportert for MyHealth@EU under eHDSI-baselinen og ett år for tilgangslogger i sikre analyserom etter artikkel 73(1)(e)), retten til sletting etter GDPR artikkel 17, og en sletteplikt på seks måneder etter artikkel 68(12). Ingen rettsakt forener disse, og gjennomføringsrettsaktene som skal fastsette kravene til sikre analyserom skal ikke foreligge før 26. mars 2027.</w:t>
      </w:r>
    </w:p>
    <w:p>
      <w:pPr>
        <w:pStyle w:val="BodyText"/>
      </w:pPr>
      <w:r>
        <w:t xml:space="preserve">Oppgaven utvikler Tri-Lateral Retention Feasibility (TRF)-modellen, en betingelsesbasert formulering der semantikken for revisjonsverifiserbarhet er en eksplisitt parameter. Under semantikk der en post er verifiserbar bare så lenge innholdet er lesbart i klartekst, er kravene uforenlige så snart en slettefrist eller en sletteplikt faller innenfor lagringsperioden (proposisjon 1). Under semantikk som bevarer etterrettelighet, kan kravene tilfredsstilles samtidig for alle tidspunkter for slettebegjæringer og utløp av tillatelser og for alle lagringsminimum (proposisjon 2). To resultater til avgrenser konflikten: en øvre grense kolliderer med et lagringsminimum bare når den ikke er lengre enn minimumet, og hendelsen grensen regnes fra avgjør om kollisjonen kan ses i teksten eller bare i den enkelte postens historikk (proposisjon 3); å flytte en post ut av det regulerte miljøet oppfyller sletteplikten, men ikke retten til sletting (proposisjon 4). Mekanismen som viser dette, Crypto-Erasure by Invalidation, ødelegger nøkkelen til innholdet i hver enkelt post og </w:t>
      </w:r>
      <w:del w:id="17" w:author="Arshad Akhtar Abbasia" w:date="2026-10-04T12:00:00Z">
        <w:r>
          <w:delText xml:space="preserve">fjerner </w:delText>
        </w:r>
      </w:del>
      <w:ins w:id="18" w:author="Arshad Akhtar Abbasia" w:date="2026-10-04T12:00:00Z">
        <w:r>
          <w:t xml:space="preserve">fjerner, for tilgangslogger i sikre analyserom når sletteplikten inntreffer, </w:t>
        </w:r>
      </w:ins>
      <w:r>
        <w:t xml:space="preserve">postens kobling til pasienten, samtidig som identiteten til den som ga seg tilgang, hendelsesmetadata, en skjulende forpliktelse (commitment) og en logget ugyldiggjøringspost beholdes i en manipulasjonssikker logg.</w:t>
      </w:r>
    </w:p>
    <w:p>
      <w:pPr>
        <w:pStyle w:val="BodyText"/>
      </w:pPr>
      <w:r>
        <w:t xml:space="preserve">Begge resultatene </w:t>
      </w:r>
      <w:del w:id="19" w:author="Arshad Akhtar Abbasia" w:date="2026-10-04T12:00:00Z">
        <w:r>
          <w:delText xml:space="preserve">demonstreres </w:delText>
        </w:r>
      </w:del>
      <w:ins w:id="20" w:author="Arshad Akhtar Abbasia" w:date="2026-10-04T12:00:00Z">
        <w:r>
          <w:t xml:space="preserve">kontrolleres </w:t>
        </w:r>
      </w:ins>
      <w:r>
        <w:t xml:space="preserve">i en Python-sandkasse med to hundre poster og syntetiske FHIR R4-data generert med </w:t>
      </w:r>
      <w:del w:id="21" w:author="Arshad Akhtar Abbasia" w:date="2026-10-04T12:00:00Z">
        <w:r>
          <w:delText xml:space="preserve">Synthea: nittifem brudd fordelt på nitti poster under klartekstsemantikk, </w:delText>
        </w:r>
      </w:del>
      <w:ins w:id="22" w:author="Arshad Akhtar Abbasia" w:date="2026-10-04T12:00:00Z">
        <w:r>
          <w:t xml:space="preserve">Synthea. Antallene avhenger av parameterne i generatoren </w:t>
        </w:r>
      </w:ins>
      <w:r>
        <w:t xml:space="preserve">og </w:t>
      </w:r>
      <w:del w:id="23" w:author="Arshad Akhtar Abbasia" w:date="2026-10-04T12:00:00Z">
        <w:r>
          <w:delText xml:space="preserve">ingen under semantikk </w:delText>
        </w:r>
      </w:del>
      <w:ins w:id="24" w:author="Arshad Akhtar Abbasia" w:date="2026-10-04T12:00:00Z">
        <w:r>
          <w:t xml:space="preserve">er ikke anslag over reell hyppighet; sandkassen kontrollerer at artefakten implementerer modellen riktig og er ikke uavhengig belegg for proposisjonene. Kollisjonen </w:t>
        </w:r>
      </w:ins>
      <w:r>
        <w:t xml:space="preserve">som </w:t>
      </w:r>
      <w:del w:id="25" w:author="Arshad Akhtar Abbasia" w:date="2026-10-04T12:00:00Z">
        <w:r>
          <w:delText xml:space="preserve">bevarer etterrettelighet. Trettini av bruddene oppstår i tilgangslogger uten </w:delText>
        </w:r>
      </w:del>
      <w:ins w:id="26" w:author="Arshad Akhtar Abbasia" w:date="2026-10-04T12:00:00Z">
        <w:r>
          <w:t xml:space="preserve">ikke krever </w:t>
        </w:r>
      </w:ins>
      <w:r>
        <w:t xml:space="preserve">noen slettebegjæring, </w:t>
      </w:r>
      <w:del w:id="27" w:author="Arshad Akhtar Abbasia" w:date="2026-10-04T12:00:00Z">
        <w:r>
          <w:delText xml:space="preserve">men </w:delText>
        </w:r>
      </w:del>
      <w:ins w:id="28" w:author="Arshad Akhtar Abbasia" w:date="2026-10-04T12:00:00Z">
        <w:r>
          <w:t xml:space="preserve">oppstår </w:t>
        </w:r>
      </w:ins>
      <w:r>
        <w:t xml:space="preserve">bare under en omstridt, vid lesing av artikkel 68(12), og bare for logger som føres på nivå med den enkelte pasientjournal.</w:t>
      </w:r>
    </w:p>
    <w:p>
      <w:pPr>
        <w:pStyle w:val="BodyText"/>
      </w:pPr>
      <w:r>
        <w:t xml:space="preserve">Bidraget er avgrenset: ingen nye kryptografiske primitiver eller formelle metoder, uformelle bevis, simulert nøkkelødeleggelse og to tolkningssteg uten støtte i rettskilder. Oppgaven gir en formell beskrivelse av konflikten, et minimalt semantisk grep som løser den, et kjørbart vitnebyrd og en analyse av hvordan mekanismen kan integreres i norsk infrastruktur.</w:t>
      </w:r>
    </w:p>
    <w:p>
      <w:pPr>
        <w:pStyle w:val="BodyText"/>
      </w:pPr>
      <w:r>
        <w:t xml:space="preserve">Nøkkelord: europeisk helsedataområde; GDPR artikkel 17; kryptografisk sletting; revisjonsspor; lagringstid; design science-forskning; sikkert analyserom; MyHealth@EU; informasjonslogistikk; Norge</w:t>
      </w:r>
    </w:p>
    <w:p>
      <w:pPr>
        <w:pStyle w:val="Heading2"/>
      </w:pPr>
      <w:r>
        <w:t xml:space="preserve">Statement of Contribution</w:t>
      </w:r>
    </w:p>
    <w:p>
      <w:pPr>
        <w:pStyle w:val="BodyText"/>
      </w:pPr>
      <w:r>
        <w:t xml:space="preserve">This thesis makes four contributions, each stated at the level it can be defended.</w:t>
      </w:r>
    </w:p>
    <w:p>
      <w:pPr>
        <w:pStyle w:val="BodyText"/>
      </w:pPr>
      <w:r>
        <w:t xml:space="preserve">1. A formal model of the tri-lateral retention conflict. The TRF Model expresses audit-retention floors, the erasure right, and the deletion ceiling as constraints over a single binary variable per record, with verifiability semantics as an explicit parameter. The method of formalising legal compliance as satisfiability is established in the literature and is not claimed here; its application to a retention system combining floors, a right, and a ceiling, and the isolation of verifiability as the parameter determining feasibility, are new to the reviewed literature.</w:t>
      </w:r>
    </w:p>
    <w:p>
      <w:pPr>
        <w:pStyle w:val="BodyText"/>
      </w:pPr>
      <w:r>
        <w:t xml:space="preserve">2. Feasibility results with an executable witness. Proposition 1 establishes infeasibility under the semantics of an audit log that keeps its payload readable. Proposition 2 establishes satisfiability under an alternative and exhibits the trajectory achieving it. Both are proved informally and </w:t>
      </w:r>
      <w:del w:id="29" w:author="Arshad Akhtar Abbasia" w:date="2026-10-04T12:00:00Z">
        <w:r>
          <w:delText xml:space="preserve">demonstrated </w:delText>
        </w:r>
      </w:del>
      <w:ins w:id="30" w:author="Arshad Akhtar Abbasia" w:date="2026-10-04T12:00:00Z">
        <w:r>
          <w:t xml:space="preserve">checked </w:t>
        </w:r>
      </w:ins>
      <w:r>
        <w:t xml:space="preserve">executably, with </w:t>
      </w:r>
      <w:del w:id="31" w:author="Arshad Akhtar Abbasia" w:date="2026-10-04T12:00:00Z">
        <w:r>
          <w:delText xml:space="preserve">an independent </w:delText>
        </w:r>
      </w:del>
      <w:ins w:id="32" w:author="Arshad Akhtar Abbasia" w:date="2026-10-04T12:00:00Z">
        <w:r>
          <w:t xml:space="preserve">a separately written </w:t>
        </w:r>
      </w:ins>
      <w:r>
        <w:t xml:space="preserve">exhaustive </w:t>
      </w:r>
      <w:del w:id="33" w:author="Arshad Akhtar Abbasia" w:date="2026-10-04T12:00:00Z">
        <w:r>
          <w:delText xml:space="preserve">cross-check. </w:delText>
        </w:r>
      </w:del>
      <w:ins w:id="34" w:author="Arshad Akhtar Abbasia" w:date="2026-10-04T12:00:00Z">
        <w:r>
          <w:t xml:space="preserve">cross-check and a bounded SMT check of Propositions 1–3. </w:t>
        </w:r>
      </w:ins>
      <w:r>
        <w:t xml:space="preserve">Proposition 3 states the exact condition under which a ceiling collides with a floor and shows that the ceiling’s anchor decides whether the collision can be read from the text; Proposition 4 shows why relocating a record, the rival that removes it from the environment, does not dissolve the conflict.</w:t>
      </w:r>
    </w:p>
    <w:p>
      <w:pPr>
        <w:pStyle w:val="BodyText"/>
      </w:pPr>
      <w:r>
        <w:t xml:space="preserve">3. A mechanism specification with its residue analysed against the applicable legal threshold. Crypto-Erasure by Invalidation is specified in implementable detail, with each record’s metadata partitioned into the accessor’s fields, which accountability requires and the mechanism retains, and the link to the patient, which it removes, and with entries committed to a tamper-evident log whose inclusion proofs the demonstration checks. Its surviving residue is characterised as pseudonymised rather than anonymous by the Norwegian standard, and designed to the corridor established by the European Data Protection Board’s finalised Guidelines 02/2025.</w:t>
      </w:r>
    </w:p>
    <w:p>
      <w:pPr>
        <w:pStyle w:val="BodyText"/>
      </w:pPr>
      <w:r>
        <w:t xml:space="preserve">4. An integration analysis against verified Norwegian infrastructure. The mechanism is placed at the audit-repository step of the MyHealth@EU flow and the access-logging boundary of a Secure Processing Environment, and requires of the substrate nothing that the national criteria put to public hearing in 2025 do not already demand.</w:t>
      </w:r>
    </w:p>
    <w:p>
      <w:pPr>
        <w:pStyle w:val="BodyText"/>
      </w:pPr>
      <w:r>
        <w:t xml:space="preserve">What is not claimed. No novel cryptographic primitive or construction. No novel formal method. No first-ever framework for anything. No deployed system, no performance result, no connection to any National Contact Point. No proof that key destruction occurred, as distinct from an attestation that it did. No empirical estimate of how often the conflict arises in practice. No regulatory authority for either of the two interpretive steps the argument depends upon, both of which are identified in Chapter 6 and proposed for resolution in Chapter 7.</w:t>
      </w:r>
    </w:p>
    <w:p>
      <w:pPr>
        <w:pStyle w:val="Heading2"/>
      </w:pPr>
      <w:r>
        <w:t xml:space="preserve">Declaration of Originality</w:t>
      </w:r>
    </w:p>
    <w:p>
      <w:pPr>
        <w:pStyle w:val="BodyText"/>
      </w:pPr>
      <w:r>
        <w:t xml:space="preserve">This thesis is my own work. Where the work of others is used, it is cited. Where an argument originates in the supervisory relationship or in feedback on drafts, that is noted in the text.</w:t>
      </w:r>
    </w:p>
    <w:p>
      <w:pPr>
        <w:pStyle w:val="BodyText"/>
      </w:pPr>
      <w:r>
        <w:t xml:space="preserve">Two declarations are made explicitly.</w:t>
      </w:r>
    </w:p>
    <w:p>
      <w:pPr>
        <w:pStyle w:val="BodyText"/>
      </w:pPr>
      <w:r>
        <w:t xml:space="preserve">Ethics. This research involved no human participants, no interviews, no surveys, no observation of persons, and no personal data of any kind. All data used are synthetic, generated by Synthea, and describe no real individual. No approval from the Norwegian Agency for Shared Services in Education and Research, from any regional research-ethics committee, or from any institutional review board was required for this work, and none was sought or obtained.</w:t>
      </w:r>
    </w:p>
    <w:p>
      <w:pPr>
        <w:pStyle w:val="BodyText"/>
      </w:pPr>
      <w:r>
        <w:t xml:space="preserve">Sources. Every factual claim in this thesis is traceable to a source retrievable at the time of writing. Where verification of a source remains incomplete, the text says so. An earlier draft of this project, discarded in May 2026, contained citations to works that do not exist and a statement of ethics approval that was never obtained; every citation in the present work has been checked against a primary or retrievable source.</w:t>
      </w:r>
    </w:p>
    <w:p>
      <w:pPr>
        <w:pStyle w:val="BodyText"/>
      </w:pPr>
      <w:r>
        <w:t xml:space="preserve">Use of AI assistance. Anthropic’s Claude was used throughout this project as a research and drafting assistant: for literature search and source verification, for critique of the author’s arguments, for drafting and redrafting prose to the author’s direction, and for writing the Python code in Appendix A. All design decisions, the model’s formulation, the interpretive legal arguments, and the acceptance or rejection of every suggestion are the author’s own, and the author is answerable for the whole. This declaration is made in the form the institution’s guidance requires and should be read alongside it.</w:t>
      </w:r>
    </w:p>
    <w:p>
      <w:pPr>
        <w:pStyle w:val="Heading2"/>
      </w:pPr>
      <w:r>
        <w:t xml:space="preserve">Nomenclature and Abbreviations</w:t>
      </w:r>
    </w:p>
    <w:p>
      <w:pPr>
        <w:pStyle w:val="BodyText"/>
      </w:pPr>
      <w:r>
        <w:t xml:space="preserve">Model notation</w:t>
      </w:r>
    </w:p>
    <w:p>
      <w:pPr>
        <w:pStyle w:val="BodyText"/>
      </w:pPr>
      <w:r>
        <w:t xml:space="preserve">--------------------------------------------------------------------------------------------------------------------------------------- Symbol Meaning ----------------------------------- --------------------------------------------------------------------------------------------------- a An audit record</w:t>
      </w:r>
    </w:p>
    <w:p>
      <w:pPr>
        <w:pStyle w:val="BodyText"/>
      </w:pPr>
      <w:r>
        <w:t xml:space="preserve">m(a) Event metadata — actor, contact point, patient pseudonym, document category, legal basis, outcome</w:t>
      </w:r>
    </w:p>
    <w:p>
      <w:pPr>
        <w:pStyle w:val="BodyText"/>
      </w:pPr>
      <w:r>
        <w:t xml:space="preserve">p(a) Personal-data payload of the record</w:t>
      </w:r>
    </w:p>
    <w:p>
      <w:pPr>
        <w:pStyle w:val="BodyText"/>
      </w:pPr>
      <w:r>
        <w:t xml:space="preserve">c(a) Hiding commitment to the payload, c = Commit(p, r)</w:t>
      </w:r>
    </w:p>
    <w:p>
      <w:pPr>
        <w:pStyle w:val="BodyText"/>
      </w:pPr>
      <w:r>
        <w:t xml:space="preserve">r(a) Per-record commitment salt</w:t>
      </w:r>
    </w:p>
    <w:p>
      <w:pPr>
        <w:pStyle w:val="BodyText"/>
      </w:pPr>
      <w:r>
        <w:t xml:space="preserve">k(a) Payload key</w:t>
      </w:r>
    </w:p>
    <w:p>
      <w:pPr>
        <w:pStyle w:val="BodyText"/>
      </w:pPr>
      <w:r>
        <w:t xml:space="preserve">ι(a) Invalidation entry — month, legal ground, authorising actor</w:t>
      </w:r>
    </w:p>
    <w:p>
      <w:pPr>
        <w:pStyle w:val="BodyText"/>
      </w:pPr>
      <w:r>
        <w:t xml:space="preserve">t(a) Month in which the access event occurred</w:t>
      </w:r>
    </w:p>
    <w:p>
      <w:pPr>
        <w:pStyle w:val="BodyText"/>
      </w:pPr>
      <w:r>
        <w:t xml:space="preserve">F(a) Retention floor, in months (120 cross-border; 12 for SPE access logs)</w:t>
      </w:r>
    </w:p>
    <w:p>
      <w:pPr>
        <w:pStyle w:val="BodyText"/>
      </w:pPr>
      <w:r>
        <w:t xml:space="preserve">σ(a) Pathway: primary or secondary</w:t>
      </w:r>
    </w:p>
    <w:p>
      <w:pPr>
        <w:pStyle w:val="BodyText"/>
      </w:pPr>
      <w:r>
        <w:t xml:space="preserve">tᵣ(a) Month an erasure request arrives (∞ if none)</w:t>
      </w:r>
    </w:p>
    <w:p>
      <w:pPr>
        <w:pStyle w:val="BodyText"/>
      </w:pPr>
      <w:r>
        <w:t xml:space="preserve">tπ(a) Month a data permit expires (∞ if not applicable)</w:t>
      </w:r>
    </w:p>
    <w:p>
      <w:pPr>
        <w:pStyle w:val="BodyText"/>
      </w:pPr>
      <w:r>
        <w:t xml:space="preserve">tᴵ(a) Invalidation month, min(tᵣ + δ, tπ + 6)</w:t>
      </w:r>
    </w:p>
    <w:p>
      <w:pPr>
        <w:pStyle w:val="BodyText"/>
      </w:pPr>
      <w:r>
        <w:t xml:space="preserve">δ Erasure response period, in months (GDPR Art. 12(3))</w:t>
      </w:r>
    </w:p>
    <w:p>
      <w:pPr>
        <w:pStyle w:val="BodyText"/>
      </w:pPr>
      <w:r>
        <w:t xml:space="preserve">α(a, t) Payload accessibility at month t — 1 if recoverable, 0 otherwise</w:t>
      </w:r>
    </w:p>
    <w:p>
      <w:pPr>
        <w:pStyle w:val="BodyText"/>
      </w:pPr>
      <w:r>
        <w:t xml:space="preserve">V(a, t) Whether the record counts as verifiable at month t</w:t>
      </w:r>
    </w:p>
    <w:p>
      <w:pPr>
        <w:pStyle w:val="BodyText"/>
      </w:pPr>
      <w:r>
        <w:t xml:space="preserve">Vᴵ, Vᴵᴵ Verifiability under Semantics I (plaintext) and Semantics II (accountability-preserving)</w:t>
      </w:r>
    </w:p>
    <w:p>
      <w:pPr>
        <w:pStyle w:val="BodyText"/>
      </w:pPr>
      <w:r>
        <w:t xml:space="preserve">C1, C2, C3 Retention floor, erasure right, and deletion ceiling constraints ---------------------------------------------------------------------------------------------------------------------------------------</w:t>
      </w:r>
    </w:p>
    <w:p>
      <w:pPr>
        <w:pStyle w:val="BodyText"/>
      </w:pPr>
      <w:r>
        <w:t xml:space="preserve">Abbreviations</w:t>
      </w:r>
    </w:p>
    <w:p>
      <w:pPr>
        <w:pStyle w:val="BodyText"/>
      </w:pPr>
      <w:r>
        <w:t xml:space="preserve">--------------------------------------------------------------------------------------------------- Term Expansion ----------------------------------- --------------------------------------------------------------- ATNA Audit Trail and Node Authentication (IHE integration profile)</w:t>
      </w:r>
    </w:p>
    <w:p>
      <w:pPr>
        <w:pStyle w:val="BodyText"/>
      </w:pPr>
      <w:r>
        <w:t xml:space="preserve">CEF Coordinated Enforcement Framework (EDPB)</w:t>
      </w:r>
    </w:p>
    <w:p>
      <w:pPr>
        <w:pStyle w:val="BodyText"/>
      </w:pPr>
      <w:r>
        <w:t xml:space="preserve">DSR Design Science Research</w:t>
      </w:r>
    </w:p>
    <w:p>
      <w:pPr>
        <w:pStyle w:val="BodyText"/>
      </w:pPr>
      <w:r>
        <w:t xml:space="preserve">EDPB European Data Protection Board</w:t>
      </w:r>
    </w:p>
    <w:p>
      <w:pPr>
        <w:pStyle w:val="BodyText"/>
      </w:pPr>
      <w:r>
        <w:t xml:space="preserve">EEA European Economic Area</w:t>
      </w:r>
    </w:p>
    <w:p>
      <w:pPr>
        <w:pStyle w:val="BodyText"/>
      </w:pPr>
      <w:r>
        <w:t xml:space="preserve">EEHRxF European Electronic Health Record Exchange Format</w:t>
      </w:r>
    </w:p>
    <w:p>
      <w:pPr>
        <w:pStyle w:val="BodyText"/>
      </w:pPr>
      <w:r>
        <w:t xml:space="preserve">eHDSI eHealth Digital Service Infrastructure</w:t>
      </w:r>
    </w:p>
    <w:p>
      <w:pPr>
        <w:pStyle w:val="BodyText"/>
      </w:pPr>
      <w:r>
        <w:t xml:space="preserve">eHMSEG eHealth Member States Expert Group</w:t>
      </w:r>
    </w:p>
    <w:p>
      <w:pPr>
        <w:pStyle w:val="BodyText"/>
      </w:pPr>
      <w:r>
        <w:t xml:space="preserve">eHOMB eHealth Operational Management Board</w:t>
      </w:r>
    </w:p>
    <w:p>
      <w:pPr>
        <w:pStyle w:val="BodyText"/>
      </w:pPr>
      <w:r>
        <w:t xml:space="preserve">EHDS European Health Data Space</w:t>
      </w:r>
    </w:p>
    <w:p>
      <w:pPr>
        <w:pStyle w:val="BodyText"/>
      </w:pPr>
      <w:r>
        <w:t xml:space="preserve">FHIR Fast Healthcare Interoperability Resources (HL7)</w:t>
      </w:r>
    </w:p>
    <w:p>
      <w:pPr>
        <w:pStyle w:val="BodyText"/>
      </w:pPr>
      <w:r>
        <w:t xml:space="preserve">GDPR General Data Protection Regulation (EU) 2016/679</w:t>
      </w:r>
    </w:p>
    <w:p>
      <w:pPr>
        <w:pStyle w:val="BodyText"/>
      </w:pPr>
      <w:r>
        <w:t xml:space="preserve">HDAB Health Data Access Body</w:t>
      </w:r>
    </w:p>
    <w:p>
      <w:pPr>
        <w:pStyle w:val="BodyText"/>
      </w:pPr>
      <w:r>
        <w:t xml:space="preserve">HSM Hardware Security Module</w:t>
      </w:r>
    </w:p>
    <w:p>
      <w:pPr>
        <w:pStyle w:val="BodyText"/>
      </w:pPr>
      <w:r>
        <w:t xml:space="preserve">IHE Integrating the Healthcare Enterprise</w:t>
      </w:r>
    </w:p>
    <w:p>
      <w:pPr>
        <w:pStyle w:val="BodyText"/>
      </w:pPr>
      <w:r>
        <w:t xml:space="preserve">NCPeH National Contact Point for eHealth</w:t>
      </w:r>
    </w:p>
    <w:p>
      <w:pPr>
        <w:pStyle w:val="BodyText"/>
      </w:pPr>
      <w:r>
        <w:t xml:space="preserve">NHN Norsk Helsenett SF</w:t>
      </w:r>
    </w:p>
    <w:p>
      <w:pPr>
        <w:pStyle w:val="BodyText"/>
      </w:pPr>
      <w:r>
        <w:t xml:space="preserve">NIST National Institute of Standards and Technology (US)</w:t>
      </w:r>
    </w:p>
    <w:p>
      <w:pPr>
        <w:pStyle w:val="BodyText"/>
      </w:pPr>
      <w:r>
        <w:t xml:space="preserve">NORTRE Norwegian Trusted Research Environments</w:t>
      </w:r>
    </w:p>
    <w:p>
      <w:pPr>
        <w:pStyle w:val="BodyText"/>
      </w:pPr>
      <w:r>
        <w:t xml:space="preserve">OpenNCP Open National Contact Point software stack</w:t>
      </w:r>
    </w:p>
    <w:p>
      <w:pPr>
        <w:pStyle w:val="BodyText"/>
      </w:pPr>
      <w:r>
        <w:t xml:space="preserve">PoSE Proof of Secure Erasure</w:t>
      </w:r>
    </w:p>
    <w:p>
      <w:pPr>
        <w:pStyle w:val="BodyText"/>
      </w:pPr>
      <w:r>
        <w:t xml:space="preserve">SoK Systematization of Knowledge</w:t>
      </w:r>
    </w:p>
    <w:p>
      <w:pPr>
        <w:pStyle w:val="BodyText"/>
      </w:pPr>
      <w:r>
        <w:t xml:space="preserve">SPE Secure Processing Environment</w:t>
      </w:r>
    </w:p>
    <w:p>
      <w:pPr>
        <w:pStyle w:val="BodyText"/>
      </w:pPr>
      <w:r>
        <w:t xml:space="preserve">SPUHiN Secure Provision and Use of Health Data in Norway (project)</w:t>
      </w:r>
    </w:p>
    <w:p>
      <w:pPr>
        <w:pStyle w:val="BodyText"/>
      </w:pPr>
      <w:r>
        <w:t xml:space="preserve">TEHDAS2 Towards European Health Data Space, Joint Action 2</w:t>
      </w:r>
    </w:p>
    <w:p>
      <w:pPr>
        <w:pStyle w:val="BodyText"/>
      </w:pPr>
      <w:r>
        <w:t xml:space="preserve">TRF Tri-Lateral Retention Feasibility (Model)</w:t>
      </w:r>
    </w:p>
    <w:p>
      <w:pPr>
        <w:pStyle w:val="BodyText"/>
      </w:pPr>
      <w:r>
        <w:t xml:space="preserve">zk-SNARK Zero-Knowledge Succinct Non-Interactive Argument of Knowledge ---------------------------------------------------------------------------------------------------</w:t>
      </w:r>
    </w:p>
    <w:p>
      <w:pPr>
        <w:pStyle w:val="BodyText"/>
      </w:pPr>
      <w:r>
        <w:t xml:space="preserve">A note on the project name. This work has been presented in preliminary form under the name VERA-SNARK, which originates in an earlier design iteration that envisaged zero-knowledge succinct arguments as the enforcement machinery. The design-science process showed that the audit-trail retention problem requires no such machinery, and the mechanism specified here contains none. The name is retained for continuity with that earlier presentation, and the evolution is discussed in Chapter 1, Section 1.6. Chapter 7, Section 7.5 identifies the distinct problem for which zero-knowledge arguments do become necessary.</w:t>
      </w:r>
    </w:p>
    <w:p>
      <w:pPr>
        <w:pStyle w:val="Heading1"/>
      </w:pPr>
      <w:r>
        <w:t xml:space="preserve">Chapter 1. Introduction</w:t>
      </w:r>
    </w:p>
    <w:p>
      <w:pPr>
        <w:pStyle w:val="Heading2"/>
      </w:pPr>
      <w:r>
        <w:t xml:space="preserve">1.1 Background and Context</w:t>
      </w:r>
    </w:p>
    <w:p>
      <w:pPr>
        <w:pStyle w:val="BodyText"/>
      </w:pPr>
      <w:r>
        <w:t xml:space="preserve">The European Union’s health sector is undergoing the most significant data-governance transformation in its history. Regulation (EU) 2025/327 on the European Health Data Space was adopted on 11 February 2025, published in the Official Journal on 5 March 2025, and entered into force on 26 March 2025. It establishes the first Union-wide legal framework for the primary and secondary use of electronic health data across all Member States and European Economic Area countries (European Parliament and Council of the European Union, 2025). The regulation creates a binding architecture for cross-border exchange of patient summaries, electronic prescriptions, laboratory results, medical imaging, and hospital discharge reports, with primary-use exchange of patient summaries and ePrescriptions becoming mandatory across the EU and EEA by March 2029, and the remaining priority categories by March 2031 (European Commission, 2025a).</w:t>
      </w:r>
    </w:p>
    <w:p>
      <w:pPr>
        <w:pStyle w:val="BodyText"/>
      </w:pPr>
      <w:r>
        <w:t xml:space="preserve">The technical infrastructure underpinning this regulatory shift is MyHealth@EU, the federated pull-based system that allows a clinician in one Member State to retrieve a patient summary or dispense an ePrescription issued in another Member State. Each participating country operates a single National Contact Point for eHealth (NCPeH), and all cross-border exchanges flow through a six-step gateway protocol implemented in the Open National Contact Point (OpenNCP) software stack. These six steps cover service discovery, patient discovery, document retrieval, pivot translation between national clinical document formats and a common European format, security and consent validation, and audit logging (Simjanoska Misheva et al., 2025).</w:t>
      </w:r>
    </w:p>
    <w:p>
      <w:pPr>
        <w:pStyle w:val="BodyText"/>
      </w:pPr>
      <w:r>
        <w:t xml:space="preserve">Norway’s integration with MyHealth@EU is operational but deliberately narrow: a pilot run by the Norwegian Directorate of Health and the Norwegian Health Network receives patient summaries at two emergency clinics, and no relevant patients had yet presented when the Directorate last reported (Helsedirektoratet, 2026; Chapter 2, Section 2.2 gives the details). As Norway is an EEA member rather than a Member State, EHDS implementation runs through the EEA Joint Committee, and Helsedirektoratet delivered its formal EHDS gap analysis on 11 April 2025 (Helsedirektoratet, n.d.). The cross-border audit records with which this thesis is concerned are therefore beginning to be generated in Norwegian production, on live infrastructure, in small numbers.</w:t>
      </w:r>
    </w:p>
    <w:p>
      <w:pPr>
        <w:pStyle w:val="BodyText"/>
      </w:pPr>
      <w:r>
        <w:t xml:space="preserve">Within this regulatory transformation, the most consequential change for clinical practice is the new layer of patient rights established by EHDS. Citizens gain the right to access and download their electronic health data, to view logs of who has accessed it, to set granular restrictions on cross-border sharing, and to opt out of secondary use (European Parliament and Council of the European Union, 2025). These rights interact directly with two long-standing instruments. The first is the IHE Audit Trail and Node Authentication (ATNA) integration profile, which defines the technical structure through which access events are logged in cross-border exchanges. ATNA itself prescribes no retention period. The retention obligation arises from the deployment binding: under the eHDSI security framework adopted for MyHealth@EU operations, ATNA-compliant audit repositories are reported to retain their logs for a minimum of ten years (Simjanoska Misheva et al., 2025; IHE International, 2023), a figure this thesis could not confirm in a primary document and treats as illustrative (Chapter 2, Section 2.3). The second is the General Data Protection Regulation (EU) 2016/679, whose Article 17 establishes the data subject’s right to obtain erasure of personal data without undue delay under specified conditions (European Parliament and Council of the European Union, 2016).</w:t>
      </w:r>
    </w:p>
    <w:p>
      <w:pPr>
        <w:pStyle w:val="BodyText"/>
      </w:pPr>
      <w:r>
        <w:t xml:space="preserve">A third constraint arises from the implementing infrastructure for EHDS secondary use. The TEHDAS2 Joint Action’s guideline for Health Data Access Bodies specifies that the electronic health data in a Secure Processing Environment must be deleted within six months of the expiry of the data permit, operationalising Article 68(12) of the EHDS Regulation (TEHDAS2, 2025).</w:t>
      </w:r>
    </w:p>
    <w:p>
      <w:pPr>
        <w:pStyle w:val="BodyText"/>
      </w:pPr>
      <w:r>
        <w:t xml:space="preserve">Critically, the same regulation imposes a retention obligation on the same environment. Article 73(1)(e) EHDS requires of every Secure Processing Environment “the keeping of identifiable logs of access to and activities in the secure processing environment for the period necessary to verify and audit all processing operations in that environment; logs of access shall be kept for at least one year” (European Parliament and Council of the European Union, 2025). Article 68(12) provides that “the electronic health data within the secure processing environment shall be deleted within six months of the expiry of the data permit”. Where an environment logs access at patient-record granularity, an entry linking a patient’s record to an access is itself electronic health data within the environment. On the broad reading set out in Chapter 4, Section 4.6, the Regulation then requires of a single environment that such data be deleted within six months of permit expiry and that identifiable logs be kept for at least twelve months. That reading is contestable, and the thesis states its grounds rather than assuming it; under the narrower alternative, or where logs are kept at dataset granularity, the conflict in the secondary-use pathway arises through Article 17 erasure requests instead, as it does in the cross-border pathway, and the thesis’s results are unaffected.</w:t>
      </w:r>
    </w:p>
    <w:p>
      <w:pPr>
        <w:pStyle w:val="BodyText"/>
      </w:pPr>
      <w:r>
        <w:t xml:space="preserve">Cross-border health data exchange therefore operates under three kinds of retention regime that do not yet have a documented technical reconciliation. The first is audit-retention floors, instantiated as the ten-year floor reported for cross-border audit repositories under the eHDSI deployment baseline and the one-year floor imposed on Secure Processing Environment access logs by Article 73(1)(e) EHDS. The second is an erasure obligation for personal data, exercisable at any time by the data subject. The third is a six-month deletion ceiling for processed data in Secure Processing Environments. This thesis is positioned within that unresolved tension.</w:t>
      </w:r>
    </w:p>
    <w:p>
      <w:pPr>
        <w:pStyle w:val="Heading2"/>
      </w:pPr>
      <w:r>
        <w:t xml:space="preserve">1.2 Problem Statement</w:t>
      </w:r>
    </w:p>
    <w:p>
      <w:pPr>
        <w:pStyle w:val="BodyText"/>
      </w:pPr>
      <w:r>
        <w:t xml:space="preserve">The European Health Data Space establishes legal rights and operational obligations, but it does not prescribe how the three retention regimes described above are to be reconciled in technical practice. The result is a structural conflict embedded in the cross-border audit trail.</w:t>
      </w:r>
    </w:p>
    <w:p>
      <w:pPr>
        <w:pStyle w:val="BodyText"/>
      </w:pPr>
      <w:r>
        <w:t xml:space="preserve">When a Norwegian patient is treated in another Member State, the access event is logged in the local NCPeH’s ATNA-compliant audit repository, retained for the period its deployment binding sets (ten years as reported, Section 1.1), and accessible to the patient through the home country’s audit-log interface (Simjanoska Misheva et al., 2025). If, during that window, the patient exercises the right to erasure under GDPR Article 17, the institution faces a choice between three positions, each of which violates one of the other regimes. Deleting the audit record honours Article 17 but destroys the integrity of the audit chain that the eHDSI framework, eIDAS-based access traceability, and EHDS patient rights all depend upon. Retaining the audit record in full preserves the chain but fails the erasure obligation. Pseudonymising the record creates ambiguity about whether the pseudonymisation is reversible, which under GDPR Recital 26 may not satisfy true anonymisation.</w:t>
      </w:r>
    </w:p>
    <w:p>
      <w:pPr>
        <w:pStyle w:val="BodyText"/>
      </w:pPr>
      <w:r>
        <w:t xml:space="preserve">An apparent resolution must be confronted at the outset. Article 17(3)(b) GDPR exempts erasure to the extent that processing is necessary for compliance with a legal obligation to which the controller is subject. It could therefore be argued that the audit-retention obligation simply disapplies Article 17 for audit records, and that no conflict exists. This thesis takes the position, defended in Sections 2.3 and 4.2, that the conflict survives the exemption in a precise form. The exemption extends only as far as retention is necessary for the legal obligation, and the data-minimisation principle of Article 5(1)(c) GDPR requires that no more personal data be retained than the obligation demands. Retaining the full plaintext personal-data payload of an audit record for the length of the floor exceeds what accountability requires, since the accountability function of the record can be preserved without continued access to that payload. Moreover, the six-month deletion ceiling under Article 68(12) EHDS admits no equivalent exemption. What may lawfully be retained is therefore the accountability skeleton of the record rather than its full personal-data content: and specifying, formalising, and demonstrating exactly that residue is the work of this thesis.</w:t>
      </w:r>
    </w:p>
    <w:p>
      <w:pPr>
        <w:pStyle w:val="BodyText"/>
      </w:pPr>
      <w:r>
        <w:t xml:space="preserve">The same conflict arises in the secondary-use </w:t>
      </w:r>
      <w:del w:id="35" w:author="Arshad Akhtar Abbasia" w:date="2026-10-04T12:00:00Z">
        <w:r>
          <w:delText xml:space="preserve">pathway, </w:delText>
        </w:r>
      </w:del>
      <w:ins w:id="36" w:author="Arshad Akhtar Abbasia" w:date="2026-10-04T12:00:00Z">
        <w:r>
          <w:t xml:space="preserve">pathway through erasure requests, </w:t>
        </w:r>
      </w:ins>
      <w:r>
        <w:t xml:space="preserve">and </w:t>
      </w:r>
      <w:ins w:id="37" w:author="Arshad Akhtar Abbasia" w:date="2026-10-04T12:00:00Z">
        <w:r>
          <w:t xml:space="preserve">on one reading of Article 68(12) it arises </w:t>
        </w:r>
      </w:ins>
      <w:r>
        <w:t xml:space="preserve">there </w:t>
      </w:r>
      <w:del w:id="38" w:author="Arshad Akhtar Abbasia" w:date="2026-10-04T12:00:00Z">
        <w:r>
          <w:delText xml:space="preserve">it is at its sharpest. </w:delText>
        </w:r>
      </w:del>
      <w:ins w:id="39" w:author="Arshad Akhtar Abbasia" w:date="2026-10-04T12:00:00Z">
        <w:r>
          <w:t xml:space="preserve">even without them. </w:t>
        </w:r>
      </w:ins>
      <w:r>
        <w:t xml:space="preserve">Consider a researcher who receives a data permit from the national health data access body, Helsedataservice (Folkehelseinstituttet, 2024), and processes the data within a Norwegian Secure Processing Environment such as those operated by the Trusted Research Environments collaboration NORTRE (Norwegian Trusted Research Environments, n.d.). Article 68(12) EHDS, as operationalised by TEHDAS2, then requires deletion of the electronic health data within the environment within six months of permit expiry. Article 73(1)(e) of the same regulation requires that identifiable access logs for that environment be kept for at least one year. On the broad reading, the environment must therefore be emptied of electronic health data at six months while continuing to hold, for a further six months at minimum, identifiable records of who accessed what within it. No provision resolves the two. Article 73(5) requires the Commission to lay down, by means of implementing acts and by 26 March 2027, the technical, organisational, information-security, confidentiality, data-protection and interoperability requirements for Secure Processing Environments. The secondary-use provisions themselves, Articles 68 and 73 among them, become applicable on 26 March 2029. The collision is therefore not yet operative, and the window in which its resolution could be specified rather than improvised closes with those implementing acts.</w:t>
      </w:r>
    </w:p>
    <w:p>
      <w:pPr>
        <w:pStyle w:val="BodyText"/>
      </w:pPr>
      <w:r>
        <w:t xml:space="preserve">These conflicts are not theoretical, and the Norwegian policy process has moved while leaving them unresolved. The SPUHiN project, jointly led by Helsedirektoratet and the Norwegian Institute of Public Health, acknowledged in its November 2024 draft recommendations that Norway lacks a formal regulatory definition of a Secure Processing Environment (SPUHiN, 2024). Following a public hearing between July and October 2025, the Directorate states that the criteria are included in deliverable D5.2, with separate compliance checklists for SPE providers and SPE user organisations, positioned as a national reference basis pending the EU implementing act (SPUHiN, 2025). The version this thesis inspected, the one put to hearing, contains governance and functional requirements but no mechanism reconciling the retention and erasure regimes. The absence is observed in that version and has not been checked against the deliverable as submitted.</w:t>
      </w:r>
    </w:p>
    <w:p>
      <w:pPr>
        <w:pStyle w:val="BodyText"/>
      </w:pPr>
      <w:r>
        <w:t xml:space="preserve">A small but rapidly growing body of cryptographic research has begun to address adjacent problems. Albalwy (2026) demonstrates zero-knowledge policy enforcement for cross-institutional health data sharing within a single jurisdiction. Natsiavas et al. (2021) document KONFIDO, the most direct architectural ancestor for cross-border health data security, which combined trusted execution environments, homomorphic encryption, and blockchain-based auditing on the OpenNCP gateway. Bai et al. (2022) describe Health-zkIDM, a Hyperledger Fabric-based decentralised identity system for healthcare. None of these works addresses the audit-retention versus erasure tension at the cross-border audit layer, and none provides a formal account of the conditions under which the three regimes can be jointly satisfied.</w:t>
      </w:r>
    </w:p>
    <w:p>
      <w:pPr>
        <w:pStyle w:val="BodyText"/>
      </w:pPr>
      <w:r>
        <w:t xml:space="preserve">The problem this thesis addresses is therefore twofold: the absence of a formal characterisation of the tri-lateral retention conflict in cross-border health data audit trails under EHDS, and the consequent absence of a technically specified, regulation-aligned mechanism for resolving it in a manner compatible with the operational reality of Norwegian implementation.</w:t>
      </w:r>
    </w:p>
    <w:p>
      <w:pPr>
        <w:pStyle w:val="Heading2"/>
      </w:pPr>
      <w:r>
        <w:t xml:space="preserve">1.3 Research Objectives and Questions</w:t>
      </w:r>
    </w:p>
    <w:p>
      <w:pPr>
        <w:pStyle w:val="BodyText"/>
      </w:pPr>
      <w:r>
        <w:t xml:space="preserve">The objective of this thesis is to formally characterise, and then resolve by design, the conflict between the three retention regimes identified in Section 1.2.</w:t>
      </w:r>
    </w:p>
    <w:p>
      <w:pPr>
        <w:pStyle w:val="BodyText"/>
      </w:pPr>
      <w:r>
        <w:t xml:space="preserve">The analytical core of the thesis is the Tri-Lateral Retention Feasibility Model (TRF Model), a constraint-satisfaction formulation developed in Chapter 4 within the established tradition of formal legal-compliance verification (Feng, Marsso, Sabetzadeh, &amp; Chechik, 2023). The model decomposes each cross-border audit record into an event-metadata component, itself divided into the accessor’s fields and the link to the patient, and a personal-data payload bound by a cryptographic commitment, expresses the three regimes as constraints over discretised time, and examines the satisfiability of the constraint system under two competing semantics of audit verifiability. The model is tri-lateral in its structure, being floor, right, and ceiling, rather than in the number of instruments it accommodates. The retention floor is parameterised, so that the ten-year cross-border audit floor and the one-year Secure Processing Environment log floor are two instances of one constraint rather than two separate constraints. Under plaintext-verifiability semantics, in which a verifiable audit record is one whose payload remains accessible in plaintext, the system is shown to be infeasible whenever an erasure request or permit expiry falls within a record’s retention window. Under an alternative semantics, in which verifiability is defined as accountability-preservation (intact metadata, a surviving commitment, and a logged, witnessed invalidation event) the system is shown to be jointly satisfiable for every arrival pattern of erasure requests and permit expiries. The mechanism that realises this feasibility, termed Crypto-Erasure by Invalidation, applies the cryptographic-erasure technique recognised in NIST Special Publication 800-88 Revision 2 at the audit-trail boundary: the key binding a record to its payload is destroyed, while the invalidation event itself is appended to a tamper-evident audit log. The mechanism is thus the constructive witness of the model’s feasibility result, not an independently posited design. Two further results locate the conflict: a deletion ceiling collides with a retention floor exactly when it is no longer than the floor, and the event it is anchored to decides whether the collision can be read from the text (Proposition 3); and moving a record out of the regulated environment meets the ceiling but not the right to erasure (Proposition 4).</w:t>
      </w:r>
    </w:p>
    <w:p>
      <w:pPr>
        <w:pStyle w:val="BodyText"/>
      </w:pPr>
      <w:r>
        <w:t xml:space="preserve">The thesis is guided by one primary research question.</w:t>
      </w:r>
    </w:p>
    <w:p>
      <w:pPr>
        <w:pStyle w:val="BodyText"/>
      </w:pPr>
      <w:r>
        <w:t xml:space="preserve">Primary research question. How can a verifiable crypto-erasure mechanism be designed to reconcile the conflicting data-retention requirements of cross-border health data exchange under the European Health Data Space — specifically the tension between the audit-retention floors applying to the exchange, namely the ten-year minimum reported for IHE ATNA audit repositories under the eHDSI deployment baseline and the one-year minimum imposed on Secure Processing Environment access logs by Article 73(1)(e) EHDS, GDPR Article 17’s right to erasure, and the six-month Secure Processing Environment deletion ceiling under Article 68(12) EHDS as operationalised by TEHDAS2 — while preserving audit integrity in a Norwegian implementation context?</w:t>
      </w:r>
    </w:p>
    <w:p>
      <w:pPr>
        <w:pStyle w:val="BodyText"/>
      </w:pPr>
      <w:r>
        <w:t xml:space="preserve">The primary question is decomposed into three sub-questions.</w:t>
      </w:r>
    </w:p>
    <w:p>
      <w:pPr>
        <w:pStyle w:val="BodyText"/>
      </w:pPr>
      <w:r>
        <w:t xml:space="preserve">SQ1. What are the precise points of conflict between the audit-retention floors, GDPR Article 17, and the Article 68(12) deletion ceiling in the cross-border EHDS workflow, and under what formal conditions are the three regimes jointly satisfiable?</w:t>
      </w:r>
    </w:p>
    <w:p>
      <w:pPr>
        <w:pStyle w:val="BodyText"/>
      </w:pPr>
      <w:r>
        <w:t xml:space="preserve">SQ2. Can a cryptographic invalidation mechanism, in which the references binding audit records to personal data are mathematically invalidated rather than the records being deleted, satisfy all three constraints simultaneously, across floors of differing duration?</w:t>
      </w:r>
    </w:p>
    <w:p>
      <w:pPr>
        <w:pStyle w:val="BodyText"/>
      </w:pPr>
      <w:r>
        <w:t xml:space="preserve">SQ3. How would such a mechanism integrate with Norway’s current cross-border infrastructure, specifically the NCPeH operated by Helsedirektoratet and Norsk Helsenett, the Health Data Access Body Helsedataservice, and the Secure Processing Environments operated under NORTRE?</w:t>
      </w:r>
    </w:p>
    <w:p>
      <w:pPr>
        <w:pStyle w:val="BodyText"/>
      </w:pPr>
      <w:r>
        <w:t xml:space="preserve">SQ1 is addressed through Chapter 2’s literature analysis and the formal characterisation in Chapter 4. SQ2 is addressed through the TRF Model’s feasibility propositions, the mechanism specification in Chapter 4, and the executable demonstration in Chapter 5. SQ3 is addressed through Chapter 4’s integration analysis and Chapter 6’s discussion of implications for Norwegian implementing actors.</w:t>
      </w:r>
    </w:p>
    <w:p>
      <w:pPr>
        <w:pStyle w:val="Heading2"/>
      </w:pPr>
      <w:r>
        <w:t xml:space="preserve">1.4 Significance and Relevance</w:t>
      </w:r>
    </w:p>
    <w:p>
      <w:pPr>
        <w:pStyle w:val="BodyText"/>
      </w:pPr>
      <w:r>
        <w:t xml:space="preserve">The significance of this thesis rests on four convergent factors.</w:t>
      </w:r>
    </w:p>
    <w:p>
      <w:pPr>
        <w:pStyle w:val="BodyText"/>
      </w:pPr>
      <w:r>
        <w:t xml:space="preserve">First, the timing is concrete rather than abstract. The Group One priority categories of EHDS become mandatory across the EU and EEA in March 2029, with Group Two following in March 2031, and the implementing acts specifying technical detail are due by March 2027 (European Commission, 2025a). Norway’s NCPeH is in live pilot operation, with its outbound capability under construction during 2026 (Helsedirektoratet, 2026), as Section 1.1 describes. Decisions about how cross-border audit trails will handle conflicting retention obligations will be made within the current implementation window. The regulatory background to those decisions is one the European Data Protection Board’s February 2026 Coordinated Enforcement Framework report on Article 17, spanning thirty-two supervisory authorities and 764 controllers, explicitly identifies as unsettled, naming the definition and implementation of retention periods among the recurring difficulties (European Data Protection Board, 2026a). In parallel, the Board’s Guidelines 02/2025 on blockchain technologies accept, for the first time at Union level, that where physical deletion is not technically possible, deleting the decryption key can render personal data unintelligible and so serve the erasure obligation (European Data Protection Board, 2026b). That acceptance establishes the regulatory corridor within which the mechanism proposed here is designed. The further condition that the controller document its threat model derives from Aikebaier’s (2026) interpretation of the Guidelines rather than from the Guidelines themselves.</w:t>
      </w:r>
    </w:p>
    <w:p>
      <w:pPr>
        <w:pStyle w:val="BodyText"/>
      </w:pPr>
      <w:r>
        <w:t xml:space="preserve">Second, the Norwegian implementation context provides a concrete, named substrate. It includes a presumptive Health Data Access Body in Helsedataservice (Folkehelseinstituttet, 2024), not yet formally designated under the Regulation, and a developed Trusted Research Environment collaboration in NORTRE (Norwegian Trusted Research Environments, n.d.). It also includes national SPE criteria from the SPUHiN process, whose checklists in the hearing version do not address the retention-erasure question (SPUHiN, 2025), and parallel legislative work on professional confidentiality and cross-organisational access (Stortinget, 2025).</w:t>
      </w:r>
    </w:p>
    <w:p>
      <w:pPr>
        <w:pStyle w:val="BodyText"/>
      </w:pPr>
      <w:r>
        <w:t xml:space="preserve">Third, the contribution is positioned at a level the existing literature does not occupy. The general method of formalising legal compliance as a satisfiability problem is established (Feng et al., 2023), and the cryptographic-erasure technique is recognised in standards (National Institute of Standards and Technology, 2025) and critiqued in practice. But no published work formally models the specific tri-lateral conflict of the cross-border health audit trail, and no work derives a reconciling mechanism from such a model. This holds </w:t>
      </w:r>
      <w:del w:id="40" w:author="Arshad Akhtar Abbasia" w:date="2026-10-04T12:00:00Z">
        <w:r>
          <w:delText xml:space="preserve">even </w:delText>
        </w:r>
      </w:del>
      <w:ins w:id="41" w:author="Arshad Akhtar Abbasia" w:date="2026-10-04T12:00:00Z">
        <w:r>
          <w:t xml:space="preserve">also </w:t>
        </w:r>
      </w:ins>
      <w:r>
        <w:t xml:space="preserve">for the conflict’s </w:t>
      </w:r>
      <w:del w:id="42" w:author="Arshad Akhtar Abbasia" w:date="2026-10-04T12:00:00Z">
        <w:r>
          <w:delText xml:space="preserve">sharpest instance. </w:delText>
        </w:r>
      </w:del>
      <w:ins w:id="43" w:author="Arshad Akhtar Abbasia" w:date="2026-10-04T12:00:00Z">
        <w:r>
          <w:t xml:space="preserve">conditional extension. </w:t>
        </w:r>
      </w:ins>
      <w:r>
        <w:t xml:space="preserve">The collision between the six-month deletion ceiling of Article 68(12) and the one-year log-retention floor of Article 73(1)(e) is stated within a single regulation, yet the review conducted for this thesis found no treatment of it in the literature. The Joint Action’s specification for these environments comes closest: it requires deletion at permit expiry “while ensuring compliance with applicable legal obligations and traceability or reproducibility requirements”, leaves the balance to each operator’s policy, and in its expert commentary names “open questions about how accountability and anonymisation obligations intersect” (TEHDAS2, 2026, Table 5.2, OPR-6, p. 43; Annex 7, p. 96). It asks for the balance; it does not supply one. Part of the explanation is procedural: in the 2022 proposal these obligations sat in Articles 46 and 50 and were renumbered on adoption in 2025, so that much existing commentary discusses them under superseded numbering and in separate literatures. The gap is corroborated externally, though the corroborating source carries limited weight and the thesis does not rest the claim on it alone. The most recent systematisation of the cryptographic-erasure literature, a single-author preprint that has not been peer-reviewed, closes by naming erasure under multi-regime retention conflict among five open problems for the field (Aikebaier, 2026). Albalwy (2026) occupies the cross-institutional space within a single jurisdiction; KONFIDO (Natsiavas et al., 2021) addressed cross-border security without resolving the retention-erasure tension and depended on trusted hardware. The thesis’s novelty claim is therefore layered and bounded: the formal characterisation of an unformalised conflict, expressed through an information-logistics lens that is itself new to this problem, with the mechanism as the derived solution: an application of recognised primitives, not a claim of foundational cryptographic novelty.</w:t>
      </w:r>
    </w:p>
    <w:p>
      <w:pPr>
        <w:pStyle w:val="BodyText"/>
      </w:pPr>
      <w:r>
        <w:t xml:space="preserve">Fourth, the thesis frames the problem as one of information logistics. Physical cross-border logistics meets a similar problem in customs, where documentation must be retained while the goods it describes may be ordered destroyed. This situates the contribution within the disciplinary identity of Sustainable Energy Logistics at HiMolde. The borrowing is specific rather than wholesale: customs law already keeps the record of goods after the goods themselves have been destroyed (Chapter 2, Section 2.7), and that separation of the record from the thing recorded is the move Chapter 4 makes for the audit trail.</w:t>
      </w:r>
    </w:p>
    <w:p>
      <w:pPr>
        <w:pStyle w:val="Heading2"/>
      </w:pPr>
      <w:r>
        <w:t xml:space="preserve">1.5 Scope and Out-of-Scope</w:t>
      </w:r>
    </w:p>
    <w:p>
      <w:pPr>
        <w:pStyle w:val="BodyText"/>
      </w:pPr>
      <w:r>
        <w:t xml:space="preserve">This thesis is bounded by a deliberate and explicit scope, set by what can be defended within the time and resources of an MSc thesis.</w:t>
      </w:r>
    </w:p>
    <w:p>
      <w:pPr>
        <w:pStyle w:val="BodyText"/>
      </w:pPr>
      <w:r>
        <w:t xml:space="preserve">The thesis contributes a formal model, a design-science specification derived from it, and an executable demonstration. The TRF Model formalises the conflict, and the Crypto-Erasure by Invalidation mechanism is specified as the model’s constructive feasibility witness. A Python-based sandbox using synthetic Synthea-generated FHIR data then demonstrates both the infeasibility result under plaintext semantics and the feasibility result under invalidation semantics. The model, the specification, and the demonstration together constitute the artefact.</w:t>
      </w:r>
    </w:p>
    <w:p>
      <w:pPr>
        <w:pStyle w:val="BodyText"/>
      </w:pPr>
      <w:r>
        <w:t xml:space="preserve">The thesis explicitly does not include the following. First, it does not build a working zero-knowledge SNARK circuit; no component of the mechanism requires one, and the cryptographic machinery that an earlier design iteration envisaged is treated as future work, at the one point where it becomes necessary (Chapter 7, Section 7.5). Second, it does not deploy to a real National Contact Point for eHealth; integration with Norwegian NCPeH operations remains an architectural mapping rather than a runtime test. Third, it does not conduct human-subject interviews, and no qualitative empirical data are reported. Fourth, it does not measure hardware energy consumption, and no sustainability metrics are claimed beyond conceptual framing. Its place in a programme in Sustainable Energy Logistics is therefore in the logistics of information rather than of energy: it treats a regulated cross-border record as a consignment whose custody, retention and destruction are governed by the regimes it crosses. Fifth, it does not use real patient data; all sandbox data are synthetic and contain no information about real individuals. Sixth, it does not implement healthcare-professional authentication or consent-propagation protocols beyond the invalidation mechanism itself. Seventh, it does not provide machine-checked formal proofs; the four propositions are proved informally at the level of rigour standard for design-science work, and their executable check in the sandbox is a demonstration, not a verification in the proof-assistant sense. Eighth, it does not prove destruction of cryptographic keys; the mechanism’s guarantees are conditional on honest key destruction, a limitation examined in Chapter 6. Ninth, it does not model the national retention laws of receiving jurisdictions beyond the Union-level instruments; the time horizon of the model is parameterised so that jurisdiction-specific floors can be substituted. Tenth, it does not address non-EU and non-EEA jurisdictions.</w:t>
      </w:r>
    </w:p>
    <w:p>
      <w:pPr>
        <w:pStyle w:val="BodyText"/>
      </w:pPr>
      <w:r>
        <w:t xml:space="preserve">Three components related to the broader research direction are outside the scope of this thesis: a zero-knowledge assertion circuit for healthcare-professional authorisation, a sustainability indicator for proof systems, and a cross-border consent-revocation propagation protocol. Results for them have not been produced and are not claimed.</w:t>
      </w:r>
    </w:p>
    <w:p>
      <w:pPr>
        <w:pStyle w:val="Heading2"/>
      </w:pPr>
      <w:r>
        <w:t xml:space="preserve">1.6 Methodological Approach</w:t>
      </w:r>
    </w:p>
    <w:p>
      <w:pPr>
        <w:pStyle w:val="BodyText"/>
      </w:pPr>
      <w:r>
        <w:t xml:space="preserve">The thesis adopts Design Science Research, as established by Hevner, March, Park, and Ram (2004) and elaborated by Peffers, Tuunanen, Rothenberger, and Chatterjee (2007), in its specification-and-demonstration variant, extended with a formal-modelling step. The DSR cycle of problem identification, objectives, design and development, demonstration, evaluation, and communication is mapped onto the thesis chapters, with the design phase anchored in the TRF Model. The mechanism is developed as the constructive answer to a formally stated feasibility question, following the tradition of formal compliance verification exemplified by Feng et al. (2023). It employs lighter machinery, a feasibility formulation over one binary state variable per record, suited to defence at Master’s level and to the logistics-modelling training of the author’s programme.</w:t>
      </w:r>
    </w:p>
    <w:p>
      <w:pPr>
        <w:pStyle w:val="BodyText"/>
      </w:pPr>
      <w:r>
        <w:t xml:space="preserve">The project name VERA-SNARK originates from an earlier design iteration, presented in preliminary form at the NORS 2025 conference, which envisaged zero-knowledge succinct arguments as the enforcement machinery. The design-science process (specifically, the formal analysis of what the three retention regimes actually require) showed that cryptographic commitments and a logged invalidation registry suffice for the audit-trail problem, and that no SNARK is required; an accumulator layer is specified in Chapter 4 as optional and is not implemented. The project name is retained for continuity; the mechanism specified and demonstrated in this thesis contains no SNARK, and the evolution from the earlier architecture is itself an instance of the DSR cycle functioning as intended.</w:t>
      </w:r>
    </w:p>
    <w:p>
      <w:pPr>
        <w:pStyle w:val="BodyText"/>
      </w:pPr>
      <w:r>
        <w:t xml:space="preserve">The demonstration is conducted in a controlled sandbox using synthetic data generated by Synthea, an open-source generator of synthetic patient records compliant with HL7 FHIR R4, the version reflected in the current Norwegian basisprofiler maintained by HL7 Norway (HL7 Norway, 2025). The sandbox has two layers: a feasibility checker that walks synthetic audit records through randomised arrivals of erasure requests and permit expiries, verifying that the constraint system fails under plaintext-verifiability semantics and holds under invalidation semantics; and a realism layer feeding Synthea-generated records into the checker. The evaluation strategy is analytical: internal validity through the logical consistency of the model and the coherence of mechanism and propositions; external validity through compatibility with verified existing infrastructure; reliability through deterministic execution with fixed random seeds. No empirical performance benchmarks are reported. The full methodological treatment is provided in Chapter 3.</w:t>
      </w:r>
    </w:p>
    <w:p>
      <w:pPr>
        <w:pStyle w:val="Heading2"/>
      </w:pPr>
      <w:r>
        <w:t xml:space="preserve">1.7 Thesis Structure</w:t>
      </w:r>
    </w:p>
    <w:p>
      <w:pPr>
        <w:pStyle w:val="BodyText"/>
      </w:pPr>
      <w:r>
        <w:t xml:space="preserve">The thesis is organised in seven chapters and appendices.</w:t>
      </w:r>
    </w:p>
    <w:p>
      <w:pPr>
        <w:pStyle w:val="BodyText"/>
      </w:pPr>
      <w:r>
        <w:t xml:space="preserve">Chapter 1 introduces the regulatory background, the problem, the research objectives, the significance of the study, the scope and explicit out-of-scope boundaries, and the methodological approach.</w:t>
      </w:r>
    </w:p>
    <w:p>
      <w:pPr>
        <w:pStyle w:val="BodyText"/>
      </w:pPr>
      <w:r>
        <w:t xml:space="preserve">Chapter 2 reviews the literature in six domains: the cross-border health data exchange landscape under EHDS; the audit-retention versus right-to-erasure tension, including the Article 17(3)(b) exemption argument; cryptographic approaches to audit compliance, including secure deletion and tamper-evident logging; formal approaches to regulatory-compliance verification; the Norwegian secondary-use infrastructure; and the information-logistics framing. It identifies the research gaps and positions the contribution.</w:t>
      </w:r>
    </w:p>
    <w:p>
      <w:pPr>
        <w:pStyle w:val="BodyText"/>
      </w:pPr>
      <w:r>
        <w:t xml:space="preserve">Chapter 3 establishes the design science research paradigm, the specification-and-demonstration variant extended with formal modelling, the synthetic data methodology, the sandbox approach, and validity, reliability, and ethical considerations.</w:t>
      </w:r>
    </w:p>
    <w:p>
      <w:pPr>
        <w:pStyle w:val="BodyText"/>
      </w:pPr>
      <w:r>
        <w:t xml:space="preserve">Chapter 4 develops the TRF Model, covering its sets, decomposition, constraints, the two verifiability semantics, the infeasibility and feasibility propositions, and the anchoring proposition. It then specifies the Crypto-Erasure by Invalidation mechanism derived from it, including the key hierarchy, the invalidation registry and the tamper-evident log, analyses its residue, compares it against six rival designs with the location proposition, and traces it requirement by requirement to the regulation, the Joint Action’s specification for Secure Processing Environments, and the Norwegian NCPeH and NORTRE infrastructure (Table 4.1).</w:t>
      </w:r>
    </w:p>
    <w:p>
      <w:pPr>
        <w:pStyle w:val="BodyText"/>
      </w:pPr>
      <w:r>
        <w:t xml:space="preserve">Chapter 5 presents the sandbox demonstration: the executable feasibility check, the independent exhaustive cross-check, </w:t>
      </w:r>
      <w:ins w:id="44" w:author="Arshad Akhtar Abbasia" w:date="2026-10-04T12:00:00Z">
        <w:r>
          <w:t xml:space="preserve">a bounded SMT check of Propositions 1–3, </w:t>
        </w:r>
      </w:ins>
      <w:r>
        <w:t xml:space="preserve">the audit-log integrity and tamper tests, and the optional run with real envelope encryption. Chapter 6 discusses findings and their implications for practice, theory, and policy, engages the principal counter-positions, and tests the model on a statute outside health. Chapter 7 concludes, summarises contributions, revisits limitations, and outlines future work.</w:t>
      </w:r>
    </w:p>
    <w:p>
      <w:pPr>
        <w:pStyle w:val="Heading1"/>
      </w:pPr>
      <w:r>
        <w:t xml:space="preserve">Chapter 2. Literature Review and Theoretical Foundation</w:t>
      </w:r>
    </w:p>
    <w:p>
      <w:pPr>
        <w:pStyle w:val="Heading2"/>
      </w:pPr>
      <w:r>
        <w:t xml:space="preserve">2.1 Review Protocol</w:t>
      </w:r>
    </w:p>
    <w:p>
      <w:pPr>
        <w:pStyle w:val="Heading3"/>
      </w:pPr>
      <w:r>
        <w:t xml:space="preserve">2.1.1 Type of review and why it is named as such</w:t>
      </w:r>
    </w:p>
    <w:p>
      <w:pPr>
        <w:pStyle w:val="BodyText"/>
      </w:pPr>
      <w:r>
        <w:t xml:space="preserve">This review is a structured narrative review conducted under a documented and dated protocol. It is not a systematic review. A systematic review executes a pre-registered search strategy in a single sweep, against a fixed set of indexed databases, with independent screening by more than one reviewer. This review proceeded iteratively across four dated search rounds and a fifth, verification-only round, used natural-language rather than Boolean queries, drew substantially on primary regulatory and government sources that are not indexed in bibliographic databases at all, and was screened by one reviewer. Calling it systematic would misdescribe it.</w:t>
      </w:r>
    </w:p>
    <w:p>
      <w:pPr>
        <w:pStyle w:val="BodyText"/>
      </w:pPr>
      <w:r>
        <w:t xml:space="preserve">What the review can offer instead is replicability of a different and, for this subject, more appropriate kind. It provides a complete record of what was searched and when, the criteria applied, and the screening account. It also provides a prospective Boolean protocol that a researcher may execute against indexed databases, to test whether the conclusions survive a systematic sweep. Section 2.1.6 provides that protocol and states plainly that it was not the instrument used here.</w:t>
      </w:r>
    </w:p>
    <w:p>
      <w:pPr>
        <w:pStyle w:val="Heading3"/>
      </w:pPr>
      <w:r>
        <w:t xml:space="preserve">2.1.2 What the review had to establish</w:t>
      </w:r>
    </w:p>
    <w:p>
      <w:pPr>
        <w:pStyle w:val="BodyText"/>
      </w:pPr>
      <w:r>
        <w:t xml:space="preserve">The review is organised around the conceptual architecture of the thesis rather than around exhaustive coverage of a field. It had to establish four conditions on which the contribution depends. The first is that the cross-border landscape under the European Health Data Space is advanced enough, and Norwegian participation committed enough, for the contribution to be timely. The second is that the audit-retention versus erasure tension is real, named in primary sources, and unresolved. The third is that cryptographic and formal approaches have matured enough to make the proposed mechanism plausible while leaving the specific conflict unaddressed. The fourth is that the Norwegian secondary-use infrastructure provides a concrete substrate. A search strategy optimised for recall across a defined corpus would not have served these conditions, three of which turn on primary legal and governmental material.</w:t>
      </w:r>
    </w:p>
    <w:p>
      <w:pPr>
        <w:pStyle w:val="Heading3"/>
      </w:pPr>
      <w:r>
        <w:t xml:space="preserve">2.1.3 Sources searched</w:t>
      </w:r>
    </w:p>
    <w:p>
      <w:pPr>
        <w:pStyle w:val="BodyText"/>
      </w:pPr>
      <w:r>
        <w:t xml:space="preserve">Academic literature was searched through Google Scholar, arXiv, the Cryptology ePrint Archive, PubMed and PubMed Central, and publisher platforms including Springer, IEEE Xplore, MDPI, Sage, JMIR, and BMC. Primary regulatory material was retrieved directly from EUR-Lex, the European Commission’s Directorate-General for Health and Food Safety, and the European Data Protection Board. Standards material was retrieved from IHE International, NIST, and HL7 and HL7 Norway. Norwegian governmental and institutional material was retrieved from helsedirektoratet.no, helsedata.no, datatilsynet.no, nortre.no, and stortinget.no. Joint Action material was retrieved from tehdas.eu. Patent literature was searched through public patent databases in the final round.</w:t>
      </w:r>
    </w:p>
    <w:p>
      <w:pPr>
        <w:pStyle w:val="Heading3"/>
      </w:pPr>
      <w:r>
        <w:t xml:space="preserve">2.1.4 Search rounds</w:t>
      </w:r>
    </w:p>
    <w:p>
      <w:pPr>
        <w:pStyle w:val="BodyText"/>
      </w:pPr>
      <w:r>
        <w:t xml:space="preserve">--------------------------------------------------------------------------------------------------------------------------------- Round Date Purpose Distinct queries ----------------- -------------------- ---------------------------------------------------------------------- ------------------- 0 before 24 May 2026 Exploratory reading and drafting, documented at artifact level only not recoverable</w:t>
      </w:r>
    </w:p>
    <w:p>
      <w:pPr>
        <w:pStyle w:val="BodyText"/>
      </w:pPr>
      <w:r>
        <w:t xml:space="preserve">1 25 May 2026 Landscape, infrastructure, regulatory baseline 16</w:t>
      </w:r>
    </w:p>
    <w:p>
      <w:pPr>
        <w:pStyle w:val="BodyText"/>
      </w:pPr>
      <w:r>
        <w:t xml:space="preserve">2 29 May 2026 Verification and correction of the initial draft’s claims 10</w:t>
      </w:r>
    </w:p>
    <w:p>
      <w:pPr>
        <w:pStyle w:val="BodyText"/>
      </w:pPr>
      <w:r>
        <w:t xml:space="preserve">3 15 September 2026 Resumption; novelty audit and currency check 10</w:t>
      </w:r>
    </w:p>
    <w:p>
      <w:pPr>
        <w:pStyle w:val="BodyText"/>
      </w:pPr>
      <w:r>
        <w:t xml:space="preserve">4 16 September 2026 Adversarial novelty testing, prior art, final currency 23</w:t>
      </w:r>
    </w:p>
    <w:p>
      <w:pPr>
        <w:pStyle w:val="BodyText"/>
      </w:pPr>
      <w:r>
        <w:t xml:space="preserve">5 28 September 2026 Locator verification and source-standing audit; no discovery queries 18 locator checks</w:t>
      </w:r>
    </w:p>
    <w:p>
      <w:pPr>
        <w:pStyle w:val="BodyText"/>
      </w:pPr>
      <w:r>
        <w:t xml:space="preserve">Total discovery and verification queries, rounds 1–4 59 ---------------------------------------------------------------------------------------------------------------------------------</w:t>
      </w:r>
    </w:p>
    <w:p>
      <w:pPr>
        <w:pStyle w:val="BodyText"/>
      </w:pPr>
      <w:r>
        <w:t xml:space="preserve">Round 0 is the exploratory reading that preceded the documented rounds. Its queries were not recorded, and it contributes nothing to the absence claim of Section 2.9, which rests on the four documented search rounds.</w:t>
      </w:r>
    </w:p>
    <w:p>
      <w:pPr>
        <w:pStyle w:val="BodyText"/>
      </w:pPr>
      <w:r>
        <w:t xml:space="preserve">Every query in rounds 1 to 4 is reproduced verbatim, by round, in Appendix B. A fifth round, on 28 September 2026, contained no discovery queries: it verified locators and source standing for entries already in the bibliography, and is described by target in Appendix B. The queries were natural-language rather than Boolean, which reflects both the mixed academic and governmental character of the corpus and the exploratory character of the early rounds.</w:t>
      </w:r>
    </w:p>
    <w:p>
      <w:pPr>
        <w:pStyle w:val="BodyText"/>
      </w:pPr>
      <w:r>
        <w:t xml:space="preserve">Two features of the round structure bear on how the results should be read. Rounds 2 and 4 were adversarial in intent. Round 2 tested the claims carried forward from the exploratory phase. Round 4 sought work that would defeat the thesis’s novelty claim rather than support it, which is how the closest prior art, a database retention-and-purging research programme and its associated patent, was located and disclosed.</w:t>
      </w:r>
    </w:p>
    <w:p>
      <w:pPr>
        <w:pStyle w:val="Heading3"/>
      </w:pPr>
      <w:r>
        <w:t xml:space="preserve">2.1.5 Selection criteria and screening</w:t>
      </w:r>
    </w:p>
    <w:p>
      <w:pPr>
        <w:pStyle w:val="BodyText"/>
      </w:pPr>
      <w:r>
        <w:t xml:space="preserve">Two criteria governed inclusion throughout. Every cited source must be retrievable through a public URL, a DOI, or a primary repository at the time of writing, so that any claim can be independently verified. And where secondary commentary conflicts with primary regulatory or standards text, the primary text prevails; secondary sources are cited for analysis or for evidence of practice, never for the factual content of an instrument.</w:t>
      </w:r>
    </w:p>
    <w:p>
      <w:pPr>
        <w:pStyle w:val="BodyText"/>
      </w:pPr>
      <w:r>
        <w:t xml:space="preserve">Material was included in three categories. The first is peer-reviewed work published between 2018 and 2026 bearing on cross-border health data exchange, cryptographic erasure, formal compliance verification, or the GDPR erasure right. The second is primary regulatory, legislative, standards, or governmental material of any date. The third is practitioner and industry material, where the claim being supported is one about industry practice rather than about law.</w:t>
      </w:r>
    </w:p>
    <w:p>
      <w:pPr>
        <w:pStyle w:val="BodyText"/>
      </w:pPr>
      <w:r>
        <w:t xml:space="preserve">Four kinds of material were excluded. The first is work addressing data-protection regimes outside the European Union and European Economic Area without comparative bearing, and the second is opinion writing without an identifiable evidential basis. The third is work not retrievable at the time of writing, and the fourth is any source that could not be verified against a primary or publisher record.</w:t>
      </w:r>
    </w:p>
    <w:p>
      <w:pPr>
        <w:pStyle w:val="BodyText"/>
      </w:pPr>
      <w:r>
        <w:t xml:space="preserve">Screening proceeded from query results through title and abstract assessment to full-text or full-document assessment, with sources entering the working bibliography only after the verification step. Because the review was iterative rather than a single sweep, a PRISMA flow diagram reporting identification, screening, eligibility, and inclusion counts cannot be reconstructed for rounds 1 and 2, whose intermediate counts were not retained. Reporting reconstructed counts would give the appearance of a systematic process that was not followed. What is retained and reported instead is the full query log, the working bibliography with its verification status per source, and the correction record.</w:t>
      </w:r>
    </w:p>
    <w:p>
      <w:pPr>
        <w:pStyle w:val="Heading3"/>
      </w:pPr>
      <w:r>
        <w:t xml:space="preserve">2.1.6 Prospective Boolean protocol for replication</w:t>
      </w:r>
    </w:p>
    <w:p>
      <w:pPr>
        <w:pStyle w:val="BodyText"/>
      </w:pPr>
      <w:r>
        <w:t xml:space="preserve">The following strings are offered so that a researcher may test this review’s conclusions against a systematic sweep of indexed databases. They were not the instrument used here, and are stated prospectively.</w:t>
      </w:r>
    </w:p>
    <w:p>
      <w:pPr>
        <w:pStyle w:val="BodyText"/>
      </w:pPr>
      <w:r>
        <w:t xml:space="preserve">------------------------------------------------------------------------------------------------------------------------------------------------------------------------------------------------------------------------------------------------- # Target String ----------------------- -------------------------- ---------------------------------------------------------------------------------------------------------------------------------------------------------------------------------------------- B1 Scopus, Web of Science TITLE-ABS-KEY(("crypto-shredding" OR "cryptographic erasure" OR "crypto erasure" OR "secure deletion" OR "data sanitization") AND ("GDPR" OR "right to erasure" OR "right to be forgotten"))</w:t>
      </w:r>
    </w:p>
    <w:p>
      <w:pPr>
        <w:pStyle w:val="BodyText"/>
      </w:pPr>
      <w:r>
        <w:t xml:space="preserve">B2 Scopus, IEEE Xplore TITLE-ABS-KEY(("audit log" OR "audit trail" OR "access log") AND ("retention" OR "retention period") AND ("erasure" OR "deletion") AND ("conflict" OR "tension" OR "reconcil*"))</w:t>
      </w:r>
    </w:p>
    <w:p>
      <w:pPr>
        <w:pStyle w:val="BodyText"/>
      </w:pPr>
      <w:r>
        <w:t xml:space="preserve">B3 Scopus, PubMed TITLE-ABS-KEY(("European Health Data Space" OR "EHDS" OR "MyHealth@EU" OR "eHDSI") AND ("secure processing environment" OR "audit" OR "retention" OR "erasure"))</w:t>
      </w:r>
    </w:p>
    <w:p>
      <w:pPr>
        <w:pStyle w:val="BodyText"/>
      </w:pPr>
      <w:r>
        <w:t xml:space="preserve">B4 Scopus, IEEE Xplore, ACM TITLE-ABS-KEY(("formal verification" OR "satisfiability" OR "temporal logic" OR "constraint satisfaction") AND ("regulatory compliance" OR "legal compliance" OR "GDPR"))</w:t>
      </w:r>
    </w:p>
    <w:p>
      <w:pPr>
        <w:pStyle w:val="BodyText"/>
      </w:pPr>
      <w:r>
        <w:t xml:space="preserve">B5 Scopus, Web of Science TITLE-ABS-KEY(("health data" OR "electronic health record") AND ("cross-border" OR "cross border") AND ("privacy" OR "data protection") AND ("Norway" OR "Nordic" OR "EEA"))</w:t>
      </w:r>
    </w:p>
    <w:p>
      <w:pPr>
        <w:pStyle w:val="BodyText"/>
      </w:pPr>
      <w:r>
        <w:t xml:space="preserve">B6 IACR ePrint, arXiv ("certified deletion" OR "proof of secure erasure" OR "provable deletion") AND ("verifiab*" OR "attestation") -------------------------------------------------------------------------------------------------------------------------------------------------------------------------------------------------------------------------------------------------</w:t>
      </w:r>
    </w:p>
    <w:p>
      <w:pPr>
        <w:pStyle w:val="BodyText"/>
      </w:pPr>
      <w:r>
        <w:t xml:space="preserve">Filters for replication: publication years 2018 to 2026 for B1, B2, B4 and B6; unrestricted for B3 and B5, since the relevant regulatory material predates the window. Document types: articles, conference papers, reviews, and preprints. Languages: English and Norwegian.</w:t>
      </w:r>
    </w:p>
    <w:p>
      <w:pPr>
        <w:pStyle w:val="Heading3"/>
      </w:pPr>
      <w:r>
        <w:t xml:space="preserve">2.1.7 Limitations of the protocol</w:t>
      </w:r>
    </w:p>
    <w:p>
      <w:pPr>
        <w:pStyle w:val="BodyText"/>
      </w:pPr>
      <w:r>
        <w:t xml:space="preserve">Four limitations follow from how the review was conducted.</w:t>
      </w:r>
    </w:p>
    <w:p>
      <w:pPr>
        <w:pStyle w:val="BodyText"/>
      </w:pPr>
      <w:r>
        <w:t xml:space="preserve">The exploratory phase before round 1 is not claimed as evidence, because its queries were never recorded. Screening was performed by a single reviewer, so no inter-rater reliability can be reported. Intermediate screening counts for the first two rounds were not retained, so no PRISMA flow diagram is offered. The queries were natural-language, so recall cannot be characterised in the way a Boolean strategy over an indexed corpus permits. The absence of prior work on the central conflict, reported in Section 2.9, rests on four dated search rounds, two of them adversarial, together with an independent corroborating statement in the cryptographic literature. But an absence established by searching remains weaker evidence than a positive finding. Section 2.9 therefore states the additional reasons the gap is likely genuine, rather than resting on the searches alone.</w:t>
      </w:r>
    </w:p>
    <w:p>
      <w:pPr>
        <w:pStyle w:val="Heading2"/>
      </w:pPr>
      <w:r>
        <w:t xml:space="preserve">2.2 The Cross-Border Health Data Exchange Landscape</w:t>
      </w:r>
    </w:p>
    <w:p>
      <w:pPr>
        <w:pStyle w:val="BodyText"/>
      </w:pPr>
      <w:r>
        <w:t xml:space="preserve">The European Union’s cross-border health data infrastructure rests on a regulatory framework that has matured rapidly during the past three years, and on a technical platform that has been in operation, in voluntary form, for more than a decade. The two layers are now converging under the European Health Data Space Regulation, which establishes the legal architecture within which the existing technical platform must scale.</w:t>
      </w:r>
    </w:p>
    <w:p>
      <w:pPr>
        <w:pStyle w:val="BodyText"/>
      </w:pPr>
      <w:r>
        <w:t xml:space="preserve">Regulation (EU) 2025/327 of 11 February 2025 establishing the European Health Data Space was published in the Official Journal on 5 March 2025 and entered into force on 26 March 2025. Its entry into force opened a multi-year transition during which Member States and European Economic Area countries must align their national infrastructures with binding Union-wide requirements (European Parliament and Council of the European Union, 2025). Entry into force and application must be distinguished, and the distinction bears directly on this thesis. Under Article 105 the Regulation applies generally from 26 March 2027, with staggered commencement thereafter. The secondary-use provisions of Chapter IV, which include both the Article 68(12) deletion ceiling and the Article 73(1)(e) log-retention floor, become applicable on 26 March 2029, and further milestones fall in March 2031 and March 2035. The regulation governs both primary use, meaning the use of electronic health data for the provision of healthcare to the data subject, and secondary use, meaning use for research, innovation, policy-making, regulatory activities, and public health (European Commission, 2025a). For primary use, the regulation establishes a calendar that the implementing acts must operationalise by 26 March 2027. Group One priority categories of patient summaries and ePrescriptions become exchangeable across all Member States by 26 March 2029, and Group Two categories of laboratory results, medical imaging, and hospital discharge reports follow by 26 March 2031 (Healthy Europe, 2026; European Commission, 2025a). Each Member State must designate one or more digital health authorities and inform the Commission of them by 26 March 2027 (Article 19(1)), and the requirements on electronic health record systems follow the same Article 105 schedule, applying from 26 March 2029 to the systems that process the first priority categories (European Parliament and Council of the European Union, 2025).</w:t>
      </w:r>
    </w:p>
    <w:p>
      <w:pPr>
        <w:pStyle w:val="BodyText"/>
      </w:pPr>
      <w:r>
        <w:t xml:space="preserve">The technical platform implementing cross-border primary use is MyHealth@EU, the operational successor to the eHealth Digital Service Infrastructure (eHDSI). MyHealth@EU connects national systems through National Contact Points for eHealth (NCPeH), each operated by the participating country’s competent authority and funded historically through the Connecting Europe Facility Telecom Programme (2015–2020) and currently through the EU4Health Programme (2021–2027) (European Commission, 2025b). Governance is exercised by two coordinating bodies: the eHealth DSI EU countries Expert Group (eHMSEG), composed of managers responsible for NCPeH implementation in participating countries, and the eHealth Operational Management Board (eHOMB), composed of European Commission representatives and the eHMSEG Chairs (European Commission, 2025b).</w:t>
      </w:r>
    </w:p>
    <w:p>
      <w:pPr>
        <w:pStyle w:val="BodyText"/>
      </w:pPr>
      <w:r>
        <w:t xml:space="preserve">The MyHealth@EU operational architecture follows a six-step transmission flow at the NCPeH gateway level, recently characterised in detail by Simjanoska Misheva et al. (2025). When a healthcare provider in a country of treatment requests cross-border data, the source country NCPeH proceeds through six steps. It performs service discovery to locate the patient’s home country gateway, and patient discovery against the patient’s national identifier. It then retrieves the requested document, typically an International Patient Summary or an ePrescription, in the source country’s native clinical document format. A pivot transformer converts that national clinical document representation to the common European Electronic Health Record Exchange Format, using SNOMED CT, LOINC, and other terminology bindings. The security and consent module then validates the requesting clinician’s eIDAS identity token and applies XACML-based consent policies. Finally, the transaction is logged in an IHE Audit Trail and Node Authentication compliant audit repository, whose retention period is set by the deployment binding (Section 2.3).</w:t>
      </w:r>
    </w:p>
    <w:p>
      <w:pPr>
        <w:pStyle w:val="BodyText"/>
      </w:pPr>
      <w:r>
        <w:t xml:space="preserve">Norway’s integration with MyHealth@EU is being implemented through a project that began in January 2023 under the joint operational responsibility of Helsedirektoratet and Norsk Helsenett SF, the national operator of the closed Norwegian health network, with a planned duration of 41 months. The pilot is live at the emergency clinics in Bodø and Stjørdal, connected to Portugal, Czechia, and Finland for the receipt of patient summaries concerning citizens of those states requiring care in Norway. The Bodø and Stjørdal clinics are in production with Czechia and Portugal, and the emergency clinics in Trondheim and Ålesund, operating on Helseplattformen, have requested the service for the next stage (Helsedirektoratet, 2026). In 2026 the project began its next stage, establishing NCP-A, the contact point through which Norwegian health data will be shared with other participating states (Helsedirektoratet, 2026). The legal basis, privacy notices and data protection impact assessment were completed by 31 March 2025. The Directorate’s portfolio reporting records that no relevant patients had yet presented for the solution to be used in practice, so the infrastructure is operational while the volume of records generated remains small; this thesis relies on the former and does not claim the latter. Infrastructure for receiving ePrescriptions has been planned and developed but is not yet in use, and Norway’s scenario of implementing ePrescription without eDispensation was carried as a change proposal to the requirement catalogue and approved in the eHealth Operational Management Board on 12 March (Helsedirektoratet, 2026). Because Norway is a member of the European Economic Area rather than of the European Union, the EHDS Regulation does not apply directly but is being processed for incorporation through the EEA Joint Committee. The Norwegian Directorate of Health delivered its formal EHDS impact and gap analysis on 11 April 2025, identifying the principal areas in which Norwegian law and infrastructure will require alignment (Helsedirektoratet, n.d.).</w:t>
      </w:r>
    </w:p>
    <w:p>
      <w:pPr>
        <w:pStyle w:val="BodyText"/>
      </w:pPr>
      <w:r>
        <w:t xml:space="preserve">Parallel to the primary-use track, the regulation establishes a secondary-use track through which national Health Data Access Bodies coordinate access to electronic health data for research, innovation, and policy purposes. The interconnecting infrastructure for secondary use is HealthData@EU, which complements MyHealth@EU and operates under different technical and governance arrangements. The technical, functional, and security specifications for the Secure Processing Environments through which secondary-use data must be processed have been developed under the TEHDAS2 Joint Action, a coordinated effort of twenty-nine countries running until December 2026 (Healthy Europe, 2026). TEHDAS2 published these specifications during 2026. They set out the minimum technical, functional, and security capabilities that Secure Processing Environments must offer, together with baseline interoperability requirements for federations of such environments, and position the document as input to standardisation work and to the European Commission’s implementing acts (TEHDAS2, 2026). The implementing acts themselves, which will lay down the binding technical, organisational, information-security, confidentiality, data-protection, and interoperability requirements for Secure Processing Environments under Article 73(5) EHDS, are due by 26 March 2027 and had not been adopted at the time of writing. The national body exercising access-decision authority, and the presumptive Health Data Access Body under this regime, is Helsedataservice, hosted at the Folkehelseinstituttet (Norwegian Institute of Public Health), which since 2023 has held the decision-making authority for eleven statutory national health registries (Folkehelseinstituttet, 2024).</w:t>
      </w:r>
    </w:p>
    <w:p>
      <w:pPr>
        <w:pStyle w:val="BodyText"/>
      </w:pPr>
      <w:r>
        <w:t xml:space="preserve">The historical context of these institutional arrangements is important for the present thesis. The Norwegian central analytics platform Helseanalyseplattformen was paused in December 2021 following legal challenges related to the Schrems II judgment on transatlantic data transfers, and was formally avviklet by the Ministry of Health and Care Services in February 2023. The Direktoratet for e-helse, which had led much of the early national e-health standards work, was itself dissolved in May 2023, with its core functions absorbed into Helsedirektoratet from 2024 onwards (Helsedirektoratet, 2024). The Norwegian secondary-use infrastructure that the EHDS will be implemented against is therefore not a centralised analytic platform. It is a distributed model resting on the three university-based trusted research environments, TSD at the University of Oslo, SAFE at the University of Bergen, and HUNT Cloud at NTNU, coordinated through the NORTRE collaboration (Norwegian Trusted Research Environments, n.d.).</w:t>
      </w:r>
    </w:p>
    <w:p>
      <w:pPr>
        <w:pStyle w:val="BodyText"/>
      </w:pPr>
      <w:r>
        <w:t xml:space="preserve">The cross-border landscape is therefore mature in its regulatory architecture, advancing in its technical infrastructure, and concretely defined in its Norwegian implementation. It is against this landscape that the audit-retention and erasure tensions become not abstract but operationally consequential, as Section 2.3 will demonstrate.</w:t>
      </w:r>
    </w:p>
    <w:p>
      <w:pPr>
        <w:pStyle w:val="Heading2"/>
      </w:pPr>
      <w:r>
        <w:t xml:space="preserve">2.3 The Audit-Retention versus Right-to-Erasure Tension</w:t>
      </w:r>
    </w:p>
    <w:p>
      <w:pPr>
        <w:pStyle w:val="BodyText"/>
      </w:pPr>
      <w:r>
        <w:t xml:space="preserve">The thesis is built around a specific structural tension between three retention regimes that operate concurrently on the same cross-border health data event. Each regime is grounded in primary sources: a technical integration profile, a binding regulation, and an evolving Joint Action specification. None resolves the others. This section examines each regime in turn, then characterises the resulting conflict, the principal legal objection to its existence, and the regulatory doctrine that has developed around what counts as erasure.</w:t>
      </w:r>
    </w:p>
    <w:p>
      <w:pPr>
        <w:pStyle w:val="BodyText"/>
      </w:pPr>
      <w:r>
        <w:t xml:space="preserve">The first regime is technical. The IHE Audit Trail and Node Authentication (ATNA) profile, maintained in Volume 1 Chapter 9 of the IHE IT Infrastructure Technical Framework, specifies the foundational audit and security requirements for nodes participating in interoperable health information exchange (IHE International, 2023). ATNA establishes a Basic Secure Node that must authenticate other nodes, encrypt communications using TLS, log triggered events such as queries, views, additions, deletions, and changes within the security domain, and transmit those audit records to an Audit Record Repository. The IHE specification itself does not mandate a single global retention period, leaving that decision to the realm-specific or domain-specific deployment binding. The eHDSI security framework that operationalises ATNA within the MyHealth@EU infrastructure is reported to specify retention in concrete terms: Simjanoska Misheva et al. (2025) characterise a minimum of ten years for audit repositories as the binding deployment baseline for cross-border NCPeH operations. The primary document this thesis could inspect, the agreement under which National Contact Points join the cross-border services, requires each party to ensure its contact point’s compliance “with the requirements for logs, audit trails, non-repudiation” and states no period in its main text (eHealth Network, 2017, clause II.4.2); the annexes that would fix one were not available. The thesis therefore treats ten years as an illustrative value of the floor parameter rather than as an established requirement, and Chapter 4, Corollary 2.2 shows that no result depends on it. This retention floor exists because cross-border audit records support not only patient-facing access logs but also accountability for the eIDAS-based authentication of the requesting clinician, the consent validation step, and the audit trail required under the European Health Data Space patient-rights provisions.</w:t>
      </w:r>
    </w:p>
    <w:p>
      <w:pPr>
        <w:pStyle w:val="BodyText"/>
      </w:pPr>
      <w:r>
        <w:t xml:space="preserve">The second regime is legal. Article 17 of the General Data Protection Regulation (Regulation (EU) 2016/679) establishes the data subject’s right to obtain from the controller the erasure of personal data concerning them without undue delay, where one of the conditions in Article 17(1) applies (European Parliament and Council of the European Union, 2016). These conditions include the cessation of the original purpose, the withdrawal of consent without an alternative legal basis, an objection under Article 21 with no overriding legitimate interest, and unlawful processing. The data controller bears an independent obligation to erase in these conditions, irrespective of whether the data subject has formally exercised the right (European Data Protection Board, 2026a). Article 17(3) provides limited exemptions, of which two are directly relevant to the cross-border audit context. Article 17(3)(b) permits the controller to refuse erasure where processing is necessary for compliance with a legal obligation imposed by Union or Member State law. Article 17(3)(d) permits refusal where processing is necessary for scientific or historical research purposes or statistical purposes, in so far as erasure is likely to render impossible or seriously impair the achievement of those purposes. The European Data Protection Board’s Coordinated Enforcement Framework report on Article 17 was published on 18 February 2026, following an investigation involving 32 supervisory authorities and 764 controllers. It identified the implementation of retention periods among the recurring issues, and recommended further practical guidance on how to define and implement retention periods consistent with national legal obligations (European Data Protection Board, 2026a; Matheson, 2026).</w:t>
      </w:r>
    </w:p>
    <w:p>
      <w:pPr>
        <w:pStyle w:val="BodyText"/>
      </w:pPr>
      <w:r>
        <w:t xml:space="preserve">The third regime is operational and emerging. The TEHDAS2 Joint Action’s guideline for Health Data Access Bodies on procedures and formats for data access specifies a deletion deadline. Electronic health data must be deleted from a Secure Processing Environment within six months of the expiry of the data permit, under Article 68(12) of the European Health Data Space Regulation (TEHDAS2, 2025; European Parliament and Council of the European Union, 2025). This is a ceiling rather than a floor. After the six-month window, only anonymised analytical results may continue to exist outside the Secure Processing Environment, and the permitted data are not to remain within it. The same TEHDAS2 deliverable specifies a five-phase user journey for data access that ends in a deletion event marking the closure of the permitted processing.</w:t>
      </w:r>
    </w:p>
    <w:p>
      <w:pPr>
        <w:pStyle w:val="BodyText"/>
      </w:pPr>
      <w:r>
        <w:t xml:space="preserve">The regulation places a retention floor on that same environment. Article 73(1)(e) EHDS requires of Secure Processing Environments “the keeping of identifiable logs of access to and activities in the secure processing environment for the period necessary to verify and audit all processing operations in that environment; logs of access shall be kept for at least one year” (European Parliament and Council of the European Union, 2025). Article 68(12) requires that “the electronic health data within the secure processing environment shall be deleted within six months of the expiry of the data permit”. On the broad reading it reaches access logs kept at patient-record granularity, whose entries are themselves data concerning health; on a narrower reading it reaches only the permitted dataset. The reading is contestable, and Chapter 4, Section 4.6 sets out the grounds on both sides. On the broad reading, for logs kept at patient-record granularity, this is the audit-retention versus erasure tension in its purest form. It is not a conflict assembled across instruments of differing legal weight, but a floor and a ceiling stated in adjacent articles of the same chapter of the same regulation. The implementing acts that might reconcile them are not due from the Commission until 26 March 2027 under Article 73(5), two years before the provisions themselves become applicable on 26 March 2029.</w:t>
      </w:r>
    </w:p>
    <w:p>
      <w:pPr>
        <w:pStyle w:val="BodyText"/>
      </w:pPr>
      <w:r>
        <w:t xml:space="preserve">The standard practitioner heuristic for conflicting retention obligations cannot resolve this. Guidance for multi-framework environments routinely advises applying the longest applicable retention period across all frameworks: a rule that works when every obligation is a floor, and fails entirely when one obligation is a ceiling, since extending retention to satisfy the longer floor is precisely what the ceiling forbids. The absence of an applicable heuristic is one reason the conflict has remained open in practice as well as in the literature.</w:t>
      </w:r>
    </w:p>
    <w:p>
      <w:pPr>
        <w:pStyle w:val="BodyText"/>
        <w:rPr>
          <w:ins w:id="45" w:author="Arshad Akhtar Abbasia" w:date="2026-10-04T12:00:00Z"/>
        </w:rPr>
      </w:pPr>
      <w:ins w:id="46" w:author="Arshad Akhtar Abbasia" w:date="2026-10-04T12:00:00Z">
        <w:r>
          <w:t xml:space="preserve">The renumbering of these obligations between the 2022 proposal and the adopted text, from Articles 46 and 50 to Articles 68 and 73, is one reason the commentary has treated them apart (Chapter 1, Section 1.4).</w:t>
        </w:r>
      </w:ins>
    </w:p>
    <w:p>
      <w:pPr>
        <w:pStyle w:val="BodyText"/>
        <w:rPr>
          <w:ins w:id="47" w:author="Arshad Akhtar Abbasia" w:date="2026-10-04T12:00:00Z"/>
        </w:rPr>
      </w:pPr>
      <w:ins w:id="48" w:author="Arshad Akhtar Abbasia" w:date="2026-10-04T12:00:00Z">
        <w:r>
          <w:t xml:space="preserve">In the cross-border pathway the conflict takes the form Chapter 1, Section 1.2 describes: a granted erasure request leaves an audit record pointing at data that no longer exist, and a refused one must be justified as necessary for a specific legal obligation, as the European Data Protection Board recommended in February 2026 (Matheson, 2026). Practitioner and supervisory commentary reads the erasure obligation as extending to all storage locations of the personal data, backups and logs included (see, e.g., the Norwegian legal commentary summarised in Berngaard, 2024), which is why the audit trail cannot be carved out of the conflict.</w:t>
        </w:r>
      </w:ins>
    </w:p>
    <w:p>
      <w:pPr>
        <w:pStyle w:val="BodyText"/>
        <w:rPr>
          <w:del w:id="49" w:author="Arshad Akhtar Abbasia" w:date="2026-10-04T12:00:00Z"/>
        </w:rPr>
      </w:pPr>
      <w:del w:id="50" w:author="Arshad Akhtar Abbasia" w:date="2026-10-04T12:00:00Z">
        <w:r>
          <w:delText xml:space="preserve">A further explanation of why the conflict has not been addressed is procedural. In the Commission’s 2022 proposal, the six-month deletion obligation appeared in Article 46 and the Secure Processing Environment provisions in Article 50; both were renumbered on adoption in 2025 to Articles 68 and 73 respectively. A substantial part of the published commentary on EHDS secondary use was written against the proposal numbering, with the deletion obligation and the environment’s security requirements analysed in separate literatures that were never subsequently brought onto the same page.</w:delText>
        </w:r>
      </w:del>
    </w:p>
    <w:p>
      <w:pPr>
        <w:pStyle w:val="BodyText"/>
        <w:rPr>
          <w:del w:id="51" w:author="Arshad Akhtar Abbasia" w:date="2026-10-04T12:00:00Z"/>
        </w:rPr>
      </w:pPr>
      <w:del w:id="52" w:author="Arshad Akhtar Abbasia" w:date="2026-10-04T12:00:00Z">
        <w:r>
          <w:delText xml:space="preserve">The conflict is structural and operational. When a Norwegian patient is treated under MyHealth@EU in another Member State, the cross-border access event is logged in the foreign NCPeH’s ATNA-compliant audit repository for the period its deployment binding sets. During that window, the patient retains the right to request erasure of personal data under Article 17. If the erasure request is granted, the audit record loses its referential integrity: it points to data that no longer exist. If the erasure request is refused on Article 17(3)(b) grounds, the controller must demonstrate that the retention is genuinely necessary for compliance with a specific legal obligation, which is the recommendation the European Data Protection Board made in February 2026 (Matheson, 2026). When the same patient’s data move through the secondary-use pathway and reach a Norwegian Secure Processing Environment under a Helsedataservice permit, the Article 68(12) deletion ceiling applies. Yet the same environment must retain identifiable access logs for at least one year under Article 73(1)(e), and the audit records of the cross-border exchange that initiated the secondary-use request remain subject to the cross-border floor. Practitioner and supervisory commentary consistently reads the erasure obligation as extending to all storage locations of the personal data, including backups and logs (see, e.g., the Norwegian legal commentary summarised in Berngaard, 2024), which is precisely why the audit trail cannot be quietly carved out of the conflict.</w:delText>
        </w:r>
      </w:del>
    </w:p>
    <w:p>
      <w:pPr>
        <w:pStyle w:val="BodyText"/>
      </w:pPr>
      <w:r>
        <w:t xml:space="preserve">The most direct legal objection to the existence of the conflict must be addressed before its technical treatment. Article 17(3)(b) GDPR provides that the right to erasure does not apply to the extent that processing is necessary for compliance with a legal obligation to which the controller is subject. On a broad reading, the audit-retention obligation of the eHDSI baseline would simply disapply Article 17 for audit records, and the three regimes would never collide. This thesis argues that the exemption narrows the conflict without dissolving it, for three reasons grounded in the primary instruments. First, the exemption is bounded by necessity: it excuses only the processing that the legal obligation actually requires, and the storage-limitation and data-minimisation principles of Article 5(1)(c) and 5(1)(e) GDPR continue to apply to whatever is retained. The accountability function of a cross-border audit record, namely who accessed what, when, from where, under which legal basis, and with what outcome, does not require continued controller access to the full personal-data payload of the underlying exchange. Retention of the payload in accessible plaintext for the length of the floor therefore exceeds the necessity that Article 17(3)(b) protects. Second, the Norwegian Data Protection Authority’s internal-control guidance places precisely this balancing on the controller. It requires organisations to determine lawful retention periods and deletion deadlines through an explicit weighing of purpose, business need, and both retention rights and retention duties imposed by other law (Datatilsynet, n.d.-a). That formulation presupposes, rather than dissolves, the coexistence of retention obligations and deletion obligations on the same records. Third, the six-month deletion ceiling of Article 68(12) EHDS, as operationalised in the TEHDAS2 guidance for Health Data Access Bodies, contains no exemption parallel to Article 17(3)(b); within the secondary-use pathway the ceiling binds regardless of how the erasure-versus-retention balance is struck for the audit floor. The conflict therefore survives the exemption in a precise, narrowed form: the contested object is not whether audit records may be retained, but how much of a record may remain accessible, for how long, and in what state: exactly the question the mechanism developed in Chapter 4 formalises.</w:t>
      </w:r>
    </w:p>
    <w:p>
      <w:pPr>
        <w:pStyle w:val="BodyText"/>
      </w:pPr>
      <w:r>
        <w:t xml:space="preserve">A direct technical solution to this tension exists in the literature on cryptographic erasure, though its application to the cross-border health audit problem has not been systematically developed. The National Institute of Standards and Technology’s Special Publication 800-88 Revision 2 recognises cryptographic erasure as a purge-grade sanitization technique, in which the encryption key used to protect the data is irreversibly destroyed while the encrypted data remain on the storage medium (National Institute of Standards and Technology, 2025). Practitioner implementation guidance asserts that cryptographic erasure is increasingly accepted as a means of satisfying Article 17 in distributed cloud environments, conditional on auditable key management and demonstrably irreversible key destruction (Dhandala, 2026). That assertion is reported here as evidence of industry practice rather than as a statement of regulatory position; the authoritative position on cryptographic unrecoverability is the European Data Protection Board’s, set out later in this section. </w:t>
      </w:r>
      <w:del w:id="53" w:author="Arshad Akhtar Abbasia" w:date="2026-10-04T12:00:00Z">
        <w:r>
          <w:delText xml:space="preserve">The technique is not without criticism. </w:delText>
        </w:r>
      </w:del>
      <w:r>
        <w:t xml:space="preserve">SecuPi (2025) </w:t>
      </w:r>
      <w:del w:id="54" w:author="Arshad Akhtar Abbasia" w:date="2026-10-04T12:00:00Z">
        <w:r>
          <w:delText xml:space="preserve">argues that cryptographic erasure introduces operational complexity </w:delText>
        </w:r>
      </w:del>
      <w:ins w:id="55" w:author="Arshad Akhtar Abbasia" w:date="2026-10-04T12:00:00Z">
        <w:r>
          <w:t xml:space="preserve">criticises it as operationally costly </w:t>
        </w:r>
      </w:ins>
      <w:r>
        <w:t xml:space="preserve">in row-level </w:t>
      </w:r>
      <w:del w:id="56" w:author="Arshad Akhtar Abbasia" w:date="2026-10-04T12:00:00Z">
        <w:r>
          <w:delText xml:space="preserve">encryption scenarios and that auditable key management adds rather than removes overhead, making it inappropriate as a general solution for the right to erasure in heavily distributed systems. </w:delText>
        </w:r>
      </w:del>
      <w:ins w:id="57" w:author="Arshad Akhtar Abbasia" w:date="2026-10-04T12:00:00Z">
        <w:r>
          <w:t xml:space="preserve">encryption; </w:t>
        </w:r>
      </w:ins>
      <w:r>
        <w:t xml:space="preserve">Chapter 6, Section 6.4 engages </w:t>
      </w:r>
      <w:del w:id="58" w:author="Arshad Akhtar Abbasia" w:date="2026-10-04T12:00:00Z">
        <w:r>
          <w:delText xml:space="preserve">it.</w:delText>
        </w:r>
      </w:del>
      <w:ins w:id="59" w:author="Arshad Akhtar Abbasia" w:date="2026-10-04T12:00:00Z">
        <w:r>
          <w:t xml:space="preserve">that critique.</w:t>
        </w:r>
      </w:ins>
    </w:p>
    <w:p>
      <w:pPr>
        <w:pStyle w:val="BodyText"/>
      </w:pPr>
      <w:r>
        <w:t xml:space="preserve">Regulatory doctrine on what counts as erasure has moved substantially during the review period, in a direction that bears directly on this thesis. The Norwegian Data Protection Authority’s privacy-by-design guidance states that anonymisation is equated with deletion of personal data (“anonymisering likestilles med sletting av personopplysninger”), so that rendering data irreversibly non-identifiable discharges the deletion obligation (Datatilsynet, n.d.-b). The same authority’s anonymisation guidance, however, sets a deliberately high threshold: encryption is characterised as a means of protecting data, not of rendering it unidentifiable, and data remain personal as long as the controller retains any key or linkage capable of re-identification (Datatilsynet, 2015). At Union level, the European Data Protection Board’s Guidelines 02/2025 on the processing of personal data through blockchain technologies accept that, where physical deletion is not technically possible, deleting the decryption key can render the data unintelligible and so serve the erasure obligation (European Data Protection Board, 2026b). The Guidelines maintain that encrypted and hashed data may themselves remain personal data, and that the unintelligibility holds at least until the algorithm is broken. The further condition that the controller document the threat model under which the data are considered unrecoverable is not the Board’s formulation but Aikebaier’s (2026) interpretation, and the two carry different authority. Read together, these positions define the legal corridor within which any cryptographic-erasure mechanism must operate: key destruction can discharge the erasure obligation only if it is irreversible in the documented threat model, and any residue that survives, including hashes and commitments, must itself be assessed against the high anonymity threshold. Chapter 4 designs to this corridor explicitly, and Section 2.4 returns to the residue question.</w:t>
      </w:r>
    </w:p>
    <w:p>
      <w:pPr>
        <w:pStyle w:val="BodyText"/>
      </w:pPr>
      <w:r>
        <w:t xml:space="preserve">What does not yet exist in the literature, and what this thesis addresses, is the specific design of a verifiable invalidation mechanism operating at the cross-border audit-trail boundary. That boundary is defined by ATNA, the cross-border retention floor, GDPR Article 17(3)(b), and the six-month rule of Article 68(12). The mechanism must be both technically demonstrable and compatible with the operational reality of Norwegian NCPeH and Helsedataservice. The next section reviews the cryptographic literature that informs the design of such a mechanism.</w:t>
      </w:r>
    </w:p>
    <w:p>
      <w:pPr>
        <w:pStyle w:val="Heading2"/>
      </w:pPr>
      <w:r>
        <w:t xml:space="preserve">2.4 Cryptographic Approaches to Audit Compliance</w:t>
      </w:r>
    </w:p>
    <w:p>
      <w:pPr>
        <w:pStyle w:val="BodyText"/>
      </w:pPr>
      <w:r>
        <w:t xml:space="preserve">A growing body of cryptographic and systems research has developed mechanisms that address parts of the audit-compliance problem in cross-border and multi-institutional health data settings. The four most relevant strands are trusted-execution-environment-based architectures applied to OpenNCP, blockchain-based audit logging adapted to healthcare, zero-knowledge proofs applied to electronic health records and decentralised identity, and the underlying cryptographic primitives of commitment schemes and accumulators that make revocation mathematically tractable. This section reviews each strand in turn, together with the secure-deletion foundation on which cryptographic erasure rests and the adjacent literatures from which the present problem must be distinguished.</w:t>
      </w:r>
    </w:p>
    <w:p>
      <w:pPr>
        <w:pStyle w:val="BodyText"/>
      </w:pPr>
      <w:r>
        <w:t xml:space="preserve">The KONFIDO project, funded under the Horizon 2020 programme between 2016 and 2019, remains the most directly relevant architectural ancestor for the present work. KONFIDO extended the OpenNCP cross-border health data exchange platform with a holistic security toolkit organised around four technical pillars. These were photonic Physical Unclonable Functions for hardware-rooted identity, homomorphic encryption for computation on encrypted patient summaries, a Security Information and Event Management system for distributed monitoring, and a blockchain-based auditing component for cross-border traceability and liability support (Diamantopoulos et al., 2019; Staffa et al., 2018). KONFIDO was piloted in Denmark, Italy, and Spain, and the lessons-learned synthesis published by Natsiavas et al. (2021) documented both the technical achievements and the substantive gaps in scaling the approach. Two of those gaps are directly relevant. First, the KONFIDO security architecture relied on Intel Software Guard Extensions trusted execution environments, creating a hardware dependency that complicates broad NCPeH deployment across heterogeneous Member State infrastructures. Second, KONFIDO’s blockchain auditing component, designated as a “disruptive logging” mechanism in the project documentation, provided immutable traceability but did not engage the General Data Protection Regulation’s right to erasure as a design constraint. The audit chain was treated as a feature whose value derived from its immutability, with the conflict between immutability and erasure left unresolved.</w:t>
      </w:r>
    </w:p>
    <w:p>
      <w:pPr>
        <w:pStyle w:val="BodyText"/>
      </w:pPr>
      <w:r>
        <w:t xml:space="preserve">A second strand applies zero-knowledge proofs to electronic health record access control. The closest comparator is Albalwy (2026), whose ZK-EHR framework uses a Groth16 zk-SNARK circuit to let a patient, a doctor or a researcher prove that they hold policy-compliant credentials for cross-institutional sharing without revealing identity, role or affiliation, with encrypted records held off-chain and verification on-chain. It works within a single jurisdiction; the cross-border space addressed by MyHealth@EU, with its eIDAS-based authentication chains and audit repositories spanning several national legal regimes, is distinct.</w:t>
      </w:r>
    </w:p>
    <w:p>
      <w:pPr>
        <w:pStyle w:val="BodyText"/>
      </w:pPr>
      <w:r>
        <w:t xml:space="preserve">Health-zkIDM (Bai et al., 2022) shows that decentralised identity management with zero-knowledge components runs at more than 400 transactions per second on Hyperledger Fabric; it targets identity verification rather than audit-trail erasure.</w:t>
      </w:r>
    </w:p>
    <w:p>
      <w:pPr>
        <w:pStyle w:val="BodyText"/>
      </w:pPr>
      <w:r>
        <w:t xml:space="preserve">zkFL-Health (Sharma et al., 2025) combines federated learning, trusted execution and succinct proofs generated with Halo2 or Nova, so that an aggregator proves it used exactly the committed client updates, and records the commitments on-chain as what the authors call an “immutable audit trail”. It illustrates the pattern on which the mechanism of this thesis also rests: commitments in the trail, data held elsewhere.</w:t>
      </w:r>
    </w:p>
    <w:p>
      <w:pPr>
        <w:pStyle w:val="BodyText"/>
      </w:pPr>
      <w:r>
        <w:t xml:space="preserve">Within the Norwegian clinical context, the NewbornTime project provides a deployed precedent. Brunner et al. (2025) document the deployment of a Hyperledger-based digital consent platform at Stavanger University Hospital, used between November 2021 and June 2025 in the collection of 1,012 thermal videos of newborn resuscitation events. The platform stores consent status immutably on-chain while keeping personal data encrypted and off-chain, providing a protected API for authorised retrieval and a documented General Data Protection Regulation-compliant withdrawal mechanism. The clinical viability of blockchain-anchored consent infrastructure in a Norwegian regulated healthcare setting is therefore established, although the system addresses consent recording rather than the audit-trail erasure problem.</w:t>
      </w:r>
    </w:p>
    <w:p>
      <w:pPr>
        <w:pStyle w:val="BodyText"/>
      </w:pPr>
      <w:r>
        <w:t xml:space="preserve">A fourth strand of work, less visible in the healthcare literature but foundational to the design of any verifiable invalidation mechanism, is the cryptographic accumulator and commitment scheme literature. Benaloh and de Mare (1994) introduced one-way accumulators as a means of accumulating elements from a finite set into a single short value supporting membership testing. Camenisch and Lysyanskaya (2002) extended this work to dynamic accumulators with efficient revocation of anonymous credentials, providing the mathematical machinery for verifiable membership and non-membership proofs in sets that change over time. Ren (2022) surveys the field, covering applications ranging from anonymous credentials and certificate revocation through to blockchain-based audit systems.</w:t>
      </w:r>
    </w:p>
    <w:p>
      <w:pPr>
        <w:pStyle w:val="BodyText"/>
      </w:pPr>
      <w:r>
        <w:t xml:space="preserve">The integrity of the audit trail itself has an older literature of its own. Schneier and Kelsey (1999) designed audit logs in which entries written before an attacker compromises the logging machine can be neither read nor altered without detection, by chaining each entry to its predecessor under evolving keys. Crosby and Wallach (2009) replaced the chain with a Merkle tree (Merkle, 1988), so that the presence of a single entry, and the consistency of an earlier version of the log with a later one, can each be checked with a proof logarithmic in the size of the log. Certificate Transparency standardised that construction for public append-only logs (Laurie, Langley, &amp; Kasper, 2013), and has operated it at the scale of the web’s certificate infrastructure (Laurie, 2014). These designs make a log immutable in the sense accountability needs. None was designed for a log that must also lose content on request, and a log that records personal data in its entries, as KONFIDO’s blockchain component did, reproduces the immutability-against-erasure tension described above. Chapter 4, Section 4.8 keeps the construction and resolves the tension by deciding what an entry may contain.</w:t>
      </w:r>
    </w:p>
    <w:p>
      <w:pPr>
        <w:pStyle w:val="BodyText"/>
        <w:rPr>
          <w:ins w:id="60" w:author="Arshad Akhtar Abbasia" w:date="2026-10-04T12:00:00Z"/>
        </w:rPr>
      </w:pPr>
      <w:ins w:id="61" w:author="Arshad Akhtar Abbasia" w:date="2026-10-04T12:00:00Z">
        <w:r>
          <w:t xml:space="preserve">A second line of work resolves the same tension the other way, by allowing content inside an integrity-protected structure to change. Chameleon hashes are collision-resistant except for the holder of a trapdoor, who can find collisions at will (Krawczyk &amp; Rabin, 1998). Sanitizable signatures let a designated sanitizer replace marked parts of a signed message while the signature still verifies (Ateniese, Chou, de Medeiros, &amp; Tsudik, 2005), and redactable signatures let parts be removed without any key (Johnson, Molnar, Song, &amp; Wagner, 2002). Redactable blockchains link blocks with chameleon hashes so that a trapdoor holder can replace or remove a block’s content and the chain still validates, with the right to be forgotten named as a use case (Ateniese, Magri, Venturi, &amp; Andrade, 2017); later designs spread the power to rewrite across attribute-key holders (Derler, Samelin, Slamanig, &amp; Striecks, 2019) or a voting majority (Deuber, Magri, &amp; Thyagarajan, 2019), and the approaches have been surveyed with the GDPR as their main motivation (Politou, Casino, Alepis, &amp; Patsakis, 2021). Each weakens the binding: integrity comes to mean consistent with what the authorised editor allows rather than unchanged since written, and whoever holds the trapdoor, the sanitizer key, the attribute keys or the majority can rewrite history, in the trapdoor schemes invisibly to anyone without an old copy. The mechanism of this thesis takes the opposite route. Its log is never edited; erasable content is kept out of it, and destroyed by destroying keys. The trust that redaction places in an editor is placed instead in key destruction (Chapter 6, Section 6.3).</w:t>
        </w:r>
      </w:ins>
    </w:p>
    <w:p>
      <w:pPr>
        <w:pStyle w:val="BodyText"/>
      </w:pPr>
      <w:r>
        <w:t xml:space="preserve">The technique this thesis applies sits within a mature secure-deletion literature whose central caution must be carried into the design. The canonical systematisation by Reardon, Basin, and Capkun (2013) defines secure deletion as rendering data irrecoverable from a physical medium, organises approaches by their interface to that medium, and demonstrates that the further an approach operates from the medium, the harder it becomes to assert that destruction has actually occurred. Cryptographic erasure is the limiting case of this observation, and an old one: Boneh and Lipton (1996) proposed making files removable from backups by encrypting them and later forgetting the key. It operates entirely above the medium, reducing the deletion of arbitrarily large data to the deletion of a key, and thereby inheriting in concentrated form the problem that key destruction itself cannot be proven to an external party by inspection. This limitation is not fatal. NIST SP 800-88 Revision 2 recognises cryptographic erase as a purge-grade sanitization technique precisely because, within a documented key-management boundary, it offers high assurance. But it defines the boundary of any crypto-erasure guarantee: the mechanism’s properties are conditional on honest and verifiable key-lifecycle management, a condition examined further in Chapter 6.</w:t>
      </w:r>
    </w:p>
    <w:p>
      <w:pPr>
        <w:pStyle w:val="BodyText"/>
      </w:pPr>
      <w:r>
        <w:t xml:space="preserve">During the review-update period, the formal treatment of cryptographic erasure advanced significantly. Aikebaier’s (2026) systematisation of cryptographic erasure on public ledgers organises the application-layer construction space along two axes, data locus and key custody, into a twelve-cell grid of canonical constructions from 2006 to 2026. It extends IND-CCA security with a key-lifecycle adversary model parametrised by hardware-security-module side-channel leakage, coercion fraction over the custody committee, and algorithmic-break horizon. It then establishes an equivalence proposition between the resulting Destruction-IND notion and the EDPB Guidelines 02/2025 criterion of rendering data unrecoverable. The work is a single-author preprint with industry affiliation and has not been peer-reviewed; it is treated here as a systematisation of the field rather than as settled result, and the thesis does not rest any legal conclusion on it.</w:t>
      </w:r>
    </w:p>
    <w:p>
      <w:pPr>
        <w:pStyle w:val="BodyText"/>
      </w:pPr>
      <w:r>
        <w:t xml:space="preserve">Three features of that work matter for the positioning of this thesis. First, it demonstrates that the erasure side of the problem, under what cryptographic conditions key destruction constitutes erasure, now has a rigorous formal treatment on which this thesis can build rather than a gap it must fill. Second, the work confines itself to erasure under Article 17 and does not treat retention under sectoral law. Third, and most directly, among the five open problems it identifies for the field is erasure under multi-regime retention conflict: the problem this thesis formalises and resolves. The gap claimed in Section 2.9 is therefore not established solely by this author’s failure to find prior work; it is named as open by the most recent systematisation of the relevant cryptographic literature.</w:t>
      </w:r>
    </w:p>
    <w:p>
      <w:pPr>
        <w:pStyle w:val="BodyText"/>
      </w:pPr>
      <w:r>
        <w:t xml:space="preserve">Two adjacent bodies of work must finally be distinguished from the problem addressed here, one academic and one practitioner. The academic body is the extensive blockchain-and-GDPR literature. Finck’s analyses for the European Parliament and in the data-protection literature established the canonical tension between ledger immutability and the right to erasure. They also produced two findings of continuing relevance: that the meaning of “erasure” and “anonymisation” under GDPR is itself legally uncertain, and that hashed or encrypted data likely remain personal data for GDPR purposes so long as re-identification is possible (Finck, 2018; Finck, 2019). A systematic review of 114 papers in this literature reports difficulties in exercising data-subject rights, the right to be forgotten foremost among them, as the first of three principal issue types arising from blockchain immutability (Belen-Saglam, Altuncu, Lu, &amp; Li, 2023). That conflict is adjacent to, but distinct from, the one this thesis addresses: it arises from a technological property (immutability) chosen by the system designer, whereas the conflict here arises from regulatory instruments imposing simultaneous floors and ceilings on retention regardless of storage technology. The distinction matters for design: a blockchain-immutability conflict can be dissolved by choosing mutable storage, while the tri-lateral regulatory conflict cannot be dissolved by any storage choice at all. Finck’s finding on hashes, however, applies with full force to this thesis’s mechanism: a commitment that survives invalidation is a residue that must be assessed against the anonymity threshold, and Chapter 4 therefore specifies hiding (salted) commitments and treats the residue question as a first-class design constraint rather than a footnote.</w:t>
      </w:r>
    </w:p>
    <w:p>
      <w:pPr>
        <w:pStyle w:val="BodyText"/>
      </w:pPr>
      <w:r>
        <w:t xml:space="preserve">A third adjacent body is the closest prior art to the mechanism proposed in this thesis. A research programme at DePaul University has addressed the reconciliation of retention and purging obligations in relational database systems across a sequence of publications and a granted patent. Scope, Rasin, Lenard, Heart, and Wagner (2022) formalise data-policy compliance rules for retention and purging and implement automated enforcement in a relational database. Companion work extends the approach to database backups through cryptographic erasure (Scope, Rasin, Lenard, Wagner, &amp; Heart, 2022). The approach is claimed in United States Patent 12,425,209 (Scope &amp; Rasin, 2025), which specifies shadow tables holding encrypted copies whose encryption keys are selected according to the purge date of the data they protect, with purging effected by destroying the corresponding key.</w:t>
      </w:r>
    </w:p>
    <w:p>
      <w:pPr>
        <w:pStyle w:val="BodyText"/>
      </w:pPr>
      <w:r>
        <w:t xml:space="preserve">This is a substantial body of work and it converges independently on the same insight as the present thesis: that key-lifecycle control is the natural engineering response to conflicting retention obligations. Three differences bound the overlap, and the first is decisive.</w:t>
      </w:r>
    </w:p>
    <w:p>
      <w:pPr>
        <w:pStyle w:val="BodyText"/>
      </w:pPr>
      <w:r>
        <w:t xml:space="preserve">The mechanism satisfies the retention obligation by keeping recoverable encrypted copies, the key still exists until the purge date arrives, in shadow tables and shadow backups. That is the correct design when both obligations are floors and the purge date is known in advance, because retention simply runs until the later date. It cannot work against a deletion ceiling. Keyed ciphertext remains personal data under the Norwegian threshold established in Section 2.3, since the controller retains the means of re-identification; holding recoverable copies to satisfy a retention floor is therefore precisely what Article 68(12) forbids of a Secure Processing Environment. The tri-lateral case inverts the design requirement rather than extending it.</w:t>
      </w:r>
    </w:p>
    <w:p>
      <w:pPr>
        <w:pStyle w:val="BodyText"/>
      </w:pPr>
      <w:r>
        <w:t xml:space="preserve">Second, the work addresses per-value data within a database and its backups, not the audit trail of a cross-border exchange, and it supplies no verifiability semantics: nothing in the framework allows an external auditor to establish what was purged, when, or on what legal ground. Third, the erasure trigger in that work is a scheduled purge date fixed in advance, whereas the erasure right modelled here arrives at an arbitrary time chosen by the data subject, which is what makes the feasibility question non-trivial. The programme is prior art for the technique and for the retention–purge reconciliation problem in databases; it is not prior art for the tri-lateral conflict, for the audit-trail setting, or for the verifiability semantics.</w:t>
      </w:r>
    </w:p>
    <w:p>
      <w:pPr>
        <w:pStyle w:val="BodyText"/>
      </w:pPr>
      <w:r>
        <w:t xml:space="preserve">A fourth body concerns whether erasure can be proven at all. Proof-of-Secure-Erasure protocols seek evidence that a prover has erased its memory, and recent formal work relaxes the isolation assumptions those protocols traditionally require (Bursuc, Gil-Pons, Mauw, &amp; Trujillo-Rasua, 2024). In the quantum setting, encryption with certified deletion produces a deletion certificate, and its authors identify public verifiability, allowing parties other than the originator to verify such a certificate, as an open problem (Broadbent &amp; Islam, 2020). This literature marks the outer boundary of the present thesis: the mechanism specified in Chapter 4 logs an attested invalidation, not a proven one, and the difference between those is the subject of an active research programme rather than something this thesis resolves.</w:t>
      </w:r>
    </w:p>
    <w:p>
      <w:pPr>
        <w:pStyle w:val="BodyText"/>
      </w:pPr>
      <w:r>
        <w:t xml:space="preserve">The practitioner body is the rapidly consolidating industry pattern of crypto-shredding for reconciling erasure with record-keeping obligations, articulated most fully for the financial sector, where GDPR Article 17 collides with the five-to-seven-year retention obligations of MiFID II Article 16(7) and analogous instruments (VeritasChain, 2026). The pattern (encrypt per subject, destroy the key on request, retain the ciphertext and the structural record) is the same family of technique this thesis employs, and its cross-sector articulation confirms that the technique itself is established practice rather than a novel contribution. Three things distinguish the present work from this practitioner pattern. First, the financial formulation is bi-lateral (a retention floor against an erasure right); the EHDS setting adds a third, structurally different constraint, a deletion ceiling on Secure Processing Environments, producing a tri-lateral system whose joint satisfiability is not obvious and has not been analysed. Second, the practitioner pattern asserts reconciliation; it does not provide a formal model within which reconciliation is derived, nor verifiability semantics, commitments and a tamper-evident log, by which an external auditor can check that invalidation occurred and what it invalidated. Third, no articulation of the pattern addresses the cross-border health audit trail, its standards stack, or a national implementation substrate. These three deltas (the formal tri-lateral model, the verifiability semantics, and the cross-border health instantiation) are where the contribution of this thesis lies, and Section 2.9 states them as gaps with this precision.</w:t>
      </w:r>
    </w:p>
    <w:p>
      <w:pPr>
        <w:pStyle w:val="BodyText"/>
      </w:pPr>
      <w:r>
        <w:t xml:space="preserve">Three observations emerge from this survey. First, the technical components required for a verifiable cryptographic-erasure mechanism for cross-border health audit trails exist in mature form. They include trusted execution environments at the OpenNCP layer, as in KONFIDO (Natsiavas et al., 2021). They include zero-knowledge proof systems applied to healthcare, as in ZK-EHR, Health-zkIDM, and zkFL-Health (Albalwy, 2026; Bai et al., 2022; Sharma et al., 2025). And they include blockchain-anchored consent and audit infrastructures with Norwegian clinical validation, as in NewbornTime (Brunner et al., 2025). They also include cryptographic accumulators with revocation semantics (Camenisch &amp; Lysyanskaya, 2002) and the literature that followed, and a formally grounded cryptographic-erasure foundation. Second, none of these works combines these components to address the specific tension between eHDSI-mandated audit retention, GDPR Article 17 erasure rights, and TEHDAS2 Secure Processing Environment deletion in the cross-border European context. Third, the broader policy literature on privacy-enhancing technologies under the European Health Data Space explicitly identifies this kind of governance-and-technology integration as an open research category. The contribution of this thesis is positioned at that named gap.</w:t>
      </w:r>
    </w:p>
    <w:p>
      <w:pPr>
        <w:pStyle w:val="Heading2"/>
      </w:pPr>
      <w:r>
        <w:t xml:space="preserve">2.5 Formal Approaches to Regulatory-Compliance Verification</w:t>
      </w:r>
    </w:p>
    <w:p>
      <w:pPr>
        <w:pStyle w:val="BodyText"/>
      </w:pPr>
      <w:r>
        <w:t xml:space="preserve">The thesis’s analytical method belongs to a research tradition that treats legal compliance as a formal-verification problem, and reviewing it both anchors the method and bounds the novelty claim.</w:t>
      </w:r>
    </w:p>
    <w:p>
      <w:pPr>
        <w:pStyle w:val="BodyText"/>
      </w:pPr>
      <w:r>
        <w:t xml:space="preserve">The most direct methodological ancestor is the work of Feng, Marsso, Sabetzadeh, and Chechik (2023) on bounded satisfiability checking of legal properties expressed in Metric First-Order Temporal Logic. Their approach formalises obligations drawn from legal texts as temporal-logic properties, reduces satisfiability checking to Satisfiability Modulo Theories solving, and generates counterexamples that witness compliance violations, with case studies spanning regulated domains including healthcare. The significance for this thesis is double-edged. On one side, the general method (regulatory obligations as formal constraints, compliance as a satisfiability question, violations as derivable counterexamples) is established, and this thesis claims no novelty for it. On the other side, the method has not been applied to the specific tri-lateral conflict of the cross-border health audit trail. The instantiation developed in Chapter 4 also employs lighter machinery than the MFOTL-and-SMT apparatus: a feasibility formulation over discretised time with one binary accessibility variable per record, in the constraint-modelling style of the operations-research tradition. The choice of lighter machinery is methodological, not accidental. The tri-lateral conflict turns on a single semantic question, what “verifiable” means for an audit record. A formulation that isolates that question is more defensible, more communicable, and more faithful to the logistics-modelling identity of the thesis than a fully general temporal-logic encoding.</w:t>
      </w:r>
    </w:p>
    <w:p>
      <w:pPr>
        <w:pStyle w:val="BodyText"/>
      </w:pPr>
      <w:r>
        <w:t xml:space="preserve">A second relevant strand is the formal treatment of erasure obligations in adjacent technical settings. In machine learning, formal accounts of the right to erasure have produced the machine-unlearning literature; these works formalise what it means to remove a data subject’s influence from a trained model, a different erasure object from the audit record treated here, but methodologically kindred in deriving mechanisms from formally stated erasure requirements. In databases, Chakraborty et al. (2025) start from the observation that also motivates this thesis: data regulations such as the GDPR require erasure while leaving its definition open to interpretation. They give a formal definition under which any inference about deleted data, drawn through dependencies between records, stays bounded to what could have been inferred before the data were inserted, and they design mechanisms that enforce it at minimal cost. Their object differs from the one treated here, being erasure inside a single database whose records depend on one another rather than the joint satisfiability of conflicting retention regimes over a record’s life. The move is nonetheless kindred, and it corroborates, from peer-reviewed work, that what counts as erasure is a design parameter to be fixed formally rather than a given. In cryptography, the 2026 systematisation of cryptographic erasure discussed in Section 2.4 provides the formal foundation for the erasure side of the present problem, including a security notion and an equivalence argument to the regulatory unrecoverability test, while explicitly excluding sectoral retention law from its scope.</w:t>
      </w:r>
    </w:p>
    <w:p>
      <w:pPr>
        <w:pStyle w:val="BodyText"/>
      </w:pPr>
      <w:r>
        <w:t xml:space="preserve">A third strand applies optimisation and operations-research methods to regulatory compliance itself. Mixed-integer and simulation models have been developed for supply-chain compliance under regulatory constraint sets, and compliance-management systems for cross-border data transfer have been proposed as engineering artefacts (Zhuang et al., 2024). This strand demonstrates that compliance reconciliation is a recognised object for the modelling tradition in which the author is trained; it has not, however, been applied to the reconciliation of data-retention regimes.</w:t>
      </w:r>
    </w:p>
    <w:p>
      <w:pPr>
        <w:pStyle w:val="BodyText"/>
      </w:pPr>
      <w:r>
        <w:t xml:space="preserve">The synthesis of this section is a precise statement of what is and is not available. Available: a general formal method for legal-compliance satisfiability (Feng et al., 2023); a formal foundation for cryptographic erasure as Article 17 erasure (Aikebaier, 2026; European Data Protection Board, 2026b); optimisation methods for regulatory compliance in physical supply chains. Three things are not available anywhere in the reviewed literature. The first is a formal feasibility analysis of the tri-lateral retention system, with floor, right, and ceiling operating concurrently on the same records, in any sector. The second is any formal treatment situated at the cross-border health audit boundary, and the third is any treatment in information-logistics terms. The Tri-Lateral Retention Feasibility Model of Chapter 4 is constructed to occupy exactly this space, borrowing its method from the first strand, its erasure semantics from the second, and its modelling style from the third.</w:t>
      </w:r>
    </w:p>
    <w:p>
      <w:pPr>
        <w:pStyle w:val="Heading2"/>
      </w:pPr>
      <w:r>
        <w:t xml:space="preserve">2.6 Norwegian Secondary-Use Infrastructure</w:t>
      </w:r>
    </w:p>
    <w:p>
      <w:pPr>
        <w:pStyle w:val="BodyText"/>
      </w:pPr>
      <w:r>
        <w:t xml:space="preserve">Norway’s secondary-use infrastructure for health data is the substrate against which the European Health Data Space will be implemented at the national level. The infrastructure has three layers: a governance and access-decision layer through Helsedataservice, a data-custodian layer through the major registry holders, and an analytical-processing layer through a set of Secure Processing Environments coordinated through the NORTRE collaboration but extending, in operational practice, well beyond it. Each layer presents a distinct compliance surface, and each interacts directly with the audit-retention versus erasure tension developed in Section 2.3.</w:t>
      </w:r>
    </w:p>
    <w:p>
      <w:pPr>
        <w:pStyle w:val="BodyText"/>
      </w:pPr>
      <w:r>
        <w:t xml:space="preserve">Helsedataservice is the national body through which access to health data for secondary use is decided, and is the presumptive Health Data Access Body for the purposes of the European Health Data Space. Formal designation has not yet occurred. Respondents to the 2025 national hearing on Secure Processing Environment criteria observed that Norway had not at that point appointed a coordinating Health Data Access Body of the kind Articles 55 to 59 EHDS require (Norsk forening for allmennmedisin, 2025). That is consistent with the secondary-use provisions of the Regulation not becoming applicable until 26 March 2029. It took on its current authority on 15 March 2023, when decision-making authority over data access from eleven central health registries was transferred to Helsedataservice under the statutory changes introduced through Prop. 63 L (Forskningsetikk, 2023; Helse- og omsorgsdepartementet, 2020). Applications are submitted through the helsedata.no portal. Helsedataservice registers each application and forwards it to the relevant data custodian, such as the Norwegian Institute of Public Health, the Norwegian Directorate of Health, or the Cancer Registry, and the custodian decides on access. A two-stage cost structure mirrors this two-stage decision structure (Helsedataservice, n.d.).</w:t>
      </w:r>
    </w:p>
    <w:p>
      <w:pPr>
        <w:pStyle w:val="BodyText"/>
      </w:pPr>
      <w:r>
        <w:t xml:space="preserve">The Secure Processing Environment layer is where the operational reconciliation of EHDS Article 73 with Norwegian implementation must occur, and the national policy process has now completed its first full cycle there. The SPUHiN project’s November 2024 draft recommendations documented the state of Norwegian SPE practice in a passage that remains the decisive empirical fact for mechanism design in this thesis. Based on applicants’ own descriptions in permit applications to Helsedataservice during 2023, the drafting team observed that “it is however most common to use either an analysis infrastructure currently available from the universities… or some type of server, database, folder, area or zone most likely provided by the data controller’s own IT provider. A few also refer to OneDrive, Office365, disconnected PC or a partner in another country” (SPUHiN, 2024, p. 4). The Norwegian SPE landscape is therefore not merely distributed across the three NORTRE university nodes but operationally fragmented, with substantial secondary-use processing occurring outside any trusted-research-environment substrate.</w:t>
      </w:r>
    </w:p>
    <w:p>
      <w:pPr>
        <w:pStyle w:val="BodyText"/>
      </w:pPr>
      <w:r>
        <w:t xml:space="preserve">Following a public hearing conducted between July and October 2025, the criteria were, by the Directorate’s account, included in SPUHiN deliverable D5.2, Recommendations for minimum requirements for Secure Processing Environments in Norway. The deliverable comprises separate compliance checklists for SPE providers and SPE user organisations, with each requirement graded as mandatory or recommended. It was developed in collaboration with researchers, data custodians, technology suppliers, and authorities, and is positioned as a national reference basis for actors preparing for the coming EHDS requirements pending the Union implementing act (Helsedirektoratet, 2025; SPUHiN, 2025). Inspection of the checklists in the hearing version shows their scope to be information-security management, identity assurance, and access governance. They grade an ISMS requirement as mandatory and ISO 27001 certification as recommended, require eID-based login with defined assurance levels, and set personnel-security controls. Several recommended requirements are explicitly anticipated to harden into expectations as EHDS is implemented (SPUHiN, 2025). What those criteria do not contain, at any grade, is a requirement or mechanism addressing the reconciliation of audit-retention obligations with erasure and deletion obligations on the records the SPE generates. The gap identified by this thesis therefore survives the hearing version, not only the 2024 draft: Norway now has national SPE criteria that govern how the environment is secured and who may enter it, while leaving unaddressed what happens when the retention regimes on its records collide.</w:t>
      </w:r>
    </w:p>
    <w:p>
      <w:pPr>
        <w:pStyle w:val="BodyText"/>
      </w:pPr>
      <w:r>
        <w:t xml:space="preserve">The three primary NORTRE nodes (TSD at the University of Oslo (operational since 2012), SAFE at the University of Bergen (2015), and HUNT Cloud at NTNU (2013)) provide infrastructure meeting European trusted-research-environment standards and participate in the EOSC-ENTRUST federation blueprint (Norwegian Trusted Research Environments, n.d.). On the primary-use side, the national infrastructure has moved from preparation into operation during the review period: with the NCPeH pilot of Section 2.2 in production (Helsedirektoratet, 2026), the cross-border audit records this thesis concerns are beginning to be generated in Norway, at presently small volume.</w:t>
      </w:r>
    </w:p>
    <w:p>
      <w:pPr>
        <w:pStyle w:val="BodyText"/>
      </w:pPr>
      <w:r>
        <w:t xml:space="preserve">The design consequence carried into Chapter 4 is unchanged and strengthened. A verifiable cryptographic-erasure mechanism that assumes a clean, homogeneous SPE substrate would fail against the documented fragmentation; a mechanism that assumes the substrate question will be settled by the national criteria would fail against their actual scope. The same holds at Union level. The Secure Processing Environment specification published by TEHDAS2 during 2026 as deliverable D7.4 defines the minimum capabilities such environments must offer and the interoperability baseline for federating them. The Joint Action’s guidance on using data within such an environment treats deletion at permit closure as an operational service. Neither connects that deletion obligation to the one-year identifiable-log retention floor imposed on the same environment by Article 73(1)(e) (TEHDAS2, 2025, 2026). The body drafting the specifications for both provisions has not addressed their interaction. A mechanism designed at the audit-trail boundary (operating identically whether the processing occurred in TSD, on a controller’s own server, or on a disconnected PC, and requiring of the substrate nothing that the national criteria do not already demand) fits the Norwegian context as it actually is.</w:t>
      </w:r>
    </w:p>
    <w:p>
      <w:pPr>
        <w:pStyle w:val="Heading2"/>
      </w:pPr>
      <w:r>
        <w:t xml:space="preserve">2.7 Information Logistics Framing</w:t>
      </w:r>
    </w:p>
    <w:p>
      <w:pPr>
        <w:pStyle w:val="BodyText"/>
      </w:pPr>
      <w:r>
        <w:t xml:space="preserve">The thesis frames the audit-retention versus erasure problem as one of information logistics, which places it within the discipline of Sustainable Energy Logistics at HiMolde and within a literature on cross-border data movement under regulatory constraint.</w:t>
      </w:r>
    </w:p>
    <w:p>
      <w:pPr>
        <w:pStyle w:val="BodyText"/>
      </w:pPr>
      <w:r>
        <w:t xml:space="preserve">The International Chamber of Commerce (2025) policy brief on data flows in supply chains documents that cross-border data flows are functionally equivalent to material flows in their structural role within global supply chain operations. They enable real-time coordination, traceability, customs clearance, and the deployment of digital tools across jurisdictional boundaries. They are also subject to the same kind of fragmented regulatory landscape that has historically constrained physical cross-border logistics through divergent national rules. Restrictive and fragmented data policies act as non-tariff barriers in the same operational sense that documentation requirements, retention obligations, and audit rules act as non-tariff barriers in physical logistics.</w:t>
      </w:r>
    </w:p>
    <w:p>
      <w:pPr>
        <w:pStyle w:val="BodyText"/>
      </w:pPr>
      <w:r>
        <w:t xml:space="preserve">A Norwegian patient summary moving from a Norwegian National Contact Point for eHealth to a Spanish point of care is a digital good crossing a jurisdictional boundary. It must satisfy the originating jurisdiction’s audit and retention rules, the destination jurisdiction’s clinical and consent rules, and any superordinate Union-level provisions. The audit log of the cross-border access event is the digital equivalent of the customs documentation that accompanies physical goods. The retention floor on that audit log is the digital equivalent of customs record-keeping. The Union Customs Code requires the person concerned to keep the documents and information on which a customs declaration rests “for at least three years”, the period running from the end of the year in which the declaration is accepted or the procedure discharged, and extended while a correction, an appeal or court proceedings are pending (European Parliament and Council of the European Union, 2013, Article 51). The erasure obligation of Article 17 GDPR has its physical counterpart in destruction: customs authorities “may require goods which have been presented to customs to be destroyed” (Article 197). The two do not collide, because destruction reaches the goods and record-keeping reaches the documents, so the record of a destroyed consignment, including the fact of its destruction, is kept for the full period. That separation of the record from the thing recorded is what Semantics II does for the audit trail, where accountability attaches to the record of the access and of its payload’s invalidation rather than to the payload’s continued existence (Chapter 4, Section 4.5). Checked against the anchoring result of Chapter 6, Section 6.10, the customs case confirms it from the other side: the destruction power is anchored to an external event, a customs decision, and would cross the record-keeping floor if it reached the documents; it does not, because it is confined to the goods. The analogy also marks where it stops. In customs the floor and the destruction act on different objects by design, whereas in an audit trail the personal data and the record of their processing begin in the same record, and the mechanism has to separate them.</w:t>
      </w:r>
    </w:p>
    <w:p>
      <w:pPr>
        <w:pStyle w:val="BodyText"/>
      </w:pPr>
      <w:r>
        <w:t xml:space="preserve">The analogy constrains one decision in the design. Customs record-keeping obligations are not uniform across jurisdictions: a consignment crossing several borders accumulates documentation duties of differing lengths, and the operational answer has never been to build a separate ledger per jurisdiction but to hold one chain-of-custody record whose retention parameter is set per consignment by whichever regime governs it. The same structure is what Chapter 4, Section 4.3 adopts when it makes the retention floor a parameter of the record rather than a constant of the model. That decision is what allows the ten-year cross-border audit floor and the one-year Secure Processing Environment log floor to be instances of one constraint rather than two, and it is what allows a national floor to be substituted without reconstructing the model. It was taken because the logistics reading of the problem made a per-consignment parameter the obvious form, where a purely legal reading would more naturally have produced two separate obligations modelled separately.</w:t>
      </w:r>
    </w:p>
    <w:p>
      <w:pPr>
        <w:pStyle w:val="BodyText"/>
      </w:pPr>
      <w:r>
        <w:t xml:space="preserve">A small but technically substantial literature has begun to address cross-border data flow compliance as a logistics and supply chain problem in its own right. Zhuang et al. (2024) propose a Compliance Management System for Cross-Border Data Transfer that integrates multiple legal frameworks into a unified real-time compliance engine, demonstrating that the operational complexity of cross-border data flow under fragmented regulatory regimes is sufficient to warrant a dedicated system-engineering response. The present thesis sits within this emerging literature, contributing a specific mechanism for the audit-retention component of the broader cross-border health data flow problem.</w:t>
      </w:r>
    </w:p>
    <w:p>
      <w:pPr>
        <w:pStyle w:val="Heading2"/>
      </w:pPr>
      <w:r>
        <w:t xml:space="preserve">2.8 Comparative Analysis</w:t>
      </w:r>
    </w:p>
    <w:p>
      <w:pPr>
        <w:pStyle w:val="BodyText"/>
      </w:pPr>
      <w:r>
        <w:t xml:space="preserve">The position of the proposed contribution within the existing literature is summarised in Table 2.1, which compares this thesis against the most directly relevant comparator systems and analytical neighbours on six dimensions. These are the scope of cross-border versus cross-institutional operation, the dependency on hardware-rooted trust, and the engagement with the GDPR right to erasure as a design constraint. They also include the targeting of primary use versus secondary use under the European Health Data Space, the grounding in Norwegian operational context, and the presence of a formal model of the retention–erasure conflict.</w:t>
      </w:r>
    </w:p>
    <w:p>
      <w:pPr>
        <w:pStyle w:val="BodyText"/>
      </w:pPr>
      <w:r>
        <w:t xml:space="preserve">Table 2.1. Comparative Analysis of Cryptographic Compliance Approaches to Health Data Audit</w:t>
      </w:r>
    </w:p>
    <w:p>
      <w:pPr>
        <w:pStyle w:val="BodyText"/>
      </w:pPr>
      <w:r>
        <w:t xml:space="preserve">--------------------------------------------------------------------------------------------------------------------------------------------------------------------------------------------------------------------------------------------------------------------------------------------------------------------------------------------------------------------------------------------------------- System Cross-Border or Cross-Institutional Hardware Dependency Addresses GDPR Article 17 Erasure Primary or Secondary Use Norwegian Context Formal Model of the Retention–Erasure Conflict ------------------------------------------------------------------------------------ ------------------------------------------- ---------------------- ---------------------------------------------------------------- ----------------------------------- ----------------------------------------------------------- -------------------------------------------------------------------------------- Peer-reviewed systems</w:t>
      </w:r>
    </w:p>
    <w:p>
      <w:pPr>
        <w:pStyle w:val="BodyText"/>
      </w:pPr>
      <w:r>
        <w:t xml:space="preserve">KONFIDO (Natsiavas et al., 2021; Diamantopoulos et al., 2019) Cross-border (OpenNCP) Yes — Intel SGX No — treats immutability as feature Primary use EU pilot; not Norway-specific No</w:t>
      </w:r>
    </w:p>
    <w:p>
      <w:pPr>
        <w:pStyle w:val="BodyText"/>
      </w:pPr>
      <w:r>
        <w:t xml:space="preserve">ZK-EHR (Albalwy, 2026) Cross-institutional No — software only Partial — revocation, not the retention conflict Primary use (clinical) None No</w:t>
      </w:r>
    </w:p>
    <w:p>
      <w:pPr>
        <w:pStyle w:val="BodyText"/>
      </w:pPr>
      <w:r>
        <w:t xml:space="preserve">Health-zkIDM (Bai et al., 2022) Identity (institutional) No No Primary use (identity) None No</w:t>
      </w:r>
    </w:p>
    <w:p>
      <w:pPr>
        <w:pStyle w:val="BodyText"/>
      </w:pPr>
      <w:r>
        <w:t xml:space="preserve">NewbornTime (Brunner et al., 2025) Single-institution (Stavanger) No Yes — consent withdrawal Primary use (clinical research) Yes — Norwegian deployment No</w:t>
      </w:r>
    </w:p>
    <w:p>
      <w:pPr>
        <w:pStyle w:val="BodyText"/>
      </w:pPr>
      <w:r>
        <w:t xml:space="preserve">National policy framework</w:t>
      </w:r>
    </w:p>
    <w:p>
      <w:pPr>
        <w:pStyle w:val="BodyText"/>
      </w:pPr>
      <w:r>
        <w:t xml:space="preserve">SPUHiN D5.2 criteria (SPUHiN, 2025) National policy framework n/a — specification No — not addressed at any grade Secondary use (SPE) Yes — Norwegian policy, hearing version No</w:t>
      </w:r>
    </w:p>
    <w:p>
      <w:pPr>
        <w:pStyle w:val="BodyText"/>
      </w:pPr>
      <w:r>
        <w:t xml:space="preserve">Preprints and practitioner sources (not peer-reviewed; compared for position only)</w:t>
      </w:r>
    </w:p>
    <w:p>
      <w:pPr>
        <w:pStyle w:val="BodyText"/>
      </w:pPr>
      <w:r>
        <w:t xml:space="preserve">zkFL-Health (Sharma et al., 2025) Cross-institutional federated Yes — TEE aggregator No Secondary use (AI training) None No</w:t>
      </w:r>
    </w:p>
    <w:p>
      <w:pPr>
        <w:pStyle w:val="BodyText"/>
      </w:pPr>
      <w:r>
        <w:t xml:space="preserve">Ledger crypto-erasure SoK (Aikebaier, 2026) Storage-technology scope (public ledgers) No Yes — formalises erasure side only n/a None Partial — formalises erasure, excludes retention law by stated scope</w:t>
      </w:r>
    </w:p>
    <w:p>
      <w:pPr>
        <w:pStyle w:val="BodyText"/>
      </w:pPr>
      <w:r>
        <w:t xml:space="preserve">Practitioner crypto-shredding pattern (VeritasChain, 2026) Sector pattern (finance) No Yes — asserted, bi-lateral n/a None No — asserted reconciliation, no model, no verifiability semantics</w:t>
      </w:r>
    </w:p>
    <w:p>
      <w:pPr>
        <w:pStyle w:val="BodyText"/>
      </w:pPr>
      <w:r>
        <w:t xml:space="preserve">This thesis (TRF Model + Crypto-Erasure by Invalidation) Cross-border No — software only Yes — derived from the model, within the EDPB 02/2025 corridor Both, at the audit-trail boundary Yes — designed against the documented Norwegian substrate Yes — tri-lateral feasibility model with infeasibility and feasibility results ---------------------------------------------------------------------------------------------------------------------------------------------------------------------------------------------------------------------------------------------------------------------------------------------------------------------------------------------------------------------------------------------------------</w:t>
      </w:r>
    </w:p>
    <w:p>
      <w:pPr>
        <w:pStyle w:val="BodyText"/>
      </w:pPr>
      <w:r>
        <w:t xml:space="preserve">The table makes the position of the contribution explicit against both its architectural and its analytical neighbours. Rows in the third band are not peer-reviewed; they are compared for the position they occupy, and no claim of the thesis rests on any of them alone. On the architectural axis, no comparator combines cross-border operation, software-only deployment, engagement with the erasure right, applicability across both use pathways, and Norwegian grounding. The review update added an analytical axis, on which the two nearest neighbours are clear. The first is the 2026 ledger-erasure systematisation, which supplies a formal foundation for the erasure semantics this thesis consumes while excluding the retention conflict from its scope. The second is the practitioner crypto-shredding pattern, which asserts a bi-lateral reconciliation without a model, without verifiability semantics, and without the deletion-ceiling constraint that makes the EHDS setting tri-lateral. No entry in either axis contains a formal analysis of the joint satisfiability of a retention floor, an erasure right, and a deletion ceiling on the same records: the object the TRF Model supplies.</w:t>
      </w:r>
    </w:p>
    <w:p>
      <w:pPr>
        <w:pStyle w:val="BodyText"/>
      </w:pPr>
      <w:r>
        <w:t xml:space="preserve">The thesis accordingly claims neither the cryptographic primitives, which are established (Section 2.4), nor the general formal method, which is established (Section 2.5), nor the reconciliation idea, which practitioner literature already asserts bi-laterally. It claims the formal tri-lateral characterisation, the verifiability semantics of invalidation, and the cross-border health instantiation on the Norwegian substrate: each verified above as unoccupied.</w:t>
      </w:r>
    </w:p>
    <w:p>
      <w:pPr>
        <w:pStyle w:val="Heading2"/>
      </w:pPr>
      <w:r>
        <w:t xml:space="preserve">2.9 Identified Research Gaps</w:t>
      </w:r>
    </w:p>
    <w:p>
      <w:pPr>
        <w:pStyle w:val="BodyText"/>
      </w:pPr>
      <w:r>
        <w:t xml:space="preserve">The literature reviewed in this chapter establishes four specific gaps that motivate the thesis contribution, stated with the boundaries the review imposes.</w:t>
      </w:r>
    </w:p>
    <w:p>
      <w:pPr>
        <w:pStyle w:val="BodyText"/>
      </w:pPr>
      <w:r>
        <w:t xml:space="preserve">The first gap is formal-analytical, and it is the primary gap. No published work in any reviewed strand provides a formal model of the tri-lateral retention system, in which an audit-retention floor, a subject-triggered erasure right, and a fixed deletion ceiling operate concurrently on the same records. The strands reviewed are the cross-border health security literature, the cryptographic-erasure literature including its 2026 systematisation, the blockchain-and-GDPR literature, the formal legal-compliance-verification literature, and the practitioner compliance literature. The general method for such modelling exists (Feng et al., 2023), and the erasure side has been formalised (Aikebaier, 2026). The bi-lateral floor-versus-right conflict has been named by regulators (European Data Protection Board, 2026a) and asserted resolved by practitioners (VeritasChain, 2026). But the tri-lateral system, whose deletion ceiling changes the structure of the feasibility question, has not been formally characterised anywhere.</w:t>
      </w:r>
    </w:p>
    <w:p>
      <w:pPr>
        <w:pStyle w:val="BodyText"/>
      </w:pPr>
      <w:r>
        <w:t xml:space="preserve">The </w:t>
      </w:r>
      <w:del w:id="62" w:author="Arshad Akhtar Abbasia" w:date="2026-10-04T12:00:00Z">
        <w:r>
          <w:delText xml:space="preserve">strength of this </w:delText>
        </w:r>
      </w:del>
      <w:r>
        <w:t xml:space="preserve">gap </w:t>
      </w:r>
      <w:del w:id="63" w:author="Arshad Akhtar Abbasia" w:date="2026-10-04T12:00:00Z">
        <w:r>
          <w:delText xml:space="preserve">is best demonstrated by its sharpest instance. </w:delText>
        </w:r>
      </w:del>
      <w:ins w:id="64" w:author="Arshad Akhtar Abbasia" w:date="2026-10-04T12:00:00Z">
        <w:r>
          <w:t xml:space="preserve">holds also for the conflict’s conditional extension. </w:t>
        </w:r>
      </w:ins>
      <w:r>
        <w:t xml:space="preserve">The collision between the six-month deletion ceiling of Article 68(12) and the one-year identifiable-log retention floor of Article 73(1)(e) requires no synthesis across instruments of differing legal weight: on the broad reading, for logs kept at patient-record granularity, it is stated by one regulation, in adjacent articles of one chapter, about one environment. The review conducted for this thesis located no treatment of it in the academic literature or in the professional commentary on EHDS secondary use. The Joint Action drafting the specifications comes closest. Its specification requires deletion at permit expiry “while ensuring compliance with applicable legal obligations and traceability or reproducibility requirements where relevant” and leaves “the deletion and retention policy” to “balance these obligations” (TEHDAS2, 2026, Table 5.2, OPR-6, p. 43). Its expert commentary goes further: log keeping “raises open questions about how accountability and anonymisation obligations intersect”, and “further guidance will be needed on retention of project-level collaborative metadata” (Annex 7, p. 96). The body drafting the requirements names the question; no mechanism answering it has been published. Two factors explain the omission without diminishing it. Procedurally, these obligations were renumbered from Articles 46 and 50 of the 2022 proposal on adoption in 2025, so that much existing commentary analyses them under superseded numbering in separate literatures. Substantively, the standard practitioner heuristic for conflicting retention obligations, apply the longest applicable period, is inapplicable where one of the obligations is a ceiling, leaving practitioners without a default to reach for and therefore without an occasion to articulate the conflict. Neither factor makes the conflict any less binding on the environments that must satisfy both provisions from 26 March 2029, nor on the implementing acts that must specify how they are satisfied by 26 March 2027.</w:t>
      </w:r>
    </w:p>
    <w:p>
      <w:pPr>
        <w:pStyle w:val="BodyText"/>
      </w:pPr>
      <w:r>
        <w:t xml:space="preserve">The gap does not rest on this author’s search alone. Aikebaier’s (2026) systematisation of the cryptographic-erasure literature closes by identifying five open problems for the field, of which the fifth is erasure under multi-regime retention conflict. The work is a single-author preprint with industry affiliation and no peer review, and carries correspondingly less weight. What it establishes is that an author surveying this literature in 2026 regarded the problem as open, which is corroborating rather than dispositive. The gap claim rests primarily on the four documented search rounds of Section 2.1.4 and on the absence of any treatment in the regulatory and Joint Action guidance reviewed in Sections 2.3 and 2.6; the preprint is consistent with that finding and does not carry it.</w:t>
      </w:r>
    </w:p>
    <w:p>
      <w:pPr>
        <w:pStyle w:val="BodyText"/>
      </w:pPr>
      <w:r>
        <w:t xml:space="preserve">The second gap is application-specific. The cryptographic primitives required — cryptographic erasure as recognised in NIST Special Publication 800-88 Revision 2 and now formally grounded for Article 17 purposes, hiding commitments, and dynamic accumulators with efficient revocation (Camenisch &amp; Lysyanskaya, 2002) — exist in mature form. None has been integrated into a mechanism designed for the cross-border European Health Data Space audit trail, spanning the primary-use NCPeH layer and the secondary-use Helsedataservice and SPE layer. Such a mechanism would need verifiability semantics that let an auditor confirm both that an event occurred and that its payload was lawfully invalidated, demonstrated against synthetic data representative of Norwegian conditions.</w:t>
      </w:r>
    </w:p>
    <w:p>
      <w:pPr>
        <w:pStyle w:val="BodyText"/>
      </w:pPr>
      <w:r>
        <w:t xml:space="preserve">The third gap is contextual. The Norwegian SPE criteria in their hearing version (SPUHiN, 2025) govern environment security, identity, and access, and the documented operational reality beneath them remains fragmented to the level of consumer cloud services and disconnected personal computers (SPUHiN, 2024). A compliance mechanism for the retention conflict must therefore be substrate-independent, designed at the audit-trail boundary, and must demand of the processing environment nothing beyond what the national criteria already require: a design constraint no reviewed proposal satisfies.</w:t>
      </w:r>
    </w:p>
    <w:p>
      <w:pPr>
        <w:pStyle w:val="BodyText"/>
      </w:pPr>
      <w:r>
        <w:t xml:space="preserve">The fourth gap is legal-technical and was surfaced by the review update. The regulatory corridor for cryptographic erasure has not been mapped onto the audit-trail setting. That corridor comprises the EDPB’s conditional acceptance of cryptographic unrecoverability as erasure, the Norwegian equation of anonymisation with deletion, and the simultaneously high Norwegian threshold under which surviving keys, hashes, or linkages keep data personal. In the audit-trail setting, the mechanism’s surviving residue (metadata, commitments, invalidation entries) must itself be shown to sit on the lawful side of that threshold. Treating this residue question as a first-class design constraint, rather than an afterthought, is a contribution requirement that the reviewed literature imposes on this thesis and that Chapter 4 discharges.</w:t>
      </w:r>
    </w:p>
    <w:p>
      <w:pPr>
        <w:pStyle w:val="BodyText"/>
      </w:pPr>
      <w:r>
        <w:t xml:space="preserve">These four gaps converge on the research question stated in Chapter 1 and are addressed, respectively, by the formal model, the mechanism specification, the boundary-placement design decision, and the residue analysis of Chapter 4, with the demonstration of Chapter 5 witnessing the first two executably.</w:t>
      </w:r>
    </w:p>
    <w:p>
      <w:pPr>
        <w:pStyle w:val="Heading2"/>
      </w:pPr>
      <w:r>
        <w:t xml:space="preserve">2.10 Conceptual Positioning of the Thesis</w:t>
      </w:r>
    </w:p>
    <w:p>
      <w:pPr>
        <w:pStyle w:val="BodyText"/>
      </w:pPr>
      <w:r>
        <w:t xml:space="preserve">The contribution of this thesis is positioned at the intersection of the four identified gaps, and its architecture follows from that positioning. The analytical artefact is the Tri-Lateral Retention Feasibility Model, a constraint formulation in the tradition of formal legal-compliance verification but in the modelling style of operations research. It decomposes each cross-border audit record into event metadata and a committed personal-data payload. It expresses the audit-retention floors, the Article 17 erasure right, and the Article 68(12) deletion ceiling as constraints over discretised time, and examines joint satisfiability under two semantics of audit verifiability. The model is tri-lateral in structure rather than in instrument count: the floor is parameterised, so that the ten-year eHDSI cross-border audit floor and the one-year Article 73(1)(e) Secure Processing Environment log floor are two instances of a single constraint, and jurisdiction-specific floors can be substituted without reconstruction. Under the prevailing plaintext semantics the system is infeasible; under verifiability-as-accountability-preservation it is jointly satisfiable. The mechanism that witnesses this feasibility, Crypto-Erasure by Invalidation, applies the NIST-recognised cryptographic-erase technique at the audit-trail boundary. It operates within the regulatory corridor defined by the EDPB’s unrecoverability test and the Norwegian anonymisation-equals-deletion doctrine, with hiding commitments and the invalidation registry supplying the verifiability that the practitioner crypto-shredding pattern lacks (accumulator witnesses being a specified but unimplemented optional layer).</w:t>
      </w:r>
    </w:p>
    <w:p>
      <w:pPr>
        <w:pStyle w:val="BodyText"/>
      </w:pPr>
      <w:r>
        <w:t xml:space="preserve">The thesis does not claim novelty for any cryptographic primitive, for the general method of formalising compliance as satisfiability, or for the idea that key destruction can reconcile erasure with retention, each of which the reviewed literature already contains. It claims that three things are together novel: the formal characterisation of the tri-lateral conflict, the expression of that conflict and its resolution in information-logistics terms, and the derivation and demonstration of the reconciling mechanism for the cross-border health audit trail on the documented Norwegian substrate. The comparative analysis of Section 2.8 supports that claim entry by entry. The remaining chapters elaborate this claim through the methodology of Chapter 3, the model and specification of Chapter 4, and the executable demonstration of Chapter 5. The counter-positions identified in this review are engaged substantively in Chapter 6: the unprovability of key destruction, the personal-data status of surviving residues, and the operational-complexity critique of crypto-shredding.</w:t>
      </w:r>
    </w:p>
    <w:p>
      <w:pPr>
        <w:pStyle w:val="Heading1"/>
      </w:pPr>
      <w:r>
        <w:t xml:space="preserve">Chapter 3. Methodology and Research Design</w:t>
      </w:r>
    </w:p>
    <w:p>
      <w:pPr>
        <w:pStyle w:val="Heading2"/>
      </w:pPr>
      <w:r>
        <w:t xml:space="preserve">3.1 Research Paradigm</w:t>
      </w:r>
    </w:p>
    <w:p>
      <w:pPr>
        <w:pStyle w:val="BodyText"/>
      </w:pPr>
      <w:r>
        <w:t xml:space="preserve">This thesis adopts Design Science Research (DSR) as its governing paradigm. DSR is the appropriate choice where the research objective is not to describe or explain an existing phenomenon but to create and evaluate an artefact that addresses a defined problem in an information-systems context. Hevner, March, Park, and Ram (2004) establish the canonical framing. Design science produces and applies artefacts, namely constructs, models, methods, and instantiations. Their utility is assessed against the problem environment from which the problem was drawn, and their rigour against the knowledge base from which the design draws. Peffers, Tuunanen, Rothenberger, and Chatterjee (2007) operationalise this into a six-activity process model that supplies the procedural structure adopted here.</w:t>
      </w:r>
    </w:p>
    <w:p>
      <w:pPr>
        <w:pStyle w:val="BodyText"/>
      </w:pPr>
      <w:r>
        <w:t xml:space="preserve">The problem addressed in this thesis satisfies the conditions under which DSR is the correct paradigm rather than a convenient label. The problem is real, arising from binding regulatory instruments operating concurrently on live cross-border infrastructure rather than from a theoretical puzzle. It is unsolved, in the precise sense established in Chapter 2: no reviewed work formally characterises the tri-lateral retention conflict or derives a mechanism from such a characterisation. It admits an artefact as its answer, since what is missing is a design: a way of organising audit records and their cryptographic bindings such that three concurrent obligations can be jointly satisfied. And its evaluation is tractable within the resources of a Master’s thesis, because the artefact’s central claim is a claim about logical consistency under stated constraints, which can be argued formally and checked executably, rather than a claim about performance in deployment, which could not.</w:t>
      </w:r>
    </w:p>
    <w:p>
      <w:pPr>
        <w:pStyle w:val="BodyText"/>
      </w:pPr>
      <w:r>
        <w:t xml:space="preserve">Three alternative paradigms were considered and rejected. A qualitative interview study of Norwegian implementing actors would have produced descriptive knowledge about how practitioners currently perceive the retention conflict, but would not have produced a mechanism, and would have required ethical clearance and participant access disproportionate to the contribution. A systematic literature review would have consolidated the state of knowledge, a function partly discharged within Chapter 2, but the review itself established that the gap is the absence of a design, not the absence of a synthesis. A purely formal-methods study in the tradition of Feng, Marsso, Sabetzadeh, and Chechik (2023) would have produced the model without the artefact, and would have required proof-assistant machinery and expertise outside the scope of this programme. DSR, in the variant developed in Section 3.3, permits the model and the artefact to be produced together, with the model supplying the rigour and the artefact supplying the relevance.</w:t>
      </w:r>
    </w:p>
    <w:p>
      <w:pPr>
        <w:pStyle w:val="Heading2"/>
      </w:pPr>
      <w:r>
        <w:t xml:space="preserve">3.2 The Design Science Cycle Adopted</w:t>
      </w:r>
    </w:p>
    <w:p>
      <w:pPr>
        <w:pStyle w:val="BodyText"/>
      </w:pPr>
      <w:r>
        <w:t xml:space="preserve">The Peffers et al. (2007) six-activity model structures the thesis and maps onto its chapters as follows.</w:t>
      </w:r>
    </w:p>
    <w:p>
      <w:pPr>
        <w:pStyle w:val="BodyText"/>
      </w:pPr>
      <w:r>
        <w:t xml:space="preserve">Activity 1: Problem identification and motivation. The tri-lateral retention conflict is identified from primary regulatory and technical sources and shown to be unresolved in both the literature and Norwegian national policy. Chapters 1 and 2.</w:t>
      </w:r>
    </w:p>
    <w:p>
      <w:pPr>
        <w:pStyle w:val="BodyText"/>
      </w:pPr>
      <w:r>
        <w:t xml:space="preserve">Activity 2: Definition of objectives for a solution. The research question and three sub-questions state what a solution must achieve: joint satisfaction of the three regimes, preservation of audit accountability, verifiability by an external auditor, and compatibility with the Norwegian infrastructure as it actually operates. Chapter 1, Section 1.3.</w:t>
      </w:r>
    </w:p>
    <w:p>
      <w:pPr>
        <w:pStyle w:val="BodyText"/>
      </w:pPr>
      <w:r>
        <w:t xml:space="preserve">Activity 3: Design and development. The Tri-Lateral Retention Feasibility (TRF) Model is constructed, the two competing semantics of audit verifiability are defined, the infeasibility and feasibility results are established, and the Crypto-Erasure by Invalidation mechanism is specified as the constructive witness of feasibility. Chapter 4.</w:t>
      </w:r>
    </w:p>
    <w:p>
      <w:pPr>
        <w:pStyle w:val="BodyText"/>
      </w:pPr>
      <w:r>
        <w:t xml:space="preserve">Activity 4: Demonstration. The model and mechanism are instantiated in a software sandbox operating over synthetic patient records, which exhibits the infeasibility result under plaintext semantics and the feasibility result under invalidation semantics. Chapter 5.</w:t>
      </w:r>
    </w:p>
    <w:p>
      <w:pPr>
        <w:pStyle w:val="BodyText"/>
      </w:pPr>
      <w:r>
        <w:t xml:space="preserve">Activity 5, Evaluation. The artefact is evaluated against the objectives of Activity 2 on three axes, internal consistency, external compatibility with verified infrastructure, and engagement with the principal counter-positions surfaced in Chapter 2. Chapters 5 and 6.</w:t>
      </w:r>
    </w:p>
    <w:p>
      <w:pPr>
        <w:pStyle w:val="BodyText"/>
      </w:pPr>
      <w:r>
        <w:t xml:space="preserve">Activity 6: Communication. The thesis itself. Chapters 6 and 7.</w:t>
      </w:r>
    </w:p>
    <w:p>
      <w:pPr>
        <w:pStyle w:val="BodyText"/>
      </w:pPr>
      <w:r>
        <w:t xml:space="preserve">Peffers et al. (2007) distinguish several entry points into this cycle. This thesis is a problem-centred initiation: the work began from an observed conflict between instruments, not from an available technology in search of application. The distinction matters for the integrity of the contribution, because it is the reason the mechanism is derived from the model rather than assumed in advance and justified afterwards. An earlier iteration of this project did proceed from technology to problem, envisaging zero-knowledge succinct arguments as the enforcement machinery before the requirements were formally stated; the analysis reported in Chapter 4 showed that machinery to be unnecessary for the audit-trail problem. That correction is itself an instance of the design cycle operating as intended.</w:t>
      </w:r>
    </w:p>
    <w:p>
      <w:pPr>
        <w:pStyle w:val="Heading2"/>
      </w:pPr>
      <w:r>
        <w:t xml:space="preserve">3.3 The Specification-and-Demonstration Variant, Extended with Formal Modelling</w:t>
      </w:r>
    </w:p>
    <w:p>
      <w:pPr>
        <w:pStyle w:val="BodyText"/>
      </w:pPr>
      <w:r>
        <w:t xml:space="preserve">DSR admits artefacts at several levels of abstraction. Hevner et al. (2004) distinguish constructs, models, methods, and instantiations; March and Smith’s earlier typology, on which that classification draws, makes the same separation. This thesis produces an artefact at two of these levels: a model (the TRF Model, a formal representation of the problem domain and its constraints) and a partial instantiation (the sandbox, which realises the model and its mechanism in executable form over synthetic data). It does not produce a deployed system, and it does not claim to.</w:t>
      </w:r>
    </w:p>
    <w:p>
      <w:pPr>
        <w:pStyle w:val="BodyText"/>
      </w:pPr>
      <w:r>
        <w:t xml:space="preserve">The variant adopted is therefore specification-and-demonstration: the contribution is the specified artefact together with a demonstration that it behaves as specified, rather than a production implementation together with field evaluation. This variant is well-established in DSR practice for problems where deployment is infeasible within the research setting but where the design claim is nonetheless checkable.</w:t>
      </w:r>
    </w:p>
    <w:p>
      <w:pPr>
        <w:pStyle w:val="BodyText"/>
      </w:pPr>
      <w:r>
        <w:t xml:space="preserve">The extension particular to this thesis is the insertion of a formal-modelling step between Activity 2 and Activity 3. Rather than proceeding directly from objectives to design, the thesis first formalises the problem as a constraint-satisfaction question and establishes what any solution must do in order to succeed. The mechanism is then derived as the constructive answer to that question. The methodological warrant for this step comes from the formal legal-compliance verification tradition reviewed in Chapter 2, Section 2.5, in which regulatory obligations are expressed as formal properties and compliance is decided as a satisfiability problem (Feng et al., 2023).</w:t>
      </w:r>
    </w:p>
    <w:p>
      <w:pPr>
        <w:pStyle w:val="BodyText"/>
      </w:pPr>
      <w:r>
        <w:t xml:space="preserve">Three consequences follow from taking this step, and they shape the remainder of the methodology.</w:t>
      </w:r>
    </w:p>
    <w:p>
      <w:pPr>
        <w:pStyle w:val="BodyText"/>
      </w:pPr>
      <w:r>
        <w:t xml:space="preserve">First, the design becomes falsifiable in a way that an asserted architecture is not. If the constraint system is satisfiable under the proposed semantics, the mechanism follows; if it is not, the mechanism fails, and the failure is visible in the model rather than only in deployment.</w:t>
      </w:r>
    </w:p>
    <w:p>
      <w:pPr>
        <w:pStyle w:val="BodyText"/>
      </w:pPr>
      <w:r>
        <w:t xml:space="preserve">Second, the evaluation criteria are fixed in advance by the model rather than chosen afterwards to suit the artefact. The mechanism succeeds exactly when it renders the three constraints jointly satisfiable while preserving the accountability content of the audit record; no other success criterion is admitted.</w:t>
      </w:r>
    </w:p>
    <w:p>
      <w:pPr>
        <w:pStyle w:val="BodyText"/>
      </w:pPr>
      <w:r>
        <w:t xml:space="preserve">Third, the machinery must be proportionate. This thesis employs a lighter formalism than the Metric First-Order Temporal Logic and Satisfiability Modulo Theories apparatus of Feng et al. (2023): a feasibility formulation over discretised time with one binary accessibility variable per audit record, in the constraint-modelling style of operations research. The justification is threefold. The conflict turns on a single semantic question, what “verifiable” means for an audit record, and a formulation that isolates that question communicates it more clearly than a general temporal-logic encoding. The lighter formulation is defensible at Master’s level by an author trained in logistics modelling rather than formal methods, which matters for the integrity of a thesis that must be owned and defended by its author. And the formulation is executable in ordinary Python, which makes the propositions checkable by a reader with no proof-assistant background. The cost of this choice is expressive power: the model cannot represent obligations whose structure exceeds the chosen formalism, a limitation recorded in Section 3.7 and revisited in Chapter 6.</w:t>
      </w:r>
    </w:p>
    <w:p>
      <w:pPr>
        <w:pStyle w:val="Heading2"/>
      </w:pPr>
      <w:r>
        <w:t xml:space="preserve">3.4 Formal-Modelling Methodology</w:t>
      </w:r>
    </w:p>
    <w:p>
      <w:pPr>
        <w:pStyle w:val="BodyText"/>
      </w:pPr>
      <w:r>
        <w:t xml:space="preserve">This section states how the TRF Model is constructed. The model itself, with its full notation, propositions, and proofs, is developed in Chapter 4; what follows is the method by which it is built and the standard to which it is held.</w:t>
      </w:r>
    </w:p>
    <w:p>
      <w:pPr>
        <w:pStyle w:val="BodyText"/>
      </w:pPr>
      <w:r>
        <w:t xml:space="preserve">Step 1: Decomposition of the object. Each cross-border audit record is decomposed into components that the regulatory instruments treat differently. The event metadata comprises the accountability content: which actor accessed which category of record, at what time, from which national contact point, under which legal basis and consent policy, with what outcome. Within the metadata, the accessor’s fields are separated from the link to the patient, because the two are reached by different obligations (Chapter 4, Section 4.3). The personal-data payload comprises the content of the exchanged clinical document. A cryptographic commitment binds the second to the first, so that the record can attest to what was accessed without retaining it in accessible form, and a key governs access to the payload. This decomposition is the modelling move on which everything else rests, and it is derived from the legal analysis of Chapter 2, Section 2.3 rather than assumed: it is the necessity boundary of Article 17(3)(b), read with the minimisation principle of Article 5(1)(c), that separates what must be retained from what may not be.</w:t>
      </w:r>
    </w:p>
    <w:p>
      <w:pPr>
        <w:pStyle w:val="BodyText"/>
      </w:pPr>
      <w:r>
        <w:t xml:space="preserve">Step 2: Translation of each regime into a constraint. Each regime is expressed as a constraint over discretised monthly time on the state of a record. The retention floor requires that the record remain verifiable throughout its retention window. The Article 17 erasure right requires that, following a valid erasure request, the personal-data payload cease to be accessible within the response period. The Article 68(12) deletion ceiling requires that, following permit expiry, payload accessibility cease within six months for records arising in the secondary-use pathway. The model is tri-lateral in the number of constraint types, not in the number of legal instruments it accommodates. The floor is a single parameterised constraint with two instances in the present setting: the ten-year minimum reported for cross-border audit repositories under the eHDSI deployment baseline, used as an illustrative value (Chapter 4, Section 4.3), and the one-year minimum imposed on Secure Processing Environment access logs by Article 73(1)(e) EHDS. Because the horizon is parameterised rather than hard-coded, the second instance required no structural change to the model, and jurisdiction-specific floors can be substituted on the same basis. The translation is documented claim by claim against the primary instruments, so that a reader can check each constraint against its source.</w:t>
      </w:r>
    </w:p>
    <w:p>
      <w:pPr>
        <w:pStyle w:val="BodyText"/>
      </w:pPr>
      <w:r>
        <w:t xml:space="preserve">Step 3: Definition of the competing semantics. The pivotal move is to make explicit an assumption that the operational status quo leaves implicit. Under plaintext-verifiability semantics, a record satisfies the retention constraint only while its payload remains accessible in recoverable form. Under accountability-preservation semantics, a record satisfies the retention constraint while its metadata is intact, its commitment survives, and any invalidation event is itself recorded and witnessed. Both are candidate readings of what an audit repository is for; the thesis argues that the second is the reading the instruments actually require and the first is what an audit log that keeps its payload readable assumes.</w:t>
      </w:r>
    </w:p>
    <w:p>
      <w:pPr>
        <w:pStyle w:val="BodyText"/>
      </w:pPr>
      <w:r>
        <w:t xml:space="preserve">Step 4: Establishing the two results. Proposition 1 states that under plaintext-verifiability semantics the constraint system is infeasible whenever an erasure request or a permit expiry falls within a record’s retention window, which, over a ten-year window, covers a request arriving in almost any month; how often requests in fact arrive is not modelled (Section 3.7). The second floor instance makes the result sharper rather than weaker: where a one-year log-retention floor operates against a six-month deletion ceiling on the same environment, infeasibility under plaintext semantics arises from the two retention provisions alone, with no erasure request required to trigger it. Proposition 2 states that under accountability-preservation semantics the system is jointly satisfiable for every arrival pattern of erasure requests and permit expiries, and exhibits the mechanism that achieves this as the constructive witness. Two further results are obtained by the same method from the constraints rather than from the semantics: Proposition 3 states the exact condition under which a ceiling and a floor collide, and Proposition 4 states what relocating a record does to the ceiling and to the right. All four are argued informally at the level of rigour standard for design-science work rather than machine-checked; Section 3.7 records what that means for the strength of the claim.</w:t>
      </w:r>
    </w:p>
    <w:p>
      <w:pPr>
        <w:pStyle w:val="BodyText"/>
      </w:pPr>
      <w:r>
        <w:t xml:space="preserve">Step 5: Executable checking. Because the formulation is light, both results can be checked by direct execution rather than only by argument. The checker described in Section 3.6 walks synthetic records through randomised arrivals of erasure requests and permit expiries and evaluates the constraints under each semantics in turn, producing violations under the first and none under the second. This does not constitute formal verification in the proof-assistant sense, and is not presented as such; it is a demonstration that the propositions hold on the instances examined, and its value is that it makes the argument inspectable by a reader who does not wish to take the proofs on trust.</w:t>
      </w:r>
    </w:p>
    <w:p>
      <w:pPr>
        <w:pStyle w:val="Heading2"/>
      </w:pPr>
      <w:r>
        <w:t xml:space="preserve">3.5 Synthetic Data</w:t>
      </w:r>
    </w:p>
    <w:p>
      <w:pPr>
        <w:pStyle w:val="BodyText"/>
      </w:pPr>
      <w:r>
        <w:t xml:space="preserve">The demonstration requires patient records with realistic structure. No real patient data are used at any point in this thesis, and none were requested or obtained.</w:t>
      </w:r>
    </w:p>
    <w:p>
      <w:pPr>
        <w:pStyle w:val="BodyText"/>
      </w:pPr>
      <w:r>
        <w:t xml:space="preserve">Synthetic records are generated using Synthea, an open-source synthetic patient generator that simulates the lifetime medical histories of statistically realistic but entirely fictional individuals, producing records in standard health-data formats (Walonoski et al., 2018).¹ Synthea is appropriate here for three reasons. Its output conforms to HL7 FHIR, the interoperability standard underlying the European Electronic Health Record Exchange Format. Its generation is seeded, so that a given seed reproduces a given population exactly. And it is established in the health-informatics literature as a substitute for real data in system-development contexts, which means its use requires no novel methodological defence.</w:t>
      </w:r>
    </w:p>
    <w:p>
      <w:pPr>
        <w:pStyle w:val="BodyText"/>
      </w:pPr>
      <w:r>
        <w:t xml:space="preserve">Three configuration decisions are fixed, and one limitation of the generator must be recorded alongside them. The output conforms to FHIR R4, not R5, because the Norwegian national profile set (basisprofiler) maintained by HL7 Norway constrains R4; matching the Norwegian profile version is what makes the demonstration representative of the Norwegian setting rather than of a generic one. The population is approximately one hundred synthetic patients. That size is large enough to exercise the audit-record lifecycle across varied clinical encounter patterns and small enough to remain inspectable by hand when a result needs to be traced to its cause. Because the thesis reports no statistical inference, no power calculation governs this choice. And random seeds are fixed and reported, population seed and clinician seed both set to 20260915, so that the entire demonstration is reproducible from the thesis text.</w:t>
      </w:r>
    </w:p>
    <w:p>
      <w:pPr>
        <w:pStyle w:val="BodyText"/>
      </w:pPr>
      <w:r>
        <w:t xml:space="preserve">The limitation concerns profiles rather than versions. Synthea’s default export conforms to the US Core implementation guide and draws its demographic, geographic, and care-pattern parameters from a United States population. The FHIR version therefore matches the version Norwegian basisprofiler constrain, but the profiles and the clinical content do not represent Norwegian practice, and this thesis makes no claim that they do. The consequence is bounded and is verified rather than assumed in Chapter 5, Section 5.8: because no constraint in the model reads the content of a payload, the demonstration’s results are invariant to payload provenance, and Norwegian representativeness is required of the infrastructure analysis in Chapter 4 rather than of the generated records.</w:t>
      </w:r>
    </w:p>
    <w:p>
      <w:pPr>
        <w:pStyle w:val="BodyText"/>
      </w:pPr>
      <w:r>
        <w:t xml:space="preserve">Synthea’s fidelity has been independently validated, and the validation bounds what may be claimed for it. Chen, Chun, Patel, Chiang, and James (2019) computed four clinical quality measures over a 1.2-million-patient Synthea cohort and compared them against publicly reported state and national rates. They found Synthea reliable in modelling demographics and the probability of services being offered, but limited in modelling heterogeneous health outcomes following intervention and in reproducing regional variation in care quality. These limitations do not, however, bear on the use made of Synthea in this thesis: the demonstration requires structurally valid FHIR resources and plausible encounter events from which audit records are generated, not accurate post-intervention outcome distributions. Had this thesis made epidemiological or clinical-effectiveness claims, the validation findings would be disqualifying; because it makes claims only about the behaviour of audit records under constraint, they are not.</w:t>
      </w:r>
    </w:p>
    <w:p>
      <w:pPr>
        <w:pStyle w:val="BodyText"/>
      </w:pPr>
      <w:r>
        <w:t xml:space="preserve">The records themselves are not the object of study. They are the realism layer: the demonstration’s claims concern the behaviour of audit records and their cryptographic bindings under the three constraints, and the synthetic clinical data supply plausible content for the exchanges that generate those audit records. This distinction is important for interpreting the results reported in Chapter 5, and is restated there.</w:t>
      </w:r>
    </w:p>
    <w:p>
      <w:pPr>
        <w:pStyle w:val="Heading2"/>
      </w:pPr>
      <w:r>
        <w:t xml:space="preserve">3.6 Sandbox Implementation Approach</w:t>
      </w:r>
    </w:p>
    <w:p>
      <w:pPr>
        <w:pStyle w:val="BodyText"/>
      </w:pPr>
      <w:r>
        <w:t xml:space="preserve">The sandbox is implemented in Python and has two layers, separated so that the load-bearing claim rests on the smaller and more inspectable component, and one optional module that reports no thesis figure.</w:t>
      </w:r>
    </w:p>
    <w:p>
      <w:pPr>
        <w:pStyle w:val="BodyText"/>
      </w:pPr>
      <w:r>
        <w:t xml:space="preserve">The feasibility checker is the primary layer and the executable witness of the propositions. It constructs audit records as the tuples defined in Chapter 4, Section 4.3, in two classes: cross-border audit records carrying the ten-year floor, and Secure Processing Environment access-log records carrying the one-year floor and the six-month ceiling. It then generates randomised arrivals of erasure requests and permit expiries across a monthly time horizon, and evaluates the three constraints under each semantics in turn, reporting violations. The two classes differ only in their floor parameter and in whether the ceiling applies, which is what makes them instances of one model rather than two models. The checker is kept small enough to be read and checked in full; Table 5.1 gives its size. A reader who doubts Proposition 1 can find in its output the specific record, month, and constraint at which plaintext semantics fails; a reader who doubts Proposition 2 can confirm that no violation arises under invalidation semantics across the generated instances.</w:t>
      </w:r>
    </w:p>
    <w:p>
      <w:pPr>
        <w:pStyle w:val="BodyText"/>
      </w:pPr>
      <w:r>
        <w:t xml:space="preserve">The realism layer wraps the checker so that its inputs derive from Synthea-generated FHIR bundles rather than from abstract record identifiers, computing commitments over the actual payloads and constructing metadata from the actual encounter events. It is smaller than the checker (Table 5.1) and is not load-bearing: if the wrapper were removed, the propositions and their executable check would stand unchanged. Its function is to demonstrate that the model’s abstractions correspond to the structure of real health-data artefacts rather than only to a convenient idealisation, and to test, by execution rather than assertion, whether any reported result depends on payload provenance.</w:t>
      </w:r>
    </w:p>
    <w:p>
      <w:pPr>
        <w:pStyle w:val="BodyText"/>
      </w:pPr>
      <w:r>
        <w:t xml:space="preserve">Both layers, together with a demonstration viewer that executes them unmodified, are published in a public repository listed in Appendix A, so that the sandbox described here can be inspected and run rather than only read about.</w:t>
      </w:r>
    </w:p>
    <w:p>
      <w:pPr>
        <w:pStyle w:val="BodyText"/>
      </w:pPr>
      <w:r>
        <w:t xml:space="preserve">Cryptographic operations use standard library primitives: salted commitments constructed with a standard hash function, and simulated key destruction implemented as irreversible removal of key material from the sandbox’s state. The commitments are hiding by </w:t>
      </w:r>
      <w:del w:id="65" w:author="Arshad Akhtar Abbasia" w:date="2026-10-04T12:00:00Z">
        <w:r>
          <w:delText xml:space="preserve">construction, </w:delText>
        </w:r>
      </w:del>
      <w:ins w:id="66" w:author="Arshad Akhtar Abbasia" w:date="2026-10-04T12:00:00Z">
        <w:r>
          <w:t xml:space="preserve">construction when salts are drawn at random (the reported run derives salts from the record identifier for reproducibility; see Appendix A, A.6), </w:t>
        </w:r>
      </w:ins>
      <w:r>
        <w:t xml:space="preserve">which is a design requirement rather than an implementation detail, since Chapter 2 established that an unsalted hash of personal data may itself remain personal data. Every access event, invalidation and subject-link removal is appended to an append-only Merkle log, so that the verifiability condition can be checked as an inclusion proof that fails if an entry is altered. No zero-knowledge proof system is implemented at any point, and none is required. The mechanism’s verifiability rests on commitments, on the recorded invalidation event and on the log, not on succinct arguments. The optional module repeats the record lifecycle with real AES-256-GCM envelope encryption, to show that unreadability follows from key destruction rather than being asserted.</w:t>
      </w:r>
    </w:p>
    <w:p>
      <w:pPr>
        <w:pStyle w:val="BodyText"/>
      </w:pPr>
      <w:r>
        <w:t xml:space="preserve">The constraint system is cross-checked on small instances by a separately written exhaustive search over every assignment of the accessibility variable, as an independent confirmation that the hand-written checker implements the constraints as stated (Chapter 5, Section 5.5). </w:t>
      </w:r>
      <w:del w:id="67" w:author="Arshad Akhtar Abbasia" w:date="2026-10-04T12:00:00Z">
        <w:r>
          <w:delText xml:space="preserve">This is </w:delText>
        </w:r>
      </w:del>
      <w:ins w:id="68" w:author="Arshad Akhtar Abbasia" w:date="2026-10-04T12:00:00Z">
        <w:r>
          <w:t xml:space="preserve">A bounded SMT check with the Z3 solver poses each proposition as </w:t>
        </w:r>
      </w:ins>
      <w:r>
        <w:t xml:space="preserve">a </w:t>
      </w:r>
      <w:ins w:id="69" w:author="Arshad Akhtar Abbasia" w:date="2026-10-04T12:00:00Z">
        <w:r>
          <w:t xml:space="preserve">request for a counterexample over every parameter combination within stated bounds (Chapter 5, Section 5.5). Both are </w:t>
        </w:r>
      </w:ins>
      <w:r>
        <w:t xml:space="preserve">robustness </w:t>
      </w:r>
      <w:del w:id="70" w:author="Arshad Akhtar Abbasia" w:date="2026-10-04T12:00:00Z">
        <w:r>
          <w:delText xml:space="preserve">measure </w:delText>
        </w:r>
      </w:del>
      <w:ins w:id="71" w:author="Arshad Akhtar Abbasia" w:date="2026-10-04T12:00:00Z">
        <w:r>
          <w:t xml:space="preserve">measures </w:t>
        </w:r>
      </w:ins>
      <w:r>
        <w:t xml:space="preserve">rather than </w:t>
      </w:r>
      <w:del w:id="72" w:author="Arshad Akhtar Abbasia" w:date="2026-10-04T12:00:00Z">
        <w:r>
          <w:delText xml:space="preserve">a component </w:delText>
        </w:r>
      </w:del>
      <w:ins w:id="73" w:author="Arshad Akhtar Abbasia" w:date="2026-10-04T12:00:00Z">
        <w:r>
          <w:t xml:space="preserve">components </w:t>
        </w:r>
      </w:ins>
      <w:r>
        <w:t xml:space="preserve">of the contribution.</w:t>
      </w:r>
    </w:p>
    <w:p>
      <w:pPr>
        <w:pStyle w:val="BodyText"/>
      </w:pPr>
      <w:r>
        <w:t xml:space="preserve">What the sandbox does not do bounds what Chapter 5 may claim. It does not connect to any National Contact Point, real or test. It does not implement the OpenNCP transmission flow. It does not implement authentication or consent evaluation. It does not measure execution time, memory, throughput, or energy, and no such measurements are reported anywhere in this thesis.</w:t>
      </w:r>
    </w:p>
    <w:p>
      <w:pPr>
        <w:pStyle w:val="Heading2"/>
      </w:pPr>
      <w:r>
        <w:t xml:space="preserve">3.7 Validity, Reliability, and Limitations</w:t>
      </w:r>
    </w:p>
    <w:p>
      <w:pPr>
        <w:pStyle w:val="BodyText"/>
      </w:pPr>
      <w:r>
        <w:t xml:space="preserve">The evaluation strategy is analytical rather than empirical, and its criteria are stated here in advance of the results.</w:t>
      </w:r>
    </w:p>
    <w:p>
      <w:pPr>
        <w:pStyle w:val="BodyText"/>
      </w:pPr>
      <w:r>
        <w:t xml:space="preserve">Internal validity concerns whether the artefact is internally coherent: whether the constraints faithfully represent the instruments they translate, whether the two semantics are stated precisely enough to be distinguished, whether the propositions follow from the definitions, and whether the mechanism specified in Chapter 4 is in fact the witness the feasibility result requires. This is assessed by argument and by the executable check of Section 3.6, and it is the axis on which the contribution principally stands or falls.</w:t>
      </w:r>
    </w:p>
    <w:p>
      <w:pPr>
        <w:pStyle w:val="BodyText"/>
      </w:pPr>
      <w:r>
        <w:t xml:space="preserve">External validity concerns whether the artefact would fit the environment from which the problem was drawn. It is assessed by compatibility analysis against verified infrastructure: the audit-logging boundary of the MyHealth@EU transmission flow, the Norwegian NCPeH as it is now operating in live pilot, the Helsedataservice access pathway, the Norwegian Secure Processing Environment criteria in their hearing version, and the Secure Processing Environment specification published by TEHDAS2 during 2026 as deliverable D7.4. The last of these is a moving baseline: the binding requirements are to be laid down by Commission implementing acts due on 26 March 2027, after this thesis is submitted, so compatibility is assessed against the best-specified state of the infrastructure available at the time of writing rather than against its final form. The analysis is recorded requirement by requirement in Table 4.1, each row naming its source, what the mechanism does, and whether the artefact executes it or meets it by specification. Compatibility analysis is weaker evidence than deployment, and is not presented as equivalent to it.</w:t>
      </w:r>
    </w:p>
    <w:p>
      <w:pPr>
        <w:pStyle w:val="BodyText"/>
      </w:pPr>
      <w:r>
        <w:t xml:space="preserve">Reliability is addressed through determinism. Fixed seeds, reported parameters, and a fully specified checker mean that another researcher can reproduce every reported result exactly. Because no timing or performance claims are made, no repeated-run averaging is required.</w:t>
      </w:r>
    </w:p>
    <w:p>
      <w:pPr>
        <w:pStyle w:val="BodyText"/>
      </w:pPr>
      <w:r>
        <w:t xml:space="preserve">Eight limitations are recorded at the outset rather than deferred to the conclusion, because each bounds what the later chapters may assert. This section is the canonical statement of them; later chapters refer back to it rather than restating it, and where a chapter adds a limitation specific to its own material it says so.</w:t>
      </w:r>
    </w:p>
    <w:p>
      <w:pPr>
        <w:pStyle w:val="BodyText"/>
      </w:pPr>
      <w:r>
        <w:t xml:space="preserve">The first is the proof standard. The propositions are argued informally and checked executably on generated instances; they are not machine-checked, and the executable check confirms the results on the instances examined rather than establishing them for all instances. The claim made in this thesis is correspondingly bounded.</w:t>
      </w:r>
    </w:p>
    <w:p>
      <w:pPr>
        <w:pStyle w:val="BodyText"/>
      </w:pPr>
      <w:r>
        <w:t xml:space="preserve">The second is the expressiveness of the formalism. The deliberate lightness described in Section 3.3 means the model cannot represent obligations whose structure exceeds a monthly-discretised binary-accessibility formulation: conditional obligations with complex temporal nesting, for instance, or interactions with instruments not included in the three modelled.</w:t>
      </w:r>
    </w:p>
    <w:p>
      <w:pPr>
        <w:pStyle w:val="BodyText"/>
      </w:pPr>
      <w:r>
        <w:t xml:space="preserve">The third is the key-destruction assumption. The mechanism’s guarantees are conditional on honest and irreversible destruction of key material. As Chapter 2 established through the secure-deletion literature, no approach operating above the storage medium can prove to an external observer that destruction occurred; the guarantee is conditional on a documented key-management boundary, which is the same condition the regulatory guidance on cryptographic unrecoverability imposes. This limitation is structural rather than incidental, and Chapter 6 engages the practitioner critique that builds on it.</w:t>
      </w:r>
    </w:p>
    <w:p>
      <w:pPr>
        <w:pStyle w:val="BodyText"/>
      </w:pPr>
      <w:r>
        <w:t xml:space="preserve">The fourth is scope. The thesis models Union-level instruments and the Norwegian implementation; it does not model the national retention laws of other receiving jurisdictions, though the parameterisation of the retention horizon is designed to accommodate them. It addresses neither non-EEA jurisdictions nor the authentication and consent-propagation problems adjacent to the one examined.</w:t>
      </w:r>
    </w:p>
    <w:p>
      <w:pPr>
        <w:pStyle w:val="BodyText"/>
      </w:pPr>
      <w:r>
        <w:t xml:space="preserve">The fifth is the operational cost of the mechanism. Per-record key granularity imposes a key-management burden that the thesis argues is bounded and auditable but does not quantify; Chapter 6, Section 6.4 engages the critique and Section 6.5 sets out how the components scale.</w:t>
      </w:r>
    </w:p>
    <w:p>
      <w:pPr>
        <w:pStyle w:val="BodyText"/>
      </w:pPr>
      <w:r>
        <w:t xml:space="preserve">The sixth concerns interpretive authority. Two steps in the argument rest on reasoning rather than on any regulatory holding: that an invalidated record continues to satisfy a retention obligation, and that Article 68(12) reaches the access logs a Secure Processing Environment generates where they are kept at patient-record granularity. Chapter 6, Section 6.2 confronts both and Chapter 7, Section 7.4 proposes how they would be settled.</w:t>
      </w:r>
    </w:p>
    <w:p>
      <w:pPr>
        <w:pStyle w:val="BodyText"/>
      </w:pPr>
      <w:r>
        <w:t xml:space="preserve">The seventh and eighth are abstractions in the model itself, and they are stated because the model’s simplicity is what makes it defensible and also what bounds it.</w:t>
      </w:r>
    </w:p>
    <w:p>
      <w:pPr>
        <w:pStyle w:val="BodyText"/>
      </w:pPr>
      <w:r>
        <w:t xml:space="preserve">The seventh is that the model treats every erasure request as valid. Article 17 is qualified: a controller may lawfully refuse a request where one of the exemptions in Article 17(3) applies, and in the audit setting many requests will be refused on exactly the Article 17(3)(b) ground the thesis discusses. A refused request imposes no erasure deadline, so the model, which treats every arriving request as triggering constraint C2, overstates how often erasure-driven collisions occur. It does not overstate whether they occur: Proposition 1 requires only that some valid request fall inside a retention window, and Corollary 1.2 involves no erasure request at all. The abstraction therefore inflates the frequencies reported in Chapter 5 and leaves the propositions untouched, which is why no result in this thesis is stated as a frequency.</w:t>
      </w:r>
    </w:p>
    <w:p>
      <w:pPr>
        <w:pStyle w:val="BodyText"/>
      </w:pPr>
      <w:r>
        <w:t xml:space="preserve">The eighth is that the model represents a record’s payload as a single unit that is either readable or not. Real systems often erase at field level, redacting some elements of a record while retaining others, and a single binary accessibility variable cannot represent that. The simplification is conservative with respect to the propositions, since a mechanism that satisfies the constraints for a whole payload satisfies them for any subset of it, but it means the model says nothing about partial erasure, and a mechanism designed for field-level redaction would need a richer state space than the one used here.</w:t>
      </w:r>
    </w:p>
    <w:p>
      <w:pPr>
        <w:pStyle w:val="Heading2"/>
      </w:pPr>
      <w:r>
        <w:t xml:space="preserve">3.8 Evaluation Design for the Next Cycle</w:t>
      </w:r>
    </w:p>
    <w:p>
      <w:pPr>
        <w:pStyle w:val="BodyText"/>
      </w:pPr>
      <w:r>
        <w:t xml:space="preserve">The evaluation reported in this thesis is analytical, as Section 3.7 sets out. Design Science Research also admits expert assessment as an evaluation method, and a specification-and-demonstration study of this kind commonly designs the evaluation that a subsequent cycle executes (Hevner, March, Park, &amp; Ram, 2004; Peffers, Tuunanen, Rothenberger, &amp; Chatterjee, 2007). That design has been produced and is specified in full in Appendix C.</w:t>
      </w:r>
    </w:p>
    <w:p>
      <w:pPr>
        <w:pStyle w:val="BodyText"/>
      </w:pPr>
      <w:r>
        <w:t xml:space="preserve">The instrument comprises an eight-person expert panel drawn from four perspectives, two participants each: data protection, health IT architecture, Secure Processing Environment operation, and information logistics. Sessions last forty-five minutes, and participants describe current practice before being shown the proposed mechanism. A demonstration script runs the artefact live and states its limitations before participants are asked to find them. The instrument also includes a thirteen-question semi-structured interview guide, and a closed-response questionnaire of sixteen five-point Likert items across four dimensions: perceived utility, regulatory alignment, operational viability, and audit integrity. A thematic analysis plan sets out an explicit route by which findings would revise the trust model, the residue analysis, and the direction of the next design iteration.</w:t>
      </w:r>
    </w:p>
    <w:p>
      <w:pPr>
        <w:pStyle w:val="BodyText"/>
      </w:pPr>
      <w:r>
        <w:t xml:space="preserve">Two features of the design matter here. Interview question seven asks practitioners directly whether Article 68(12) reaches the access logs an environment generates (the interpretive question on which Corollary 1.2 depends, identified in Chapter 4, Section 4.6) because practitioner readings of that provision are evidence this author cannot generate analytically. And the questionnaire pairs an item on what the mechanism lets an auditor verify, that an invalidation was logged and is unaltered, with an item on whether that attestation suffices without proof that the key was destroyed.</w:t>
      </w:r>
    </w:p>
    <w:p>
      <w:pPr>
        <w:pStyle w:val="BodyText"/>
      </w:pPr>
      <w:r>
        <w:t xml:space="preserve">The instrument has not been executed. Executing it would process personal data about identifiable professionals, requiring notification to Sikt and a lead time of four to six weeks. It would also require revision of the scope statement in Chapter 1, Section 1.5, of Section 3.9 below, and of the Declaration of Originality, each of which states that this research involves no human participants. Those statements are accurate for the thesis as submitted. Chapter 7, Section 7.5 carries execution of this instrument as the immediate next step in the research programme.</w:t>
      </w:r>
    </w:p>
    <w:p>
      <w:pPr>
        <w:pStyle w:val="Heading2"/>
      </w:pPr>
      <w:r>
        <w:t xml:space="preserve">3.9 Ethical Considerations</w:t>
      </w:r>
    </w:p>
    <w:p>
      <w:pPr>
        <w:pStyle w:val="BodyText"/>
      </w:pPr>
      <w:r>
        <w:t xml:space="preserve">The ethical profile of this thesis is unusually simple, and the simplicity is a consequence of deliberate design choices rather than an absence of reflection.</w:t>
      </w:r>
    </w:p>
    <w:p>
      <w:pPr>
        <w:pStyle w:val="BodyText"/>
      </w:pPr>
      <w:r>
        <w:t xml:space="preserve">No personal data are processed at any stage. All records are synthetically generated and describe no real individual. No human participants are involved: no interviews, surveys, observations, or usability studies were conducted, and no data about identifiable persons were collected. Consequently no approval from the Norwegian Agency for Shared Services in Education and Research, from a regional research-ethics committee, or from any institutional review board was required, and none is claimed.</w:t>
      </w:r>
    </w:p>
    <w:p>
      <w:pPr>
        <w:pStyle w:val="BodyText"/>
      </w:pPr>
      <w:r>
        <w:t xml:space="preserve">The choice of synthetic data is itself ethically grounded rather than merely convenient, and the grounding rests on a Norwegian supervisory decision rather than on commentary. The relevant decision is that of 11 May 2021, in which the Norwegian Data Protection Authority imposed an administrative fine of NOK 1,250,000 on the Norwegian Confederation of Sports (Norges idrettsforbund). The authority held that the organisation had no lawful basis for testing a cloud migration using the personal data of 3.2 million individuals. It reasoned that processing must be necessary for its purpose, and that the purpose could not be pursued where it was achievable by less privacy-invasive means; it further found the scale of personal data used in testing to be unnecessary (Datatilsynet, 2021). The general position that testing should proceed on anonymised or, preferably, synthetic data, attributed to both the Norwegian authority and the European Data Protection Supervisor, is set out in the Norwegian professional literature summarising this line of practice (Deloitte Advokatfirma, 2020). A thesis that proposes a mechanism for protecting personal data in audit trails would sit poorly with itself if it used real patient data to demonstrate that mechanism. The methodological choice and the ethical position coincide.</w:t>
      </w:r>
    </w:p>
    <w:p>
      <w:pPr>
        <w:pStyle w:val="BodyText"/>
      </w:pPr>
      <w:r>
        <w:t xml:space="preserve">Two further commitments govern the reporting of results. Every claim of fact is traceable to a retrievable primary source, and where verification remains incomplete the incompleteness is flagged rather than smoothed over. No quantitative result is reported that was not produced by the procedures described in this chapter, and no capability is claimed that was not built: the components excluded from scope in Chapter 1, Section 1.5 are described as future work and never as achievements.</w:t>
      </w:r>
    </w:p>
    <w:p>
      <w:pPr>
        <w:pStyle w:val="BodyText"/>
      </w:pPr>
      <w:r>
        <w:t xml:space="preserve">¹ Synthea is documented in Walonoski et al. (2018), Journal of the American Medical Informatics Association, 25(3), 230–238, https://doi.org/10.1093/jamia/ocx079.</w:t>
      </w:r>
    </w:p>
    <w:p>
      <w:pPr>
        <w:pStyle w:val="Heading1"/>
      </w:pPr>
      <w:r>
        <w:t xml:space="preserve">Chapter 4. The Tri-Lateral Retention Feasibility Model and the Crypto-Erasure by Invalidation Mechanism</w:t>
      </w:r>
    </w:p>
    <w:p>
      <w:pPr>
        <w:pStyle w:val="BodyText"/>
      </w:pPr>
      <w:r>
        <w:t xml:space="preserve">Proposition statements and proofs in this chapter are the author’s own. Regulatory claims are anchored to the primary instruments cited at each point.</w:t>
      </w:r>
    </w:p>
    <w:p>
      <w:pPr>
        <w:pStyle w:val="Heading2"/>
      </w:pPr>
      <w:r>
        <w:t xml:space="preserve">4.1 Purpose and Structure of the Chapter</w:t>
      </w:r>
    </w:p>
    <w:p>
      <w:pPr>
        <w:pStyle w:val="BodyText"/>
      </w:pPr>
      <w:r>
        <w:t xml:space="preserve">This chapter contains the analytical core of the thesis. It does three things in sequence, and the sequence matters because each step licenses the next.</w:t>
      </w:r>
    </w:p>
    <w:p>
      <w:pPr>
        <w:pStyle w:val="BodyText"/>
      </w:pPr>
      <w:r>
        <w:t xml:space="preserve">First, it establishes what the law actually requires to be retained, as distinct from what an audit log may happen to retain. This is the necessity analysis begun in Chapter 2, Section 2.3, and it produces the decomposition on which the model rests.</w:t>
      </w:r>
    </w:p>
    <w:p>
      <w:pPr>
        <w:pStyle w:val="BodyText"/>
      </w:pPr>
      <w:r>
        <w:t xml:space="preserve">Second, it constructs the Tri-Lateral Retention Feasibility (TRF) Model: a formal representation of the retention regimes as constraints over discretised time, together with two candidate semantics for what it means for an audit record to be verifiable. Within that model it states and proves four results. Proposition 1 establishes that under plaintext-verifiability semantics the constraint system is infeasible. Proposition 2 establishes that under an alternative semantics the system is jointly satisfiable, and its proof is constructive: it exhibits the mechanism that achieves satisfaction. Proposition 3 states exactly when a deletion ceiling collides with a retention floor and what the ceiling’s anchor decides, and Proposition 4 shows why moving a record out of the regulated environment, the most direct rival design, meets the ceiling but not the right to erasure.</w:t>
      </w:r>
    </w:p>
    <w:p>
      <w:pPr>
        <w:pStyle w:val="BodyText"/>
      </w:pPr>
      <w:r>
        <w:t xml:space="preserve">Third, it specifies that mechanism, Crypto-Erasure by Invalidation, in enough detail to be implemented, analyses the residue it leaves behind against the legal threshold that residue must clear, compares it against rival designs, and maps it onto the Norwegian infrastructure verified in Chapter 2.</w:t>
      </w:r>
    </w:p>
    <w:p>
      <w:pPr>
        <w:pStyle w:val="BodyText"/>
      </w:pPr>
      <w:r>
        <w:t xml:space="preserve">The order of exposition follows the order in which the thesis has developed the problem: the cross-border primary-use case is treated first throughout, with the Secure Processing Environment case following as the second and sharper instance.</w:t>
      </w:r>
    </w:p>
    <w:p>
      <w:pPr>
        <w:pStyle w:val="BodyText"/>
      </w:pPr>
      <w:r>
        <w:t xml:space="preserve">A note on what the propositions are and are not. They are mathematical statements about a model, proved informally at the standard of rigour normal for design-science work, and checked executably in Chapter 5. They are not machine-checked, and they are not claims about the world independent of the model’s fidelity. Their force depends entirely on whether the constraints faithfully translate the instruments, which is why Section 4.2 documents that translation claim by claim rather than asserting it.</w:t>
      </w:r>
    </w:p>
    <w:p>
      <w:pPr>
        <w:pStyle w:val="Heading2"/>
      </w:pPr>
      <w:r>
        <w:t xml:space="preserve">4.2 What Must Be Retained: The Necessity Analysis</w:t>
      </w:r>
    </w:p>
    <w:p>
      <w:pPr>
        <w:pStyle w:val="BodyText"/>
      </w:pPr>
      <w:r>
        <w:t xml:space="preserve">The decomposition that makes the model possible is not a modelling convenience. It is derived from the legal position established in Chapter 2, Section 2.3, and everything downstream inherits it.</w:t>
      </w:r>
    </w:p>
    <w:p>
      <w:pPr>
        <w:pStyle w:val="BodyText"/>
      </w:pPr>
      <w:r>
        <w:t xml:space="preserve">Article 17(3)(b) GDPR exempts from erasure processing that is necessary for compliance with a legal obligation. The audit-retention obligations are such obligations. But the exemption is bounded by necessity, and Article 5(1)(c) requires that personal data be adequate, relevant, and limited to what is necessary for the purposes of processing. The question is therefore not whether an audit record may be retained, but which parts of it necessity protects.</w:t>
      </w:r>
    </w:p>
    <w:p>
      <w:pPr>
        <w:pStyle w:val="BodyText"/>
      </w:pPr>
      <w:r>
        <w:t xml:space="preserve">The purpose that the retention obligations serve is accountability: establishing, after the fact, that a particular access occurred, by whom, when, under what authority, and with what result. That purpose is served by the event metadata. It is not served by continued controller access to personal data the record carries beyond those attributes: the demographic content of the logged query, or, where a deployment keeps it, the content of the document that was exchanged. A supervisory authority investigating whether a Spanish clinician’s access to a Norwegian patient summary in March 2027 was lawful needs to know that the access occurred, which clinician performed it, under which eIDAS assertion, against which consent policy, and whether it succeeded. It does not need the patient’s name and birth date as typed into the query, still less the patient’s medication list, to answer that question.</w:t>
      </w:r>
    </w:p>
    <w:p>
      <w:pPr>
        <w:pStyle w:val="BodyText"/>
      </w:pPr>
      <w:r>
        <w:t xml:space="preserve">This yields the central claim of the necessity analysis: the accountability function of a cross-border audit record is discharged by its metadata and by a binding commitment to its payload, and does not require the payload to remain accessible. Retention of accessible plaintext payload for </w:t>
      </w:r>
      <w:del w:id="74" w:author="Arshad Akhtar Abbasia" w:date="2026-10-04T12:00:00Z">
        <w:r>
          <w:delText xml:space="preserve">ten years </w:delText>
        </w:r>
      </w:del>
      <w:ins w:id="75" w:author="Arshad Akhtar Abbasia" w:date="2026-10-04T12:00:00Z">
        <w:r>
          <w:t xml:space="preserve">the length of the floor </w:t>
        </w:r>
      </w:ins>
      <w:r>
        <w:t xml:space="preserve">therefore exceeds what Article 17(3)(b) protects. Article 5(1)(c) positively requires that it not be retained where the purpose can be achieved without it.</w:t>
      </w:r>
    </w:p>
    <w:p>
      <w:pPr>
        <w:pStyle w:val="BodyText"/>
        <w:rPr>
          <w:ins w:id="76" w:author="Arshad Akhtar Abbasia" w:date="2026-10-04T12:00:00Z"/>
        </w:rPr>
      </w:pPr>
      <w:ins w:id="77" w:author="Arshad Akhtar Abbasia" w:date="2026-10-04T12:00:00Z">
        <w:r>
          <w:t xml:space="preserve">Per record class. The argument has to be made for each class separately, because the payload is defined by where it comes from (Section 4.3), not by whether it is needed. For a cross-border record it is specific: the accountability question is which clinician accessed which patient’s record, under which assertion and with what outcome, and the accessor fields with the patient link answer it; the patient’s name and birth date as typed into the query add nothing to that answer. For a Secure Processing Environment record it is weaker. Article 73(1)(e) asks for logs sufficient “to verify and audit all processing operations in that environment”, and an auditor checking that an extraction stayed within its permit may need to know what was run. The thesis therefore does not assume that the whole activity content is unnecessary there; Corollary 2.3 states what follows if part of it is needed.</w:t>
        </w:r>
      </w:ins>
    </w:p>
    <w:p>
      <w:pPr>
        <w:pStyle w:val="BodyText"/>
        <w:rPr>
          <w:ins w:id="78" w:author="Arshad Akhtar Abbasia" w:date="2026-10-04T12:00:00Z"/>
        </w:rPr>
      </w:pPr>
      <w:ins w:id="79" w:author="Arshad Akhtar Abbasia" w:date="2026-10-04T12:00:00Z">
        <w:r>
          <w:t xml:space="preserve">The patient link. The link from an access event to the person whose data were accessed is not payload: it is the other half of the accountability question. The Regulation gives natural persons the right to obtain information on any access to their personal electronic health data through the health professional access service, including “information on the healthcare provider or other individuals who accessed the personal electronic health data”, “the date and time of access” and “which personal electronic health data were accessed”, available “for at least three years from each date of access to the data” (Article 9(1)–(2) EHDS). That information cannot be produced from a record that no longer says whose data were accessed. Retaining the link is therefore necessary for compliance with a legal obligation within the meaning of Article 17(3)(b), and an erasure request reaches the payload but not the link, at least for the period Article 9(2) fixes. Article 9 is framed around the health professional access service, and whether every cross-border access event routed through a National Contact Point falls within it is a question of how the access is made; the patient-facing audit-log interface of MyHealth@EU (Chapter 1, Section 1.2) serves the same purpose for those that do not. Beyond the Article 9(2) period the link is kept for the rest of the floor on the strength of the deployment binding, which is illustrative here (Section 4.3), and it is removed at the terminal transition (Section 4.8). In a Secure Processing Environment the position differs, because the ceiling may reach the link (Section 4.6).</w:t>
        </w:r>
      </w:ins>
    </w:p>
    <w:p>
      <w:pPr>
        <w:pStyle w:val="BodyText"/>
      </w:pPr>
      <w:r>
        <w:t xml:space="preserve">Two sources support it and one limits it. The Norwegian Data Protection Authority’s internal-control guidance places exactly this weighing on the controller, requiring determination of lawful retention periods and deletion deadlines through explicit balancing of purpose, business need, and both retention rights and retention duties (Datatilsynet, n.d.-a). The Authority’s privacy-by-design guidance equates anonymisation with deletion (Datatilsynet, n.d.-b), which is what permits a transformed record to satisfy an erasure obligation at all. The limit is that the same Authority sets a high threshold for when data cease to be personal: encryption protects data rather than rendering them unidentifiable, and data remain personal while any key or linkage capable of re-identification is retained (Datatilsynet, 2015). The residue left by the mechanism must therefore be analysed against that threshold rather than assumed to clear it, which is the work of Section 4.9.</w:t>
      </w:r>
    </w:p>
    <w:p>
      <w:pPr>
        <w:pStyle w:val="Heading2"/>
      </w:pPr>
      <w:r>
        <w:t xml:space="preserve">4.3 The Model: Objects and Notation</w:t>
      </w:r>
    </w:p>
    <w:p>
      <w:pPr>
        <w:pStyle w:val="BodyText"/>
      </w:pPr>
      <w:r>
        <w:t xml:space="preserve">Let the time domain be discretised into months, indexed by t ∈ ℕ, with t = 0 the month in which the system begins operation. Monthly granularity is chosen because every obligation in the system is expressed in months or years, and because the shortest deadline in the system, the erasure response period, is one month.</w:t>
      </w:r>
    </w:p>
    <w:p>
      <w:pPr>
        <w:pStyle w:val="BodyText"/>
      </w:pPr>
      <w:r>
        <w:t xml:space="preserve">Let A be the set of audit records. Each record a ∈ A is generated by a single access event and is represented as a tuple</w:t>
      </w:r>
    </w:p>
    <w:p>
      <w:pPr>
        <w:pStyle w:val="BodyText"/>
      </w:pPr>
      <w:r>
        <w:t xml:space="preserve">a = ( m(a), p(a), c(a), k(a), t(a), F(a), σ(a) )</w:t>
      </w:r>
    </w:p>
    <w:p>
      <w:pPr>
        <w:pStyle w:val="BodyText"/>
      </w:pPr>
      <w:r>
        <w:t xml:space="preserve">where:</w:t>
      </w:r>
    </w:p>
    <w:p>
      <w:pPr>
        <w:pStyle w:val="BodyText"/>
      </w:pPr>
      <w:r>
        <w:t xml:space="preserve">- m(a) is the event metadata: the actor identifier, the actor’s national contact point, the patient pseudonym, the document category accessed, the legal basis and consent policy applied, the timestamp, and the outcome. Metadata contains no clinical content. It is partitioned as m(a) = m_(acc)(a) ∪ m_(subj)(a). The accessor fields m_(acc)(a) record who acted, when, under which legal basis or permit, and with what outcome. The subject fields m_(subj)(a) relate the event to a data subject: the patient pseudonym and any reference to that subject’s records. The partition does work only in the Secure Processing Environment case (Section 4.6). - p(a) is the </w:t>
      </w:r>
      <w:del w:id="80" w:author="Arshad Akhtar Abbasia" w:date="2026-10-04T12:00:00Z">
        <w:r>
          <w:delText xml:space="preserve">personal-data </w:delText>
        </w:r>
      </w:del>
      <w:r>
        <w:t xml:space="preserve">payload: the </w:t>
      </w:r>
      <w:del w:id="81" w:author="Arshad Akhtar Abbasia" w:date="2026-10-04T12:00:00Z">
        <w:r>
          <w:delText xml:space="preserve">personal data </w:delText>
        </w:r>
      </w:del>
      <w:ins w:id="82" w:author="Arshad Akhtar Abbasia" w:date="2026-10-04T12:00:00Z">
        <w:r>
          <w:t xml:space="preserve">content </w:t>
        </w:r>
      </w:ins>
      <w:r>
        <w:t xml:space="preserve">the record carries </w:t>
      </w:r>
      <w:del w:id="83" w:author="Arshad Akhtar Abbasia" w:date="2026-10-04T12:00:00Z">
        <w:r>
          <w:delText xml:space="preserve">beyond </w:delText>
        </w:r>
      </w:del>
      <w:ins w:id="84" w:author="Arshad Akhtar Abbasia" w:date="2026-10-04T12:00:00Z">
        <w:r>
          <w:t xml:space="preserve">about </w:t>
        </w:r>
      </w:ins>
      <w:r>
        <w:t xml:space="preserve">what </w:t>
      </w:r>
      <w:del w:id="85" w:author="Arshad Akhtar Abbasia" w:date="2026-10-04T12:00:00Z">
        <w:r>
          <w:delText xml:space="preserve">accountability requires (Section 4.2). Its content </w:delText>
        </w:r>
      </w:del>
      <w:ins w:id="86" w:author="Arshad Akhtar Abbasia" w:date="2026-10-04T12:00:00Z">
        <w:r>
          <w:t xml:space="preserve">was accessed, as distinct from who accessed it, when and under what authority. It is defined by its source, which </w:t>
        </w:r>
      </w:ins>
      <w:r>
        <w:t xml:space="preserve">depends on the record </w:t>
      </w:r>
      <w:del w:id="87" w:author="Arshad Akhtar Abbasia" w:date="2026-10-04T12:00:00Z">
        <w:r>
          <w:delText xml:space="preserve">class. </w:delText>
        </w:r>
      </w:del>
      <w:ins w:id="88" w:author="Arshad Akhtar Abbasia" w:date="2026-10-04T12:00:00Z">
        <w:r>
          <w:t xml:space="preserve">class; whether accountability needs it is argued per class in Section 4.2, and Corollary 2.3 states what follows if part of it is needed. </w:t>
        </w:r>
      </w:ins>
      <w:r>
        <w:t xml:space="preserve">For a cross-border record it is the identifying content of the logged query. The IHE Cross Gateway Patient Discovery transaction (ITI-55), by which one country’s gateway locates a patient in another, requires the person’s name and birth time unless an identifier is supplied, and requires both gateways to record the query segment, base64-encoded, in the audit message’s ParticipantObjectQuery field (IHE International, 2024, Sections 3.55.4.1.2.1 and 3.55.5.1). The audit record therefore holds the patient’s demographic query and not only a pseudonym. This is the transaction on which the patient-identification step of the MyHealth@EU flow rests (Chapter 2, Section 2.2); the eHDSI audit specification that profiles it was not available to this thesis, so the IHE requirement is taken as the baseline any profile starts from. For a Secure Processing Environment record it is the content of the logged activity, where the environment logs at that level: the text and parameters of the query or command run against the permitted dataset, and any output retained with the entry. The Joint Action’s specification requires these logs to cover “access to electronic health data” and “data import, export, or release of outputs” and fixes no fields (TEHDAS2, 2026, Table 5.4, OPR-17, p. 51); </w:t>
      </w:r>
      <w:del w:id="89" w:author="Arshad Akhtar Abbasia" w:date="2026-10-04T12:00:00Z">
        <w:r>
          <w:delText xml:space="preserve">whatever </w:delText>
        </w:r>
      </w:del>
      <w:ins w:id="90" w:author="Arshad Akhtar Abbasia" w:date="2026-10-04T12:00:00Z">
        <w:r>
          <w:t xml:space="preserve">what </w:t>
        </w:r>
      </w:ins>
      <w:r>
        <w:t xml:space="preserve">an environment records under those headings beyond the accessor fields is </w:t>
      </w:r>
      <w:del w:id="91" w:author="Arshad Akhtar Abbasia" w:date="2026-10-04T12:00:00Z">
        <w:r>
          <w:delText xml:space="preserve">p(a). </w:delText>
        </w:r>
      </w:del>
      <w:ins w:id="92" w:author="Arshad Akhtar Abbasia" w:date="2026-10-04T12:00:00Z">
        <w:r>
          <w:t xml:space="preserve">p(a), and whether auditing “all processing operations” needs part of it is the question Corollary 2.3 answers conditionally. </w:t>
        </w:r>
      </w:ins>
      <w:r>
        <w:t xml:space="preserve">The model does not require p(a) to be a clinical </w:t>
      </w:r>
      <w:del w:id="93" w:author="Arshad Akhtar Abbasia" w:date="2026-10-04T12:00:00Z">
        <w:r>
          <w:delText xml:space="preserve">document, only personal data that the accountability purpose does not need. </w:delText>
        </w:r>
      </w:del>
      <w:ins w:id="94" w:author="Arshad Akhtar Abbasia" w:date="2026-10-04T12:00:00Z">
        <w:r>
          <w:t xml:space="preserve">document. </w:t>
        </w:r>
      </w:ins>
      <w:r>
        <w:t xml:space="preserve">- c(a) is a commitment to the payload, c(a) = Commit(p(a), r(a)), where r(a) is a per-record random salt. The commitment scheme is required to be hiding (the commitment reveals nothing about the payload to an adversary without the salt) and binding (no second payload can be opened against the same commitment). The requirement that it be hiding rather than a bare hash is a consequence of Section 4.9 and is not optional. - k(a) is the payload key: the key material under which p(a) is stored. - t(a) is the month in which the access event occurred. - F(a) ∈ ℕ is the retention floor applying to the record, expressed in months. - σ(a) ∈ {primary, secondary} is the pathway in which the record arose.</w:t>
      </w:r>
    </w:p>
    <w:p>
      <w:pPr>
        <w:pStyle w:val="BodyText"/>
      </w:pPr>
      <w:r>
        <w:t xml:space="preserve">The floor is a parameter of the record rather than a constant of the model. The form is taken from chain-of-custody practice in physical cross-border logistics, where a consignment carries one custody record whose retention parameter is set by whichever jurisdiction’s regime governs it, rather than a separate ledger per jurisdiction; Chapter 2, Section 2.7 sets out the correspondence. In the present setting it takes two values:</w:t>
      </w:r>
    </w:p>
    <w:p>
      <w:pPr>
        <w:pStyle w:val="BodyText"/>
      </w:pPr>
      <w:r>
        <w:t xml:space="preserve">- F(a) = 120 for cross-border audit records held in ATNA-compliant audit repositories, this being the ten-year minimum reported as the eHDSI deployment baseline for MyHealth@EU operations (Simjanoska Misheva et al., 2025). The value is illustrative: the primary agreement inspected requires audit trails without stating a period (eHealth Network, 2017, clause II.4.2), and by Corollary 2.2 no result depends on it. The IHE ATNA profile itself prescribes no retention period; the floor arises from the deployment binding, and the model is correct only if this distinction is preserved. - F(a) = 12 for access and activity logs of Secure Processing Environments, this being the one-year minimum imposed by Article 73(1)(e) of Regulation (EU) 2025/327 (European Parliament and Council of the European Union, 2025). The Joint Action’s specification recommends five years (TEHDAS2, 2026, Table 5.4, OPR-18, p. 51); by Proposition 3 a longer floor enlarges the set of records whose permit expiry falls inside it, and by Corollary 2.2 no result depends on the value.</w:t>
      </w:r>
    </w:p>
    <w:p>
      <w:pPr>
        <w:pStyle w:val="BodyText"/>
      </w:pPr>
      <w:r>
        <w:t xml:space="preserve">Two event processes act on records. An erasure request arrives for record a at month t_(r)(a) if the data subject exercises Article 17 in respect of the personal data underlying that record; if no request arrives, t_(r)(a) = ∞. A permit expiry occurs at month t_(π)(a) for records with σ(a) = secondary, being the month in which the data permit under which the processing occurred expires; for primary-pathway records t_(π)(a) = ∞.</w:t>
      </w:r>
    </w:p>
    <w:p>
      <w:pPr>
        <w:pStyle w:val="BodyText"/>
      </w:pPr>
      <w:r>
        <w:t xml:space="preserve">Finally, let α(a,t) ∈ {0, 1} be the payload-accessibility variable: α(a,t) = 1 if the controller can recover p(a) in intelligible form at month t, and 0 otherwise. This single binary variable per record per month is the entire state space of the model, and its minimality is deliberate: the conflict turns on exactly one question, which is whether the payload is readable, and a formulation that admits no other state variable cannot obscure that question behind modelling detail. The cost of that minimality is that the model cannot represent field-level redaction, where some elements of a payload are erased and others retained; Chapter 3, Section 3.7 records this as a stated abstraction.</w:t>
      </w:r>
    </w:p>
    <w:p>
      <w:pPr>
        <w:pStyle w:val="BodyText"/>
      </w:pPr>
      <w:r>
        <w:t xml:space="preserve">The Secure Processing Environment case needs one further variable, and only on the reading of Article 68(12) that Section 4.6 identifies. Let β(a,t) ∈ {0, 1} be the subject-link variable: β(a,t) = 1 if the subject fields m_(subj)(a) can be read in the environment at month t, and 0 otherwise. Where that reading does not apply, β is unconstrained and plays no part in any result.</w:t>
      </w:r>
    </w:p>
    <w:p>
      <w:pPr>
        <w:pStyle w:val="BodyText"/>
      </w:pPr>
      <w:r>
        <w:t xml:space="preserve">Let V(a,t) ∈ {0, 1} denote whether record a counts as verifiable at month t. V is not defined yet; defining it is the subject of Section 4.5, and the two competing definitions are what the propositions distinguish.</w:t>
      </w:r>
    </w:p>
    <w:p>
      <w:pPr>
        <w:pStyle w:val="Heading2"/>
      </w:pPr>
      <w:r>
        <w:t xml:space="preserve">4.4 The Three Constraints</w:t>
      </w:r>
    </w:p>
    <w:p>
      <w:pPr>
        <w:pStyle w:val="BodyText"/>
      </w:pPr>
      <w:r>
        <w:t xml:space="preserve">Each regime is now expressed as a constraint on the trajectory of α and V.</w:t>
      </w:r>
    </w:p>
    <w:p>
      <w:pPr>
        <w:pStyle w:val="BodyText"/>
      </w:pPr>
      <w:r>
        <w:t xml:space="preserve">C1: Retention floor. For every record a and every month t with t(a) ≤ t ≤ t(a) + F(a):</w:t>
      </w:r>
    </w:p>
    <w:p>
      <w:pPr>
        <w:pStyle w:val="BodyText"/>
      </w:pPr>
      <w:r>
        <w:t xml:space="preserve">V(a,t) = 1 ∀ t ∈ [ t(a), t(a) + F(a) ]</w:t>
      </w:r>
    </w:p>
    <w:p>
      <w:pPr>
        <w:pStyle w:val="BodyText"/>
      </w:pPr>
      <w:r>
        <w:t xml:space="preserve">The record must count as verifiable throughout its retention window. The window is closed at both ends and so spans F + 1 monthly indices. This is deliberate: the obligations are minimums (“at least one year”), and a record written during month t(a) completes F full months only during month t(a) + F, so requiring verifiability through that month is the conservative reading of “at least”. A half-open window would shorten every obligation by up to a month. Source: the eHDSI deployment baseline as reported, an illustrative value, for F = 120; Article 73(1)(e) EHDS for F = 12.</w:t>
      </w:r>
    </w:p>
    <w:p>
      <w:pPr>
        <w:pStyle w:val="BodyText"/>
      </w:pPr>
      <w:r>
        <w:t xml:space="preserve">C2: Erasure right. For every record a for which a valid erasure request arrives at t_(r)(a) &lt; ∞, and for every month t ≥ t_(r)(a) + δ:</w:t>
      </w:r>
    </w:p>
    <w:p>
      <w:pPr>
        <w:pStyle w:val="BodyText"/>
      </w:pPr>
      <w:r>
        <w:t xml:space="preserve">α(a,t) = 0 ∀ t ≥ t_(r)(a) + δ</w:t>
      </w:r>
    </w:p>
    <w:p>
      <w:pPr>
        <w:pStyle w:val="BodyText"/>
      </w:pPr>
      <w:r>
        <w:t xml:space="preserve">The payload must cease to be accessible within the response period δ. Source: Article 17(1) GDPR, with δ determined by Article 12(3) GDPR, which requires the controller to act without undue delay and in any event within one month of receipt, extendable by two further months for complex or numerous requests provided the data subject is informed within the first month. The model takes δ = 1 as the baseline and admits δ = 3 as the extended case; results are stated for arbitrary finite δ and do not depend on which is chosen. Constraint C2 is triggered only by a valid request. The model does not represent the Article 17(3) exemptions under which a controller may lawfully refuse, and so treats every arriving request as valid; Chapter 3, Section 3.7 explains why this affects the frequencies reported in Chapter 5 but not the </w:t>
      </w:r>
      <w:del w:id="95" w:author="Arshad Akhtar Abbasia" w:date="2026-10-04T12:00:00Z">
        <w:r>
          <w:delText xml:space="preserve">propositions.</w:delText>
        </w:r>
      </w:del>
      <w:ins w:id="96" w:author="Arshad Akhtar Abbasia" w:date="2026-10-04T12:00:00Z">
        <w:r>
          <w:t xml:space="preserve">propositions. In the secondary-use pathway two provisions narrow C2 further. Article 17(3)(d) GDPR disapplies the right where processing is necessary for “scientific or historical research purposes or statistical purposes in accordance with Article 89(1) in so far as the right referred to in paragraph 1 is likely to render impossible or seriously impair the achievement of the objectives of that processing”, and the Regulation gives natural persons instead a right to opt out of secondary use, which is reversible and does not reach processing under data permits issued before it was exercised (Article 71(1) and (3) EHDS). For the environment’s own access logs, which serve Article 73(1)(e) rather than the research, the exemption that applies within the floor is Article 17(3)(b). The effect is that fewer SPE requests reach C2 than the model assumes, and a record that no request reaches faces only the floor and the ceiling, which is the case of Corollary 1.2.</w:t>
        </w:r>
      </w:ins>
    </w:p>
    <w:p>
      <w:pPr>
        <w:pStyle w:val="BodyText"/>
      </w:pPr>
      <w:r>
        <w:t xml:space="preserve">C3: Deletion ceiling. For every record a with σ(a) = secondary and every month t ≥ t_(π)(a) + 6:</w:t>
      </w:r>
    </w:p>
    <w:p>
      <w:pPr>
        <w:pStyle w:val="BodyText"/>
      </w:pPr>
      <w:r>
        <w:t xml:space="preserve">α(a,t) = 0 ∀ t ≥ t_(π)(a) + 6</w:t>
      </w:r>
    </w:p>
    <w:p>
      <w:pPr>
        <w:pStyle w:val="BodyText"/>
      </w:pPr>
      <w:r>
        <w:t xml:space="preserve">and, where the record’s subject fields are electronic health data within the environment (Section 4.6),</w:t>
      </w:r>
    </w:p>
    <w:p>
      <w:pPr>
        <w:pStyle w:val="BodyText"/>
      </w:pPr>
      <w:r>
        <w:t xml:space="preserve">β(a,t) = 0 ∀ t ≥ t_(π)(a) + 6</w:t>
      </w:r>
    </w:p>
    <w:p>
      <w:pPr>
        <w:pStyle w:val="BodyText"/>
      </w:pPr>
      <w:r>
        <w:t xml:space="preserve">Electronic health data must not remain in the Secure Processing Environment more than six months after permit expiry. Source: Article 68(12) EHDS, which provides that “the electronic health data within the secure processing environment shall be deleted within six months of the expiry of the data permit” (European Parliament and Council of the European Union, 2025), as operationalised by TEHDAS2 (2025).</w:t>
      </w:r>
    </w:p>
    <w:p>
      <w:pPr>
        <w:pStyle w:val="BodyText"/>
      </w:pPr>
      <w:r>
        <w:t xml:space="preserve">The structural asymmetry between C1 on one hand and C2–C3 on the other is the whole problem. C1 is a lower bound on the persistence of a property; C2 and C3 are upper bounds on the persistence of accessibility. Whether they conflict depends entirely on whether V is defined in terms of α, which is the question Section 4.5 makes explicit.</w:t>
      </w:r>
    </w:p>
    <w:p>
      <w:pPr>
        <w:pStyle w:val="Heading2"/>
      </w:pPr>
      <w:r>
        <w:t xml:space="preserve">4.5 Two Semantics of Verifiability</w:t>
      </w:r>
    </w:p>
    <w:p>
      <w:pPr>
        <w:pStyle w:val="BodyText"/>
      </w:pPr>
      <w:r>
        <w:t xml:space="preserve">Semantics I: plaintext verifiability. A record counts as verifiable exactly when its payload is accessible:</w:t>
      </w:r>
    </w:p>
    <w:p>
      <w:pPr>
        <w:pStyle w:val="BodyText"/>
      </w:pPr>
      <w:r>
        <w:t xml:space="preserve">V^(I)(a,t) = α(a,t)</w:t>
      </w:r>
    </w:p>
    <w:p>
      <w:pPr>
        <w:pStyle w:val="BodyText"/>
        <w:rPr>
          <w:ins w:id="97" w:author="Arshad Akhtar Abbasia" w:date="2026-10-04T12:00:00Z"/>
        </w:rPr>
      </w:pPr>
      <w:ins w:id="98" w:author="Arshad Akhtar Abbasia" w:date="2026-10-04T12:00:00Z">
        <w:r>
          <w:t xml:space="preserve">This is the semantics of an audit log that keeps what was accessed readable for as long as it keeps the record. Under it, an audit record whose payload cannot be produced is treated as an incomplete or broken record, and audit integrity is understood as the continued producibility of what was accessed. The reference implementation of the cross-border gateway keeps such a log. OpenNCP’s audit record repository stores every received audit message whole, in a database column for the message content, with the patient identifier in a readable column and a further column for the participant-object query; it refuses to modify a stored message, and it contains no retention, purge or erasure logic, so how long the content stays readable is left to the operator (OpenNCP Project, 2017; Sundhedsdatastyrelsen, 2026). In the 2017 source inspected, the patient-discovery audit carries the patient identifier and the full SOAP security header of the request, though not the demographic query that ITI-55 asks gateways to record; the current schema, deployed with OpenNCP 9.1.0, keeps the column for it. How other deployments configure retention is not established here. No instrument states this semantics, and none states the alternative.</w:t>
        </w:r>
      </w:ins>
    </w:p>
    <w:p>
      <w:pPr>
        <w:pStyle w:val="BodyText"/>
        <w:rPr>
          <w:del w:id="99" w:author="Arshad Akhtar Abbasia" w:date="2026-10-04T12:00:00Z"/>
        </w:rPr>
      </w:pPr>
      <w:del w:id="100" w:author="Arshad Akhtar Abbasia" w:date="2026-10-04T12:00:00Z">
        <w:r>
          <w:delText xml:space="preserve">This is the semantics of an audit log that keeps what was accessed readable for as long as it keeps the record. Under it, an audit record whose payload cannot be produced is treated as an incomplete or broken record, and audit integrity is understood as the continued producibility of what was accessed. How common such logs are is not established here. What is established is that nothing in the instruments rules them out and that the cross-border profile supplies their content, since ITI-55 requires both gateways to record the patient’s demographic query (Section 4.3). No instrument states this semantics, and none states the alternative.</w:delText>
        </w:r>
      </w:del>
    </w:p>
    <w:p>
      <w:pPr>
        <w:pStyle w:val="BodyText"/>
      </w:pPr>
      <w:r>
        <w:t xml:space="preserve">Semantics II: accountability-preserving verifiability. A record counts as verifiable when its accountability content is intact and any loss of payload accessibility is itself accounted for:</w:t>
      </w:r>
    </w:p>
    <w:p>
      <w:pPr>
        <w:pStyle w:val="BodyText"/>
      </w:pPr>
      <w:r>
        <w:t xml:space="preserve">V^(II)(a,t) = 1 ⇔ (i) ∧ (ii) ∧ (iii)</w:t>
      </w:r>
    </w:p>
    <w:p>
      <w:pPr>
        <w:pStyle w:val="BodyText"/>
      </w:pPr>
      <w:r>
        <w:t xml:space="preserve">where, at month t: (i) m_(acc)(a) is intact and unmodified, and so is m_(subj)(a) unless its removal is recorded under (iii); (ii) c(a) is present and binding; and (iii) if α(a,t′) = 1 for some t′ &lt; t and α(a,t) = 0, or likewise for β, then an invalidation entry ι(a) recording the transition, its month, its legal ground, and its authorising actor, is present in the audit trail and is itself covered by (i).</w:t>
      </w:r>
    </w:p>
    <w:p>
      <w:pPr>
        <w:pStyle w:val="BodyText"/>
      </w:pPr>
      <w:r>
        <w:t xml:space="preserve">Under Semantics II an audit record that has lost its payload is not a broken record. It is a complete record of an access event and of the lawful invalidation of that event’s payload. The audit trail grows rather than shrinks when erasure occurs.</w:t>
      </w:r>
    </w:p>
    <w:p>
      <w:pPr>
        <w:pStyle w:val="BodyText"/>
      </w:pPr>
      <w:r>
        <w:t xml:space="preserve">Neither semantics is stipulated by the instruments. Section 4.10 argues that Semantics II is the better reading of what the instruments require; the propositions below establish what follows from each.</w:t>
      </w:r>
    </w:p>
    <w:p>
      <w:pPr>
        <w:pStyle w:val="Heading2"/>
      </w:pPr>
      <w:r>
        <w:t xml:space="preserve">4.6 Propositions 1 and 3: Infeasibility, and Where the Ceiling Is Anchored</w:t>
      </w:r>
    </w:p>
    <w:p>
      <w:pPr>
        <w:pStyle w:val="BodyText"/>
      </w:pPr>
      <w:r>
        <w:t xml:space="preserve">Proposition 1. Under Semantics I, the constraint system {C1, C2, C3} is infeasible for any record a such that</w:t>
      </w:r>
    </w:p>
    <w:p>
      <w:pPr>
        <w:pStyle w:val="BodyText"/>
      </w:pPr>
      <w:r>
        <w:t xml:space="preserve">t_(r)(a) + δ ≤ t(a) + F(a) or t_(π)(a) + 6 ≤ t(a) + F(a).</w:t>
      </w:r>
    </w:p>
    <w:p>
      <w:pPr>
        <w:pStyle w:val="BodyText"/>
      </w:pPr>
      <w:r>
        <w:t xml:space="preserve">Proof. Take a record a satisfying the first disjunct, and let t^(*) = t_(r)(a) + δ. By hypothesis t^(*) ≤ t(a) + F(a), and since erasure requests arrive after the access that generates the record, t^(*) ≥ t(a). Hence t^(*) lies within the retention window, so C1 requires V(a,t^(*)) = 1. Under Semantics I, V^(I)(a,t^(*)) = α(a,t^(*)), so C1 requires α(a,t^(*)) = 1. But C2 requires α(a,t) = 0 for all t ≥ t_(r)(a) + δ = t^(*), so C2 requires α(a,t^(*)) = 0. The two requirements are contradictory, and no assignment of α satisfies both. The argument for the second disjunct is identical with t^(*) = t_(π)(a) + 6 and C3 in place of C2. ∎</w:t>
      </w:r>
    </w:p>
    <w:p>
      <w:pPr>
        <w:pStyle w:val="BodyText"/>
      </w:pPr>
      <w:r>
        <w:t xml:space="preserve">Corollary 1.1 (cross-border case). For cross-border audit records, F(a) = 120. The system is infeasible for record a whenever an erasure request arrives at any month t_(r)(a) ≤ t(a) + 120 − δ: that is, at any point in the first nine years and eleven months of a ten-year window under the baseline response period. The condition is therefore not one of unusual timing: it holds for a request arriving in any but the last month of the window. How often data subjects exercise Article 17 is an empirical question that the model does not answer (Chapter 3, Section 3.7).</w:t>
      </w:r>
    </w:p>
    <w:p>
      <w:pPr>
        <w:pStyle w:val="BodyText"/>
      </w:pPr>
      <w:r>
        <w:t xml:space="preserve">Corollary 1.2 (Secure Processing Environment case). For Secure Processing Environment access logs, F(a) = 12 and σ(a) = secondary. Suppose the permit expires at or before the sixth month of the record’s retention window, so that t_(π)(a) + 6 ≤ t(a) + 12. Then C1 and C3 are contradictory at t^(*) = t_(π)(a) + 6 by the argument above, provided C3 reaches the record. Where it does, no erasure request is required. It does so when the log entry is itself electronic health data within the environment, which, on the reading set out below, is the case for logs kept at patient-record granularity and not for logs kept at dataset granularity. For such records the infeasibility follows from two provisions of a single regulation acting on a single environment. Article 73(1)(e) requires the identifiable log to remain verifiable for twelve months, and Article 68(12) requires the electronic health data within the environment to be deleted six months after permit expiry. Where the remaining permit duration at the time the log is written is six months or less, the two windows necessarily overlap. The model makes no claim about how often this occurs in practice; the collision’s existence, not its frequency, is what Corollary 1.2 asserts.</w:t>
      </w:r>
    </w:p>
    <w:p>
      <w:pPr>
        <w:pStyle w:val="BodyText"/>
      </w:pPr>
      <w:r>
        <w:t xml:space="preserve">Where it holds, Corollary 1.2 is </w:t>
      </w:r>
      <w:del w:id="101" w:author="Arshad Akhtar Abbasia" w:date="2026-10-04T12:00:00Z">
        <w:r>
          <w:delText xml:space="preserve">the sharpest form </w:delText>
        </w:r>
      </w:del>
      <w:ins w:id="102" w:author="Arshad Akhtar Abbasia" w:date="2026-10-04T12:00:00Z">
        <w:r>
          <w:t xml:space="preserve">a conditional extension </w:t>
        </w:r>
      </w:ins>
      <w:r>
        <w:t xml:space="preserve">of the </w:t>
      </w:r>
      <w:del w:id="103" w:author="Arshad Akhtar Abbasia" w:date="2026-10-04T12:00:00Z">
        <w:r>
          <w:delText xml:space="preserve">thesis’s </w:delText>
        </w:r>
      </w:del>
      <w:r>
        <w:t xml:space="preserve">problem </w:t>
      </w:r>
      <w:del w:id="104" w:author="Arshad Akhtar Abbasia" w:date="2026-10-04T12:00:00Z">
        <w:r>
          <w:delText xml:space="preserve">statement. </w:delText>
        </w:r>
      </w:del>
      <w:ins w:id="105" w:author="Arshad Akhtar Abbasia" w:date="2026-10-04T12:00:00Z">
        <w:r>
          <w:t xml:space="preserve">statement; the request-driven conflict of Corollary 1.1 does not depend on it. </w:t>
        </w:r>
      </w:ins>
      <w:r>
        <w:t xml:space="preserve">It shows that the conflict does not depend on the exercise of a data-subject right, on the eHDSI deployment baseline, or on any synthesis across instruments of differing legal weight. It is internal to Regulation (EU) 2025/327.</w:t>
      </w:r>
    </w:p>
    <w:p>
      <w:pPr>
        <w:pStyle w:val="BodyText"/>
      </w:pPr>
      <w:r>
        <w:t xml:space="preserve">The interpretive condition on which Corollary 1.2 depends. The corollary holds if, and only if, the deletion obligation of Article 68(12) reaches the identifiable access logs that Article 73(1)(e) requires to be kept. That condition is contestable and is stated as such.</w:t>
      </w:r>
    </w:p>
    <w:p>
      <w:pPr>
        <w:pStyle w:val="BodyText"/>
      </w:pPr>
      <w:r>
        <w:t xml:space="preserve">Article 68(12) provides that “the electronic health data within the secure processing environment shall be deleted within six months of the expiry of the data permit”. Its scope is set by location rather than by provenance: it does not say “the data made available under the data permit”. Its object, however, is electronic health data, which Article 2(2)(a) and (c) define as “data concerning health and genetic data, processed in an electronic form”, personal or non-personal. An access log is therefore not reached merely because it sits within the environment. An entry recording that an authorised researcher opened a dataset at a given time concerns the researcher, not anyone’s health, and Article 73(1) ties the identifiability of logs to the persons who access: access is restricted to “authorised natural persons listed in the data permit” (point (a)), and the handling of data to “authorised identifiable individuals” (point (c)). The Joint Action’s specification for these environments reads Article 73(1)(e) the same way: “All SPE logs MUST identify the actor” (TEHDAS2, 2026, Table 5.1, EHDSR-7, p. 31). An entry kept at patient-record granularity is different. Recording that a named patient’s record in a disease cohort was accessed reveals that the patient belongs to the cohort, which is data concerning health. Such entries are electronic health data within the environment, and on the broad reading, which takes the provision’s scope from its location, Article 68(12) reaches them, and Corollary 1.2 follows for them.</w:t>
      </w:r>
    </w:p>
    <w:p>
      <w:pPr>
        <w:pStyle w:val="BodyText"/>
      </w:pPr>
      <w:r>
        <w:t xml:space="preserve">The contextual case for the narrow reading is that the provision sits within the data-permit article, adjacent to provisions on permit duration, extension, and storage fees, and that the mischief it addresses is the indefinite retention of permitted datasets after the purpose that justified them has lapsed. The rest of the paragraph supports this: it concerns the cost of storing the dataset, “a storage system with reduced capabilities”, and “the formula for the creation of the requested dataset”. On that reading the obligation attaches to the permit dataset, the access logs fall outside it, and no collision between Articles 68(12) and 73(1)(e) arises.</w:t>
      </w:r>
    </w:p>
    <w:p>
      <w:pPr>
        <w:pStyle w:val="BodyText"/>
      </w:pPr>
      <w:r>
        <w:t xml:space="preserve">This thesis states Corollary 1.2 conditionally, for logs kept at patient-record granularity on the broad reading, and gives the grounds for both readings rather than choosing one by assertion. Little turns on which reading prevails. Under the narrow reading, Corollary 1.2 lapses, and with it the claim that infeasibility arises without any data-subject action. Proposition 1 itself is untouched, because its first disjunct concerns erasure requests rather than permit expiry: identifiable access logs remain personal data whoever provided them, they remain within the scope of Article 17, and a request arriving inside the twelve-month floor collides with Article 73(1)(e) exactly as the cross-border case collides with the eHDSI floor. Corollary 1.1 is untouched entirely. Proposition 2, the mechanism, and the residue analysis are untouched, since they are indifferent to which instrument generates the deadline.</w:t>
      </w:r>
    </w:p>
    <w:p>
      <w:pPr>
        <w:pStyle w:val="BodyText"/>
      </w:pPr>
      <w:r>
        <w:t xml:space="preserve">The narrow reading, or logs kept at dataset granularity, therefore cost the thesis its </w:t>
      </w:r>
      <w:del w:id="106" w:author="Arshad Akhtar Abbasia" w:date="2026-10-04T12:00:00Z">
        <w:r>
          <w:delText xml:space="preserve">sharpest instance </w:delText>
        </w:r>
      </w:del>
      <w:ins w:id="107" w:author="Arshad Akhtar Abbasia" w:date="2026-10-04T12:00:00Z">
        <w:r>
          <w:t xml:space="preserve">conditional extension </w:t>
        </w:r>
      </w:ins>
      <w:r>
        <w:t xml:space="preserve">and none of its results. The broad reading, for logs kept at patient-record granularity, adds a collision that requires no data subject to act, and Proposition 2 resolves it without choosing between the readings, because the accessor fields that Article 73(1)(e) requires to be identifiable are not the subject fields that Article 68(12) may reach (Section 4.7). Chapter 6 treats the resolution of this interpretive question as a matter for supervisory authority rather than for this author, alongside the authority question concerning verifiability itself.</w:t>
      </w:r>
    </w:p>
    <w:p>
      <w:pPr>
        <w:pStyle w:val="BodyText"/>
      </w:pPr>
      <w:r>
        <w:t xml:space="preserve">Where the ceiling is anchored. Corollary 1.2 and the cross-sector instance of Chapter 6, Section 6.10 are both cases of one condition, the structural content of the problem rather than a property of either instrument.</w:t>
      </w:r>
    </w:p>
    <w:p>
      <w:pPr>
        <w:pStyle w:val="BodyText"/>
      </w:pPr>
      <w:r>
        <w:t xml:space="preserve">Proposition 3 (anchoring). Let a record’s floor of F months run from its creation month t(a), and let a ceiling of L months run from an event at month e(a) ≥ t(a). Under Semantics I, the floor and the ceiling are jointly satisfiable for a if and only if e(a) + L &gt; t(a) + F. Hence (i) if the ceiling is anchored to the same event as the floor, e(a) = t(a), they are satisfiable for every record if and only if L &gt; F, a condition decidable from the text alone; and (ii) if the ceiling is anchored to an external event, then whenever L ≤ F they fail for exactly those records with e(a) − t(a) ≤ F − L, a set that the text does not reveal and each record’s history determines.</w:t>
      </w:r>
    </w:p>
    <w:p>
      <w:pPr>
        <w:pStyle w:val="BodyText"/>
      </w:pPr>
      <w:r>
        <w:t xml:space="preserve">Proof. C1 under Semantics I requires α(a,t) = 1 for every month t up to t(a) + F; the ceiling requires α(a,t) = 0 for every t ≥ e(a) + L. Since e(a) + L ≥ t(a), some month of the window carries both demands if and only if e(a) + L ≤ t(a) + F. Cases (i) and (ii) substitute e(a) = t(a) and rearrange. ∎</w:t>
      </w:r>
    </w:p>
    <w:p>
      <w:pPr>
        <w:pStyle w:val="BodyText"/>
      </w:pPr>
      <w:r>
        <w:t xml:space="preserve">The proposition corrects as well as formalises. A collision needs a ceiling no longer than the floor whichever way it is anchored; what the anchor decides is whether the collision can be seen. A provision that measured both limits from one event and set the ceiling inside the floor would contradict itself on its face. Section 17 of politiregisterloven, a floor of twelve months and a ceiling of thirty-six from the same log entry, does not (Chapter 6, Section 6.10). A ceiling measured from an external event can sit inside the floor with no visible contradiction, because whether the two clocks cross depends on when that event falls for each record. Article 68(12) is of the second kind: six months from permit expiry against twelve months from the log entry, with the collision arising for exactly the records whose permit expires within six months of the entry, which is the condition of Corollary 1.2. The diagnostic question for any candidate instance is therefore whether a ceiling no longer than the floor is anchored to an event other than the one the floor runs from.</w:t>
      </w:r>
    </w:p>
    <w:p>
      <w:pPr>
        <w:pStyle w:val="Heading2"/>
      </w:pPr>
      <w:r>
        <w:t xml:space="preserve">4.7 Proposition 2: Feasibility under Accountability-Preserving Verifiability</w:t>
      </w:r>
    </w:p>
    <w:p>
      <w:pPr>
        <w:pStyle w:val="BodyText"/>
      </w:pPr>
      <w:r>
        <w:t xml:space="preserve">Proposition 2. Under Semantics II, the constraint system {C1, C2, C3} is jointly satisfiable for every record a ∈ A, for every arrival pattern of erasure requests {t_(r)(a)} and permit expiries {t_(π)(a)}, and for every floor parameter F(a) ∈ ℕ.</w:t>
      </w:r>
    </w:p>
    <w:p>
      <w:pPr>
        <w:pStyle w:val="BodyText"/>
      </w:pPr>
      <w:r>
        <w:t xml:space="preserve">Proof (constructive). Define the following trajectory for an arbitrary record a. Let</w:t>
      </w:r>
    </w:p>
    <w:p>
      <w:pPr>
        <w:pStyle w:val="BodyText"/>
      </w:pPr>
      <w:r>
        <w:t xml:space="preserve">t^(I)(a) = min ( t_(r)(a) + δ, t_(π)(a) + 6 )</w:t>
      </w:r>
    </w:p>
    <w:p>
      <w:pPr>
        <w:pStyle w:val="BodyText"/>
      </w:pPr>
      <w:r>
        <w:t xml:space="preserve">be the invalidation month, with the convention min(∞, ∞) = ∞. Construct the trajectory:</w:t>
      </w:r>
    </w:p>
    <w:p>
      <w:pPr>
        <w:pStyle w:val="BodyText"/>
      </w:pPr>
      <w:r>
        <w:t xml:space="preserve">1. For t &lt; t^(I)(a): set α(a,t) = 1. Retain m(a), c(a), k(a), and p(a). 2. At t = t^(I)(a), if finite: destroy k(a) irreversibly; where the ground is Article 68(12) and C3 reaches the subject fields, remove m_(subj)(a) as well and set β(a,t) = 0; append to the audit trail an invalidation entry ι(a) recording the month, the legal ground (Article 17(1) or Article 68(12) as applicable), what was removed, and the authorising actor; retain m_(acc)(a) and c(a) unchanged. 3. For t &gt; t^(I)(a): set α(a,t) = 0, and β(a,t) = 0 where step 2 removed the subject fields. Retain m_(acc)(a), c(a), and ι(a). 4. If C3 reaches the subject fields and t^(I)(a) &lt; t_(π)(a) + 6, so that an erasure request fixed the invalidation month, remove m_(subj)(a) at t_(π)(a) + 6, set β(a,t) = 0 from that month, and append a second entry to ι(a) recording it.</w:t>
      </w:r>
    </w:p>
    <w:p>
      <w:pPr>
        <w:pStyle w:val="BodyText"/>
      </w:pPr>
      <w:r>
        <w:t xml:space="preserve">It must be shown that this trajectory satisfies all three constraints.</w:t>
      </w:r>
    </w:p>
    <w:p>
      <w:pPr>
        <w:pStyle w:val="BodyText"/>
      </w:pPr>
      <w:r>
        <w:t xml:space="preserve">C2 is satisfied. If t_(r)(a) &lt; ∞ then t^(I)(a) ≤ t_(r)(a) + δ by construction, and by steps 2–3, α(a,t) = 0 for all t ≥ t^(I)(a), hence for all t ≥ t_(r)(a) + δ. If t_(r)(a) = ∞, C2 is vacuous.</w:t>
      </w:r>
    </w:p>
    <w:p>
      <w:pPr>
        <w:pStyle w:val="BodyText"/>
      </w:pPr>
      <w:r>
        <w:t xml:space="preserve">C3 is satisfied. If σ(a) = secondary and t_(π)(a) &lt; ∞ then t^(I)(a) ≤ t_(π)(a) + 6, and by the same steps α(a,t) = 0 for all t ≥ t_(π)(a) + 6, and β(a,t) = 0 from the same month wherever C3 reaches the subject fields. If t^(I)(a) was set by an earlier erasure request, step 4 removes the subject fields at t_(π)(a) + 6. Otherwise C3 is vacuous.</w:t>
      </w:r>
    </w:p>
    <w:p>
      <w:pPr>
        <w:pStyle w:val="BodyText"/>
      </w:pPr>
      <w:r>
        <w:t xml:space="preserve">C1 is satisfied. Let t be any month in the retention window, t(a) ≤ t ≤ t(a) + F(a). Condition (i) holds because no step of the construction modifies or removes m_(acc)(a), and the only removal of m_(subj)(a) is recorded in ι(a). Condition (ii) holds because no step removes c(a); the commitment is not derived from k(a) and its persistence is unaffected by key destruction. For condition (iii): if α(a,t) = 1 the condition is vacuous; if α(a,t) = 0 then t ≥ t^(I)(a), and step 2 has placed ι(a) in the audit trail, where step 3 retains it, and ι(a) is covered by (i). Hence V^(II)(a,t) = 1 throughout the window. The terminal transition of Section 4.8 takes place after the window and is not part of this trajectory.</w:t>
      </w:r>
    </w:p>
    <w:p>
      <w:pPr>
        <w:pStyle w:val="BodyText"/>
      </w:pPr>
      <w:r>
        <w:t xml:space="preserve">All three constraints are satisfied, for arbitrary arrival times and arbitrary F(a). ∎</w:t>
      </w:r>
    </w:p>
    <w:p>
      <w:pPr>
        <w:pStyle w:val="BodyText"/>
      </w:pPr>
      <w:r>
        <w:t xml:space="preserve">Corollary 2.1. The construction requires no coordination between the erasure process and the retention process, and no knowledge at the time a record is created of whether an erasure request will ever arrive. The invalidation month is determined entirely by events as they occur.</w:t>
      </w:r>
    </w:p>
    <w:p>
      <w:pPr>
        <w:pStyle w:val="BodyText"/>
      </w:pPr>
      <w:r>
        <w:t xml:space="preserve">Corollary 2.2. Because F(a) is arbitrary in the proof, the result holds simultaneously for the ten-year cross-border floor and the one-year Secure Processing Environment floor, and for any national floor substituted for either. The model is tri-lateral in constraint type and indifferent to the number of floor instances.</w:t>
      </w:r>
    </w:p>
    <w:p>
      <w:pPr>
        <w:pStyle w:val="BodyText"/>
        <w:rPr>
          <w:ins w:id="108" w:author="Arshad Akhtar Abbasia" w:date="2026-10-04T12:00:00Z"/>
        </w:rPr>
      </w:pPr>
      <w:ins w:id="109" w:author="Arshad Akhtar Abbasia" w:date="2026-10-04T12:00:00Z">
        <w:r>
          <w:t xml:space="preserve">Corollary 2.3 (sensitivity to what auditing needs). Partition the payload as p(a) = p_(n)(a) ∪ p_(r)(a), where p_(n)(a) is any part that auditing turns out to need, and retain p_(n)(a) with the accessor fields. The trajectory of Proposition 2, with p_(r)(a) in place of p(a), satisfies C1 and C2, and it satisfies C3 unless p_(n)(a) is itself electronic health data within the environment on the broad reading of Article 68(12). In that case C1 and C3 collide over p_(n)(a) for exactly the records that Proposition 3(ii) identifies, and only relocation (Section 4.10, Rival 6) meets both.</w:t>
        </w:r>
      </w:ins>
    </w:p>
    <w:p>
      <w:pPr>
        <w:pStyle w:val="BodyText"/>
        <w:rPr>
          <w:ins w:id="110" w:author="Arshad Akhtar Abbasia" w:date="2026-10-04T12:00:00Z"/>
        </w:rPr>
      </w:pPr>
      <w:ins w:id="111" w:author="Arshad Akhtar Abbasia" w:date="2026-10-04T12:00:00Z">
        <w:r>
          <w:t xml:space="preserve">Proof sketch. Replace p by p_(r) in steps 1–4 and add p_(n) to the fields that condition (i) of Semantics II keeps intact. C1 holds as before. C2 holds for p_(r) as before, and for p_(n) through Article 17(3)(b), which applies because p_(n) is by assumption necessary. C3 constrains whatever is electronic health data within the environment: if p_(n) is not, C3 is met as before; if it is, C3 requires it gone from t_(π)(a) + 6 while C1 requires it until t(a) + F(a), and Proposition 3 gives the records for which these overlap. ∎</w:t>
        </w:r>
      </w:ins>
    </w:p>
    <w:p>
      <w:pPr>
        <w:pStyle w:val="BodyText"/>
        <w:rPr>
          <w:ins w:id="112" w:author="Arshad Akhtar Abbasia" w:date="2026-10-04T12:00:00Z"/>
        </w:rPr>
      </w:pPr>
      <w:ins w:id="113" w:author="Arshad Akhtar Abbasia" w:date="2026-10-04T12:00:00Z">
        <w:r>
          <w:t xml:space="preserve">Feasibility therefore survives any enlargement of what auditing needs, except an enlargement into data concerning health inside a Secure Processing Environment, where it fails exactly as Corollary 1.2 does and is answered the same way.</w:t>
        </w:r>
      </w:ins>
    </w:p>
    <w:p>
      <w:pPr>
        <w:pStyle w:val="BodyText"/>
      </w:pPr>
      <w:r>
        <w:t xml:space="preserve">A note on what kind of result this is. The results of this chapter are stated as propositions rather than theorems, because their proofs are short once the semantics are fixed. The weight of the argument lies elsewhere: in Section 4.2’s necessity analysis, which justifies Semantics II, and in Propositions 3 and 4, which say where the conflict arises and where cryptography is necessary. One objection is that Proposition 2 proves little, because Semantics II was defined in full knowledge of the trajectory that satisfies it. The objection has force and the response is to concede its premise and deny its conclusion. The mathematical content of Proposition 2 is indeed modest: once verifiability is decoupled from payload accessibility, the existence of a satisfying trajectory is close to immediate, and the proof is a verification rather than a discovery. But the substantive claim of this chapter was never that a satisfying trajectory exists under some semantics; any number of semantics would admit one, including trivial semantics under which every record counts as verifiable always. The claim is that this semantics is a defensible reading of what the retention obligations require, grounded in the necessity boundary of Article 17(3)(b), the minimisation principle of Article 5(1)(c), and the accountability purpose the obligations serve. It is also the weakest departure from plaintext verifiability that achieves feasibility, preserving every element of the audit record that the accountability purpose needs and discarding only what it does not. Proposition 1 carries the load that Proposition 2 does not: it establishes that some departure is unavoidable, because </w:t>
      </w:r>
      <w:del w:id="114" w:author="Arshad Akhtar Abbasia" w:date="2026-10-04T12:00:00Z">
        <w:r>
          <w:delText xml:space="preserve">the status quo </w:delText>
        </w:r>
      </w:del>
      <w:ins w:id="115" w:author="Arshad Akhtar Abbasia" w:date="2026-10-04T12:00:00Z">
        <w:r>
          <w:t xml:space="preserve">plaintext verifiability </w:t>
        </w:r>
      </w:ins>
      <w:r>
        <w:t xml:space="preserve">admits no solution at all. Proposition 2 then shows that a principled and minimal departure suffices. The legal defensibility of Semantics II is argued in Section 4.2 and its want of authority is confronted in Chapter 6, Section 6.2; it is not established by the proposition, and no reader should take the proposition as establishing it.</w:t>
      </w:r>
    </w:p>
    <w:p>
      <w:pPr>
        <w:pStyle w:val="BodyText"/>
      </w:pPr>
      <w:r>
        <w:t xml:space="preserve">What the proposition does and does not establish. It establishes that the constraint system as formalised admits a solution, and exhibits one. It does not establish that the exhibited solution is lawful (that depends on whether the residue it leaves clears the legal threshold, which Section 4.9 addresses) nor that key destruction can be verified by an external party, which Section 4.10 concedes it cannot. The invalidation entry specified in Section 4.8 is an attested record of destruction, not a proof of it; the proof-of-secure-erasure and certified-deletion literatures reviewed in Chapter 2, Section 2.4 mark that boundary, and Chapter 6 treats it as the outer limit of the contribution. Proposition 2 is a mathematical result about a model, and its value is that it converts a question that has been debated qualitatively into one with a definite answer under stated assumptions.</w:t>
      </w:r>
    </w:p>
    <w:p>
      <w:pPr>
        <w:pStyle w:val="Heading2"/>
      </w:pPr>
      <w:r>
        <w:t xml:space="preserve">4.8 The Mechanism: Crypto-Erasure by Invalidation</w:t>
      </w:r>
    </w:p>
    <w:p>
      <w:pPr>
        <w:pStyle w:val="BodyText"/>
      </w:pPr>
      <w:r>
        <w:t xml:space="preserve">The trajectory constructed in the proof of Proposition 2 is the specification of the mechanism. This section states it as an implementable design.</w:t>
      </w:r>
    </w:p>
    <w:p>
      <w:pPr>
        <w:pStyle w:val="BodyText"/>
      </w:pPr>
      <w:r>
        <w:t xml:space="preserve">Key hierarchy. Each record’s payload is encrypted under a per-record data key k(a). Per-record rather than per-subject or per-dataset granularity is required because the invalidation events of Proposition 2 occur at record granularity: a permit expiry invalidates the records of one permit, while an erasure request invalidates the records relating to one data subject, and these sets intersect without nesting. Data keys are themselves held under a key-encrypting key in a hardware security module or equivalent custody boundary. Destruction of k(a) is effected by destruction of the wrapped data key and any cached copies, within the documented custody boundary. This is the hierarchy that key-management guidance prescribes, in which data keys are protected by key-encrypting keys and destruction means removing “all traces of a cryptographic key so that it cannot be recovered by either physical or electronic means” (Barker, 2020, Section 2.1). The optional module of the artefact executes it: per-record 256-bit data keys under AES in Galois/Counter Mode (Dworkin, 2007), each wrapped under a key-encrypting key and destroyed at the record’s invalidation month (Appendix A, A.15). The custody object stands in for a hardware security module, so destruction there is destruction in program memory.</w:t>
      </w:r>
    </w:p>
    <w:p>
      <w:pPr>
        <w:pStyle w:val="BodyText"/>
      </w:pPr>
      <w:r>
        <w:t xml:space="preserve">Ciphertext. At t^(I)(a) the ciphertext of p(a) is deleted from the audit store together with k(a). Nothing in Semantics II uses it once the key is gone, and deleting it removes the exposure that a retained ciphertext would carry to future cryptanalytic capability, quantum capability included, over the rest of a ten-year floor (Section 4.9). Key destruction remains the operative erasure for copies the store cannot delete at once, such as replicas and backups: they become unreadable at t^(I)(a) and leave by ordinary rotation. The specification for Secure Processing Environments accepts exactly this: electronic health data “MUST be deleted or rendered unrecoverable within six months of permit expiry, including any backups or redundant copies” (TEHDAS2, 2026, Table 5.2, OPR-6, p. 43). The same requirement continues: deletion must proceed “while ensuring compliance with applicable legal obligations and traceability or reproducibility requirements where relevant”, and its rationale leaves it to “the deletion and retention policy” to “balance these obligations”. The specification asks for the balance and does not say how it is struck; for the logs, this mechanism is one way to strike it.</w:t>
      </w:r>
    </w:p>
    <w:p>
      <w:pPr>
        <w:pStyle w:val="BodyText"/>
      </w:pPr>
      <w:r>
        <w:t xml:space="preserve">Commitment. c(a) = Commit(p(a), r(a)) with a per-record salt r(a). The salt is stored with the metadata until invalidation and is destroyed together with k(a) at t^(I)(a). Before invalidation it lets an auditor open the commitment against the payload. After invalidation no opening can be checked, because the payload is no longer readable, while a retained salt would let anyone holding a candidate payload confirm a guess against c(a) (Section 4.9). Destroying the salt does not weaken binding, which is a property of the commitment value: no second payload can be opened against c(a), and after t^(I)(a) no payload can be opened against it at all. A party that holds its own copy of the payload and must later prove that it corresponds to c(a) has to obtain and keep the opening before invalidation; the audit store does not keep one for it. The scheme must be hiding: an adversary holding c(a) and lacking r(a) must learn nothing about p(a). A bare unsalted hash of the payload does not satisfy this and must not be used, for the reason given in Section 4.9.</w:t>
      </w:r>
    </w:p>
    <w:p>
      <w:pPr>
        <w:pStyle w:val="BodyText"/>
      </w:pPr>
      <w:r>
        <w:t xml:space="preserve">The invalidation registry. Invalidation entries are appended to the audit trail as first-class records. Each entry ι(a) contains the identifier of the invalidated record, the invalidation month, the legal ground, the authorising actor, and a commitment to the destroyed key’s identifier: not to the key itself. The registry is append-only. Invalidation is an event that is logged, not an event that erases the log. Key-management guidance anticipates exactly this record: once a key is destroyed, “its previous existence may be recorded (e.g., in metadata or audit logs)” (Barker, 2020, Section 7.6). The invalidation entry is that record, given a legal ground and an authorising actor.</w:t>
      </w:r>
    </w:p>
    <w:p>
      <w:pPr>
        <w:pStyle w:val="BodyText"/>
      </w:pPr>
      <w:r>
        <w:t xml:space="preserve">Tamper evidence. An append-only registry is only as good as the means of detecting an append-only violation. Secure audit logging has addressed this since Schneier and Kelsey (1999), whose hash-chained logs make earlier entries unalterable without detection; Merkle trees (Merkle, 1988) let the same assurance be checked for a single entry with a logarithmic proof (Crosby &amp; Wallach, 2009), and Certificate Transparency standardised that construction for public logs (Laurie, Langley, &amp; Kasper, 2013). The mechanism appends every access event, invalidation and subject-link removal to such a log, with the leaf and node hashing of RFC 6962, and Semantics II condition (i) is checked as an inclusion proof against the log’s root rather than as the presence of fields (Chapter 5, Section 5.7). What enters a leaf is chosen so that the log never needs erasing: the accessor fields, the creation month and the commitment, never the payload and never the subject fields. The tension that Chapter 2, Section 2.4 found unresolved in blockchain audit logging, an immutable trail facing an erasure right, therefore does not arise: what the right and the ceiling reach is held outside the log and destroyed there, and what the log holds is what accountability </w:t>
      </w:r>
      <w:del w:id="116" w:author="Arshad Akhtar Abbasia" w:date="2026-10-04T12:00:00Z">
        <w:r>
          <w:delText xml:space="preserve">requires.</w:delText>
        </w:r>
      </w:del>
      <w:ins w:id="117" w:author="Arshad Akhtar Abbasia" w:date="2026-10-04T12:00:00Z">
        <w:r>
          <w:t xml:space="preserve">requires. Redactable and chameleon-hash designs, reviewed in Chapter 2, Section 2.4, resolve the same tension the other way, by letting a key holder rewrite the log.</w:t>
        </w:r>
      </w:ins>
    </w:p>
    <w:p>
      <w:pPr>
        <w:pStyle w:val="BodyText"/>
      </w:pPr>
      <w:r>
        <w:t xml:space="preserve">Accumulator-based validity witnesses. The set of currently valid (non-invalidated) records is maintained in a dynamic cryptographic accumulator supporting efficient revocation (Camenisch &amp; Lysyanskaya, 2002). This provides an auditor with a succinct proof that a given record either is or is not currently valid, without the auditor enumerating the registry. The accumulator is an efficiency and verifiability layer, not a load-bearing component of the propositions: Proposition 2 holds if validity is established by linear scan of the registry, and the accumulator makes that check succinct. The accumulator is specified but not implemented in the artefact (Section 6.1). Dynamic accumulators of the Camenisch and Lysyanskaya type also require a trusted accumulator manager holding a trapdoor, which adds a trust assumption stated in Section 4.9.</w:t>
      </w:r>
    </w:p>
    <w:p>
      <w:pPr>
        <w:pStyle w:val="BodyText"/>
      </w:pPr>
      <w:r>
        <w:t xml:space="preserve">The auditor’s view. After invalidation, an external auditor examining record a can establish four things. The access event occurred, with all its accountability attributes, which follows from m(a). A specific payload was bound to that event, which follows from c(a). The payload was invalidated, and the auditor can see when, on what legal ground, and by whom, from ι(a). And the record’s current validity status is as claimed, which follows from the accumulator witness where that layer is used, and otherwise from a scan of the registry. Each of these entries is, moreover, in the log as first written, which follows from its inclusion proof against the published root. What the auditor cannot do is read the payload. This is the intended state, and it is the difference between this mechanism and the practitioner crypto-shredding pattern reviewed in Chapter 2, Section 2.4: that pattern retains ciphertext and asserts that erasure occurred, whereas this mechanism produces a verifiable record of what was invalidated and under what authority.</w:t>
      </w:r>
    </w:p>
    <w:p>
      <w:pPr>
        <w:pStyle w:val="BodyText"/>
      </w:pPr>
      <w:r>
        <w:t xml:space="preserve">End of life at floor expiry. The constraints of Section 4.4 govern the record’s behaviour through its retention window, but the window ends, and the model would be incomplete if it said nothing about what follows. After t = t(a) + F(a), the last month of the closed window on which C1 is defined, the retention obligation lapses, and with it the necessity that justified retaining m(a) under Article 17(3)(b). Because the metadata contains the patient pseudonym and the actor identifier, it is personal data, and the storage-limitation principle of Article 5(1)(e) GDPR requires that it not be kept in identifiable form longer than the purpose demands. The mechanism therefore specifies a terminal transition. In the first month after the window, t(a) + F(a) + 1, the record undergoes a second invalidation, in which the identifying fields of m(a) are destroyed, together with k(a), the salt r(a) and the ciphertext where no earlier invalidation removed them. What remains is a non-identifiable residue, being the event type, the document category, the outcome, and the commitment, which is sufficient for statistical and assurance purposes and insufficient to relate the record to any data subject. The terminal transition is itself logged, and the record’s final state is the only state in the mechanism that is intended to be anonymous rather than pseudonymous in the sense of Section 4.9. Where a longer-running obligation applies to the same record (a national archival duty, or litigation hold) the terminal transition is deferred and the floor parameter F(a) is set to the longer period, which is the parameterisation the model already supports.</w:t>
      </w:r>
    </w:p>
    <w:p>
      <w:pPr>
        <w:pStyle w:val="BodyText"/>
      </w:pPr>
      <w:r>
        <w:t xml:space="preserve">Applying the mechanism to the two cases. For the cross-border primary-use case, the mechanism operates at the audit repository of the National Contact Point, at the point where the ATNA audit record is written. </w:t>
      </w:r>
      <w:ins w:id="118" w:author="Arshad Akhtar Abbasia" w:date="2026-10-04T12:00:00Z">
        <w:r>
          <w:t xml:space="preserve">The patient link is retained there through the floor, for the reason Section 4.2 gives, and removed at the terminal transition. </w:t>
        </w:r>
      </w:ins>
      <w:r>
        <w:t xml:space="preserve">For the Secure Processing Environment case, it operates at the environment’s access-logging boundary. The identifiable log required by Article 73(1)(e) is written with its activity content committed rather than retained in plaintext beyond the ceiling, and with its subject fields held apart from its accessor fields. At t_(π)(a) + 6 the payload key is destroyed and, for logs kept at patient-record granularity, the subject fields are removed. The environment then holds a log that identifies every person who accessed it, when and under which permit, as Article 73(1)(e) requires, and holds no electronic health data from that log, as Article 68(12) requires on the broad reading. Whether auditing “all processing operations” after the ceiling also needs the subject link is an interpretive question this thesis cannot settle; Chapter 7, Section 7.4 puts it to the supervisory authority.</w:t>
      </w:r>
    </w:p>
    <w:p>
      <w:pPr>
        <w:pStyle w:val="Heading2"/>
      </w:pPr>
      <w:r>
        <w:t xml:space="preserve">4.9 Residue Analysis</w:t>
      </w:r>
    </w:p>
    <w:p>
      <w:pPr>
        <w:pStyle w:val="BodyText"/>
      </w:pPr>
      <w:r>
        <w:t xml:space="preserve">Proposition 2 leaves a residue: m(a), c(a), ι(a), the leaf hashes of the audit log and, where the optional layer is used, the accumulator state. The salt r(a), the key k(a) and the ciphertext of p(a) are destroyed at invalidation (Section 4.8). Whether the mechanism is lawful depends on whether this residue sits on the correct side of the threshold at which data cease to be personal. This section performs that analysis, and it is included because Chapter 2 identified its absence as the fourth gap in the literature.</w:t>
      </w:r>
    </w:p>
    <w:p>
      <w:pPr>
        <w:pStyle w:val="BodyText"/>
      </w:pPr>
      <w:r>
        <w:t xml:space="preserve">The threat. Finck’s analysis for the European Parliament establishes that hashed or encrypted data likely remain personal data under GDPR so long as re-identification remains possible (Finck, 2019; Finck, 2018). Applied to this mechanism, the threat is direct: if c(a) is an unsalted hash of the payload, then an adversary who can guess candidate payloads can confirm a guess by recomputing the hash. For clinical documents drawn from a constrained space (a diagnosis code, a medication from a formulary) the guessing space may be small enough to make this practical. An unsalted commitment would therefore be a surviving item of personal data, and the mechanism would have relocated the erasure problem rather than solved it.</w:t>
      </w:r>
    </w:p>
    <w:p>
      <w:pPr>
        <w:pStyle w:val="BodyText"/>
      </w:pPr>
      <w:r>
        <w:t xml:space="preserve">The response. This is why the hiding property is a requirement of the design and not an implementation preference. With a per-record salt r(a) of adequate length, confirming a guessed payload requires the salt; the commitment alone leaks nothing. Because the salt is destroyed with the key, no party can confirm a guessed payload against c(a) after invalidation unless it kept its own opening beforehand. What has been destroyed is both the ability to recover the payload, which depended on k(a), and the ability to confirm a guess about it from the audit store, which depended on r(a).</w:t>
      </w:r>
    </w:p>
    <w:p>
      <w:pPr>
        <w:pStyle w:val="BodyText"/>
      </w:pPr>
      <w:r>
        <w:t xml:space="preserve">The audit log raises the same threat one level up, and the same response answers it. A leaf hash must outlive the record’s fields, since the root depends on it, and it is computed over the accessor fields and the commitment. After the terminal transition the commitment survives and the accessor fields do not; an adversary who can enumerate candidate accessors, a small set in any one environment, could then recompute the leaf and confirm which accessor it was. The specification therefore places a per-entry random nonce in every leaf, held with the record and destroyed at the terminal transition with the identifying fields, so that a surviving leaf hash confirms nothing. The artefact does not implement the terminal transition, and its leaves omit the nonce accordingly (Section 6.1).</w:t>
      </w:r>
    </w:p>
    <w:p>
      <w:pPr>
        <w:pStyle w:val="BodyText"/>
      </w:pPr>
      <w:r>
        <w:t xml:space="preserve">The limit. The residue therefore does not meet the strict Norwegian anonymisation threshold. Datatilsynet’s guidance holds that encryption protects rather than anonymises, and that data remain personal while any key or linkage capable of re-identification is retained (Datatilsynet, 2015). By that standard the residue, which keeps metadata identifying the access event, is best characterised as pseudonymised rather than anonymous until the terminal transition. This thesis does not claim otherwise, and any claim that the mechanism achieves anonymisation would be false.</w:t>
      </w:r>
    </w:p>
    <w:p>
      <w:pPr>
        <w:pStyle w:val="BodyText"/>
      </w:pPr>
      <w:r>
        <w:t xml:space="preserve">Why the mechanism is nonetheless defensible. The applicable legal test is not anonymisation but erasure. The European Data Protection Board’s Guidelines 02/2025 accept that where physical deletion is not technically possible, deleting the decryption key can render data unintelligible and so serve the erasure obligation. They maintain at the same time that encrypted and hashed data may remain personal data, and that the unintelligibility holds at least until the algorithm is broken (European Data Protection Board, 2026b). The requirement that the controller document the threat model under which the data are considered unrecoverable is not the Board’s formulation. It is Aikebaier’s (2026) interpretation, which connects a Destruction-IND security notion to the Board’s criterion, and it is adopted here as a design discipline rather than asserted as a regulatory requirement. The final version 2.0, adopted on 7 July 2026 after public consultation, sharpens rather than softens the constraint this places on the present mechanism: it confirms that both metadata and content may in principle constitute personal data, and that this may extend to encrypted and hashed data. The residue characterisation of this section is therefore the one the Board’s final position requires, and a thesis claiming anonymisation for that residue would now be contradicted by the guidance it relies upon. The design consequence is that the mechanism’s lawfulness rests on a documented threat model, which must state: the custody boundary within which key destruction occurs; the assumed adversary’s access to that boundary; the leakage assumptions for the hardware holding key material; and the algorithmic-break horizon over which the ciphertext’s confidentiality is assumed to hold. A mechanism deployed without that documentation would not satisfy the Board’s condition however sound its cryptography.</w:t>
      </w:r>
    </w:p>
    <w:p>
      <w:pPr>
        <w:pStyle w:val="BodyText"/>
      </w:pPr>
      <w:r>
        <w:t xml:space="preserve">The trust assumptions. Because key destruction is attested rather than proven, the mechanism’s guarantees rest on a set of assumptions that a deploying institution must be willing to accept, and naming them is part of the documentation the Board’s condition requires.</w:t>
      </w:r>
    </w:p>
    <w:p>
      <w:pPr>
        <w:pStyle w:val="BodyText"/>
      </w:pPr>
      <w:r>
        <w:t xml:space="preserve">The controller is trusted to execute destruction when the invalidation entry says it did, and to have had no copy of the key outside the custody boundary at that moment. The custody boundary itself, whether a hardware security module or an equivalent key-management service, is trusted not to retain recoverable key material after a destruction instruction, and not to leak it through side channels during its lifetime. The audit-trail operator is trusted not to remove or alter entries, which the append-only construction makes detectable but not impossible: an altered entry fails its inclusion proof, and a rewritten history is exposed by a consistency proof between an earlier root and the current one, provided earlier roots are published or countersigned (Laurie, Langley, &amp; Kasper, 2013). The artefact implements inclusion proofs only. Where the optional accumulator layer is used, its manager is also trusted, since a party holding the accumulator trapdoor can forge validity witnesses. And the cryptographic assumption is that the commitment scheme remains binding and hiding, and the payload cipher remains unbroken, across the retention horizon.</w:t>
      </w:r>
    </w:p>
    <w:p>
      <w:pPr>
        <w:pStyle w:val="BodyText"/>
      </w:pPr>
      <w:r>
        <w:t xml:space="preserve">What an external auditor can verify without any of this trust is bounded. The auditor can verify that the metadata is internally consistent, that an invalidation entry exists with its month, ground and authorising actor, and that the entry is bound into the append-only trail. The auditor can also verify that a commitment survives, to which a payload could be opened if one were produced. What the auditor cannot verify is that the key is gone. That gap is the difference between attestation and proof, and it closes only with hardware-backed or cryptographically certified deletion, which Chapter 6, Section 6.3 treats as the boundary of this contribution.</w:t>
      </w:r>
    </w:p>
    <w:p>
      <w:pPr>
        <w:pStyle w:val="BodyText"/>
      </w:pPr>
      <w:r>
        <w:t xml:space="preserve">The residual cryptographic risk. Over a ten-year floor, the algorithmic-break horizon is a live concern rather than a formality: anything retained for a decade must be assumed to face cryptanalytic capability that does not exist when it is written. Deleting the ciphertext at invalidation (Section 4.8) removes this exposure for the store’s own copy, so what is retained long-term is metadata, the commitment and the invalidation entry. The risk is reduced, not eliminated. Copies the store cannot delete at once, such as backups, hold ciphertext until rotation removes them; a record with no invalidation event keeps its ciphertext until the terminal transition; and the commitment must stay hiding across the horizon, which is a requirement on the hash function rather than on a cipher. This is recorded as a limitation in Chapter 6 rather than resolved here.</w:t>
      </w:r>
    </w:p>
    <w:p>
      <w:pPr>
        <w:pStyle w:val="Heading2"/>
      </w:pPr>
      <w:r>
        <w:t xml:space="preserve">4.10 Rival Designs and Proposition 4</w:t>
      </w:r>
    </w:p>
    <w:p>
      <w:pPr>
        <w:pStyle w:val="BodyText"/>
      </w:pPr>
      <w:r>
        <w:t xml:space="preserve">Six alternative designs are considered. Five are rejected for stated reasons; the sixth is accepted for the ceiling alone and bounded by Proposition 4.</w:t>
      </w:r>
    </w:p>
    <w:p>
      <w:pPr>
        <w:pStyle w:val="BodyText"/>
      </w:pPr>
      <w:r>
        <w:t xml:space="preserve">Rival 1: Rely on the Article 17(3)(b) exemption and retain in full. This is the dissolution argument answered in Chapter 2, Section 2.3 and Section 4.2 above. It fails on the necessity boundary: the exemption protects retention that the legal obligation requires, and Section 4.2 established that the accountability purpose does not require payload accessibility. It fails additionally and decisively in the Secure Processing Environment case, where Article 68(12) admits no exemption parallel to Article 17(3)(b), so that Corollary 1.2’s infeasibility survives the argument entirely.</w:t>
      </w:r>
    </w:p>
    <w:p>
      <w:pPr>
        <w:pStyle w:val="BodyText"/>
      </w:pPr>
      <w:r>
        <w:t xml:space="preserve">Rival 2: Anonymise the audit record instead. If the record were genuinely anonymised, Datatilsynet’s equation of anonymisation with deletion would discharge the erasure obligation (Datatilsynet, n.d.-b). But genuine anonymisation of a cross-border audit record destroys its accountability function: an audit trail that cannot identify which clinician accessed which patient’s record is not an audit trail, and Article 73(1)(e) requires the logs to be identifiable in terms. Anonymisation satisfies C2 and C3 by violating C1.</w:t>
      </w:r>
    </w:p>
    <w:p>
      <w:pPr>
        <w:pStyle w:val="BodyText"/>
      </w:pPr>
      <w:r>
        <w:t xml:space="preserve">Rival 3: Minimise the payload at capture, so that nothing needs erasing. Recording less at the outset is good practice and is compatible with this mechanism; where a deployment can minimise, the mechanism has less to invalidate. For cross-border records it does not dissolve the problem, because the payload is put there by the standard rather than by the deployment: the IHE patient-discovery transaction requires the audit message to carry the query segment, name and birth time included (Section 4.3). A deployment cannot minimise it away without departing from the profile. In the Secure Processing Environment case minimisation is a genuine alternative for the ceiling: a log kept at dataset granularity carries no subject fields and falls outside Article 68(12) on either reading, at the cost of patient-level traceability. The specification requires logs to identify the actor and to cover “access to electronic health data”, and requires logging to be “proportionate, risk-based, and technically feasible” and to “avoid unnecessary collection of detailed user behaviour not required for auditability or misuse detection” (TEHDAS2, 2026, Table 5.4, OPR-17, p. 51). It sets no requirement on the granularity of logs, which leaves the choice, and with it Corollary 1.2, to the operator. Minimisation does not remove from the scope of Article 17 the payload the standard requires, which is the case Proposition 4 below shows no relocation or reduction of the log can escape.</w:t>
      </w:r>
    </w:p>
    <w:p>
      <w:pPr>
        <w:pStyle w:val="BodyText"/>
      </w:pPr>
      <w:r>
        <w:t xml:space="preserve">Rival 4: Delete the record and log the deletion. This is the closest rival and deserves the most care. Deleting the audit record while logging that a deletion occurred satisfies C2 and C3, and preserves a trace. It fails C1 under both semantics: under Semantics I trivially, and under Semantics II because condition (ii) fails: no commitment survives, so the auditor can establish that something was deleted but not that the deleted item was the payload bound to that specific access event. The distinction matters in adversarial conditions. A controller who deletes records and logs deletions can conceal the substitution of one record for </w:t>
      </w:r>
      <w:del w:id="119" w:author="Arshad Akhtar Abbasia" w:date="2026-10-04T12:00:00Z">
        <w:r>
          <w:delText xml:space="preserve">another; </w:delText>
        </w:r>
      </w:del>
      <w:ins w:id="120" w:author="Arshad Akhtar Abbasia" w:date="2026-10-04T12:00:00Z">
        <w:r>
          <w:t xml:space="preserve">another. A commitment bound into the log at write time constrains this only for </w:t>
        </w:r>
      </w:ins>
      <w:r>
        <w:t xml:space="preserve">a </w:t>
      </w:r>
      <w:del w:id="121" w:author="Arshad Akhtar Abbasia" w:date="2026-10-04T12:00:00Z">
        <w:r>
          <w:delText xml:space="preserve">controller bound to </w:delText>
        </w:r>
      </w:del>
      <w:ins w:id="122" w:author="Arshad Akhtar Abbasia" w:date="2026-10-04T12:00:00Z">
        <w:r>
          <w:t xml:space="preserve">party that kept its own opening; once the salt and payload are destroyed no auditor can open it, so the commitment alone gives </w:t>
        </w:r>
      </w:ins>
      <w:r>
        <w:t xml:space="preserve">a </w:t>
      </w:r>
      <w:del w:id="123" w:author="Arshad Akhtar Abbasia" w:date="2026-10-04T12:00:00Z">
        <w:r>
          <w:delText xml:space="preserve">surviving </w:delText>
        </w:r>
      </w:del>
      <w:ins w:id="124" w:author="Arshad Akhtar Abbasia" w:date="2026-10-04T12:00:00Z">
        <w:r>
          <w:t xml:space="preserve">narrower advantage than it may appear to. What does constrain substitution is the log: the entry written at the access event, </w:t>
        </w:r>
      </w:ins>
      <w:r>
        <w:t xml:space="preserve">commitment </w:t>
      </w:r>
      <w:del w:id="125" w:author="Arshad Akhtar Abbasia" w:date="2026-10-04T12:00:00Z">
        <w:r>
          <w:delText xml:space="preserve">cannot. </w:delText>
        </w:r>
      </w:del>
      <w:ins w:id="126" w:author="Arshad Akhtar Abbasia" w:date="2026-10-04T12:00:00Z">
        <w:r>
          <w:t xml:space="preserve">included, cannot be altered without failing its inclusion proof (Section 4.8). </w:t>
        </w:r>
      </w:ins>
      <w:r>
        <w:t xml:space="preserve">The mechanism’s advantage over Rival 4 is precisely the verifiability that Chapter 2 identified as absent from the practitioner crypto-shredding pattern.</w:t>
      </w:r>
    </w:p>
    <w:p>
      <w:pPr>
        <w:pStyle w:val="BodyText"/>
      </w:pPr>
      <w:r>
        <w:t xml:space="preserve">Rival 5: Retain recoverable encrypted copies until the later date. This is the resolution developed in the closest prior art, the DePaul retention-and-purging programme reviewed in Chapter 2, Section 2.4. It holds encrypted copies in shadow tables and backups, with each copy’s key selected to expire on the governing purge date, and effects purging by destroying that key (Scope, Rasin, Lenard, Heart, &amp; Wagner, 2022; Scope &amp; Rasin, 2025). Where both obligations are floors and the purge date is fixed in advance, this is the right design.</w:t>
      </w:r>
    </w:p>
    <w:p>
      <w:pPr>
        <w:pStyle w:val="BodyText"/>
      </w:pPr>
      <w:r>
        <w:t xml:space="preserve">It cannot work against a ceiling, and the reason is the residue analysis of Section 4.9 applied in reverse. A copy whose key still exists is recoverable, and recoverable ciphertext held together with the means of decryption remains personal data under the threshold set out in Chapter 2, Section 2.3. Retaining such copies to satisfy the Article 73(1)(e) floor is therefore exactly what the Article 68(12) ceiling forbids of the environment holding them. The prior art satisfies a retention obligation by preserving recoverability; the mechanism specified here satisfies one by destroying recoverability and preserving accountability instead. That inversion, rather than any difference in cryptographic technique, is what the tri-lateral case requires.</w:t>
      </w:r>
    </w:p>
    <w:p>
      <w:pPr>
        <w:pStyle w:val="BodyText"/>
      </w:pPr>
      <w:r>
        <w:t xml:space="preserve">Rival 6: Move the logs out of the environment at permit closure. If Article 68(12) is read by location, exporting the access logs at permit closure to an audit store outside the environment, held for instance by the health data access body, satisfies it literally without cryptography, on the premise that Article 73(1)(e) fixes how long the logs are kept and not where. The rival is correct about the ceiling, and this thesis accepts it as a sufficient answer to Corollary 1.2. It does not answer the erasure right, for a reason that is general enough to state as a result.</w:t>
      </w:r>
    </w:p>
    <w:p>
      <w:pPr>
        <w:pStyle w:val="BodyText"/>
      </w:pPr>
      <w:r>
        <w:t xml:space="preserve">Proposition 4 (location and right). Let a ceiling be anchored to a location, requiring data to be absent from that location after a deadline, and let a right be anchored to the data subject, requiring data to be inaccessible to any controller holding them after a deadline. Under Semantics I, relocating a record before the ceiling’s deadline satisfies the ceiling and the floor together, while the floor and the right remain infeasible for every record satisfying the first disjunct of Proposition 1.</w:t>
      </w:r>
    </w:p>
    <w:p>
      <w:pPr>
        <w:pStyle w:val="BodyText"/>
      </w:pPr>
      <w:r>
        <w:t xml:space="preserve">Proof. The ceiling quantifies over the location: after relocation the record is not in it, so the ceiling holds, and on the rival’s premise the floor is met at the new location. The right quantifies over the controller: Article 17(1) obliges the controller holding the data to erase them, </w:t>
      </w:r>
      <w:del w:id="127" w:author="Arshad Akhtar Abbasia" w:date="2026-10-04T12:00:00Z">
        <w:r>
          <w:delText xml:space="preserve">and </w:delText>
        </w:r>
      </w:del>
      <w:ins w:id="128" w:author="Arshad Akhtar Abbasia" w:date="2026-10-04T12:00:00Z">
        <w:r>
          <w:t xml:space="preserve">and, as a legal premise rather than a mathematical consequence, </w:t>
        </w:r>
      </w:ins>
      <w:r>
        <w:t xml:space="preserve">a controller receiving the record receives the obligation with it. Relocation therefore leaves C1 and C2 as they were, and the argument of Proposition 1 applies unchanged. ∎</w:t>
      </w:r>
    </w:p>
    <w:p>
      <w:pPr>
        <w:pStyle w:val="BodyText"/>
      </w:pPr>
      <w:r>
        <w:t xml:space="preserve">Two consequences follow. Cryptographic invalidation is necessary for the request-driven conflict, which no relocation escapes, and optional for the location-anchored one, where relocation is a lawful alternative. And relocation is not free. The exported log still carries its subject fields, now held by a second controller for the rest of the floor, so the personal data have been moved rather than reduced; where those fields are electronic health data, they are held outside the measures Article 73(1) prescribes for such data. The partition of Section 4.7 meets the ceiling without moving anything, and does so with the same mechanism that meets the right.</w:t>
      </w:r>
    </w:p>
    <w:p>
      <w:pPr>
        <w:pStyle w:val="BodyText"/>
      </w:pPr>
      <w:r>
        <w:t xml:space="preserve">The critique that is not a rival. SecuPi (2025) argues that cryptographic erasure introduces operational complexity in row-level encryption scenarios and that auditable key management adds rather than removes overhead. This is not an alternative design for the problem; it is a cost objection, and it is partly correct. Per-record key granularity in a high-volume audit repository is an operational burden. The response is that the burden is the price of a solution to a problem that has none otherwise, and that the burden falls on audit records rather than on clinical data stores, which is the smaller of the two surfaces. Chapter 6 engages this critique at length rather than dismissing it.</w:t>
      </w:r>
    </w:p>
    <w:p>
      <w:pPr>
        <w:pStyle w:val="Heading2"/>
      </w:pPr>
      <w:r>
        <w:t xml:space="preserve">4.11 Integration with the Norwegian Infrastructure</w:t>
      </w:r>
    </w:p>
    <w:p>
      <w:pPr>
        <w:pStyle w:val="BodyText"/>
      </w:pPr>
      <w:r>
        <w:t xml:space="preserve">The mechanism is specified against the Norwegian infrastructure as verified in Chapter 2, Section 2.6, not against an idealisation of it.</w:t>
      </w:r>
    </w:p>
    <w:p>
      <w:pPr>
        <w:pStyle w:val="BodyText"/>
      </w:pPr>
      <w:r>
        <w:t xml:space="preserve">Primary use: the National Contact Point. Norway’s NCPeH is in live pilot operation (Helsedirektoratet, 2026), as Chapter 2, Section 2.2 describes. The mechanism attaches at the sixth step of the OpenNCP transmission flow, where the ATNA audit record is written to the audit repository. It requires no change to service discovery, patient discovery, document retrieval, pivot translation, or the security and consent module. This placement is deliberate: it is the narrowest point of the flow at which the intervention achieves its purpose, and interventions at the other five steps would touch the interoperability surface that Member States have agreed and Norway has implemented.</w:t>
      </w:r>
    </w:p>
    <w:p>
      <w:pPr>
        <w:pStyle w:val="BodyText"/>
      </w:pPr>
      <w:r>
        <w:t xml:space="preserve">Secondary use: Helsedataservice and the Secure Processing Environments. Helsedataservice holds decision authority for eleven central health registries (Folkehelseinstituttet, 2024). The mechanism attaches at the access-logging boundary of the Secure Processing Environment rather than inside the environment’s analytical machinery. This placement is forced by the empirical finding that the Norwegian environment landscape is fragmented well beyond the three NORTRE nodes, extending to controller-provided servers, folders, and in some cases consumer cloud services and disconnected personal computers (SPUHiN, 2024). A mechanism requiring capabilities of the environment would fail against that reality; a mechanism operating on the log the environment must in any case produce does not. The reference architecture of the Joint Action’s specification locates the same boundary (TEHDAS2, 2026, Figure 5.13, p. 60). It divides a Secure Processing Environment into a control-and-management layer, comprising user authentication and identification, activity monitoring and access control, and the project workspaces in which data users work. The mechanism belongs to the activity-monitoring component, which writes the logs, and takes each permit’s expiry from the coordination portal of the health data access body, which issues the permit. It touches neither the project workspace nor the interfaces to data users and data holders.</w:t>
      </w:r>
    </w:p>
    <w:p>
      <w:pPr>
        <w:pStyle w:val="BodyText"/>
      </w:pPr>
      <w:r>
        <w:t xml:space="preserve">Compatibility with the national criteria. The Norwegian criteria for Secure Processing Environments, in the version put to hearing, require an information-security management system as mandatory, recommend ISO 27001 certification, and require eID-based authentication at defined assurance levels (SPUHiN, 2025). The mechanism requires nothing beyond these: key custody within a documented boundary is an information-security-management concern of exactly the kind the mandatory requirement already covers. It adds no requirement that the criteria do not already impose, which was the design constraint derived from Chapter 2’s third gap.</w:t>
      </w:r>
    </w:p>
    <w:p>
      <w:pPr>
        <w:pStyle w:val="BodyText"/>
      </w:pPr>
      <w:r>
        <w:t xml:space="preserve">Relation to the pending implementing acts. The binding technical requirements for Secure Processing Environments are to be laid down by Commission implementing acts under Article 73(5) EHDS, due by 26 March 2027 (European Parliament and Council of the European Union, 2025), after the submission of this thesis. The secondary-use provisions they will operationalise become applicable on 26 March 2029 under Article 105. The specification published by TEHDAS2 during 2026 as deliverable D7.4 is the best available anticipation of their content (TEHDAS2, 2026). The mechanism is therefore specified against a moving target, and the appropriate claim is compatibility with the infrastructure as currently specified rather than compliance with requirements not yet adopted. Chapter 6 treats the implications of this timing for the thesis’s policy relevance.</w:t>
      </w:r>
    </w:p>
    <w:p>
      <w:pPr>
        <w:pStyle w:val="BodyText"/>
      </w:pPr>
      <w:r>
        <w:t xml:space="preserve">Traceability. Table 4.1 sets the mechanism against each requirement it touches, so that the integration analysis above can be checked line by line rather than read as prose. It lists only requirements this thesis has read in the source, with the page of the specification (TEHDAS2, 2026) where it applies.</w:t>
      </w:r>
    </w:p>
    <w:p>
      <w:pPr>
        <w:pStyle w:val="BodyText"/>
      </w:pPr>
      <w:r>
        <w:t xml:space="preserve">Table 4.1. Requirements traced to the mechanism</w:t>
      </w:r>
    </w:p>
    <w:p>
      <w:pPr>
        <w:pStyle w:val="BodyText"/>
      </w:pPr>
      <w:r>
        <w:t xml:space="preserve">------------------------------------------------------------------------------------------------------------------------------------------------------------------------------------------------------------------------------------------------------------------------------------------------------------------------------------------------------------------------------------------------------------------------------------------------------------------------------------------------------------------------------------------------------------------------ Requirement Source What the mechanism does Where Status ------------------------------------------------------------------------------------------------------------------------------------------------------------------------------------------- ------------------------------------------------------------------------- ------------------------------------------------------------------------------------------------------------------------- -------------------------------------- --------------------------------------------------------------------------------------------------------------------------------- Electronic health data within the SPE deleted within six months of permit expiry EHDS Art. 68(12) Payload key, salt and ciphertext destroyed at t_(π) + 6; subject fields of patient-level logs removed at the same month §4.7 steps 2–4; apply_invalidation() Met in the artefact (C3 over α and β: 0 violations)</w:t>
      </w:r>
    </w:p>
    <w:p>
      <w:pPr>
        <w:pStyle w:val="BodyText"/>
      </w:pPr>
      <w:r>
        <w:t xml:space="preserve">Same, “deleted or rendered unrecoverable … including any backups or redundant copies” TEHDAS2 D7.4, Table 5.2, OPR-6, p. 43 Key destruction renders copies the store cannot delete at once unrecoverable §4.8 Ciphertext; crypto_envelope.py Met in the optional module with real AES-256-GCM (138 of 138 refused); destruction in program memory, not hardware (§4.9, §6.3)</w:t>
      </w:r>
    </w:p>
    <w:p>
      <w:pPr>
        <w:pStyle w:val="BodyText"/>
      </w:pPr>
      <w:r>
        <w:t xml:space="preserve">Identifiable logs of access and activities, kept for the period needed to audit, at least one year EHDS Art. 73(1)(e) Accessor fields kept identifiable for the full floor; activity committed §4.3, §4.7; V_II() Met in the artefact (C1 under Semantics II: 0 violations)</w:t>
      </w:r>
    </w:p>
    <w:p>
      <w:pPr>
        <w:pStyle w:val="BodyText"/>
      </w:pPr>
      <w:r>
        <w:t xml:space="preserve">“All SPE logs MUST identify the actor” D7.4, Table 5.1, EHDSR-7, p. 31 Actor is an accessor field, never removed within the floor §4.3 Met in the artefact</w:t>
      </w:r>
    </w:p>
    <w:p>
      <w:pPr>
        <w:pStyle w:val="BodyText"/>
      </w:pPr>
      <w:r>
        <w:t xml:space="preserve">“All SPE logs MUST be kept at least for one year” D7.4, Table 5.1, EHDSR-8, p. 31; OPR-18, p. 51 (five years recommended) Floor parameter F = 12; any longer value is a parameter change (Corollary 2.2) §4.3 Met in the artefact</w:t>
      </w:r>
    </w:p>
    <w:p>
      <w:pPr>
        <w:pStyle w:val="BodyText"/>
      </w:pPr>
      <w:r>
        <w:t xml:space="preserve">Logs available for verification and auditing D7.4, Table 5.1, EHDSR-6, p. 31; OPR-8, p. 46 Every access, invalidation and subject-link removal in an append-only Merkle log; inclusion proofs MerkleLog, integrity() Met in the artefact (200/200 verify; tamper tests fail)</w:t>
      </w:r>
    </w:p>
    <w:p>
      <w:pPr>
        <w:pStyle w:val="BodyText"/>
      </w:pPr>
      <w:r>
        <w:t xml:space="preserve">Logs protected against tampering D7.4, Table 5.4, OPR-17, and OPR-18, p. 51 Append-only Merkle log; an altered entry fails its inclusion proof MerkleLog, integrity() Met in the artefact (both tamper tests fail V^(II))</w:t>
      </w:r>
    </w:p>
    <w:p>
      <w:pPr>
        <w:pStyle w:val="BodyText"/>
      </w:pPr>
      <w:r>
        <w:t xml:space="preserve">Logging proportionate; no unnecessary detail on user behaviour; must cover access to electronic health data D7.4, Table 5.4, OPR-17, p. 51 Accessor fields kept; subject fields only where the log is kept per patient record, and removed at the ceiling §4.3, §4.10 Rival 3 Met by specification; granularity is the operator’s choice, which the specification leaves open</w:t>
      </w:r>
    </w:p>
    <w:p>
      <w:pPr>
        <w:pStyle w:val="BodyText"/>
      </w:pPr>
      <w:r>
        <w:t xml:space="preserve">Deletion “while ensuring compliance with applicable legal obligations and traceability or reproducibility requirements”; the deletion and retention policy to “balance these obligations” D7.4, Table 5.2, OPR-6, p. 43 Supplies the balance for the logs: what accountability needs is kept, what the ceiling reaches is invalidated §4.7, §4.8 Met by specification: the specification asks for the balance and leaves its form open</w:t>
      </w:r>
    </w:p>
    <w:p>
      <w:pPr>
        <w:pStyle w:val="BodyText"/>
      </w:pPr>
      <w:r>
        <w:t xml:space="preserve">Whether the audit purpose needs the subject link after the ceiling EHDS Art. 73(1)(e) read with Art. 68(12) Removes it; keeps accessor fields §4.6, §7.4 Open: interpretation for the supervisory authority</w:t>
      </w:r>
    </w:p>
    <w:p>
      <w:pPr>
        <w:pStyle w:val="BodyText"/>
      </w:pPr>
      <w:r>
        <w:t xml:space="preserve">Erasure without undue delay, within one month (extendable by two) GDPR Arts. 17(1), 12(3) Invalidation at t_(r) + δ, δ ∈ {1, 3} §4.4 C2; --delta-witness Met in the artefact (both δ)</w:t>
      </w:r>
    </w:p>
    <w:p>
      <w:pPr>
        <w:pStyle w:val="BodyText"/>
      </w:pPr>
      <w:r>
        <w:t xml:space="preserve">Retention only as far as the legal obligation requires GDPR Arts. 17(3)(b), 5(1)(c) Keeps accountability content and commitment; removes payload §4.2 Met by specification (necessity argument)</w:t>
      </w:r>
    </w:p>
    <w:p>
      <w:pPr>
        <w:pStyle w:val="BodyText"/>
      </w:pPr>
      <w:r>
        <w:t xml:space="preserve">Not kept in identifiable form longer than necessary GDPR Art. 5(1)(e) Terminal transition after the floor §4.8 End of life Met by specification; not implemented in the checker (§6.1)</w:t>
      </w:r>
    </w:p>
    <w:p>
      <w:pPr>
        <w:pStyle w:val="BodyText"/>
      </w:pPr>
      <w:r>
        <w:t xml:space="preserve">Key deletion may serve erasure where physical deletion is not possible; threat model documented EDPB Guidelines 02/2025 v2.0; Aikebaier (2026) on the threat model Per-record keys under a key-encrypting key; trust assumptions stated §4.8, §4.9; crypto_envelope.py Hierarchy met in the optional module; hardware custody and the threat model by specification</w:t>
      </w:r>
    </w:p>
    <w:p>
      <w:pPr>
        <w:pStyle w:val="BodyText"/>
      </w:pPr>
      <w:r>
        <w:t xml:space="preserve">Audit message records the query segment IHE ITI-55, §3.55.5.1 Treated as payload: committed, then invalidated on request §4.3 Met in the artefact (cross-border payload models the query)</w:t>
      </w:r>
    </w:p>
    <w:p>
      <w:pPr>
        <w:pStyle w:val="BodyText"/>
      </w:pPr>
      <w:r>
        <w:t xml:space="preserve">Information-security management system (mandatory); ISO 27001 (recommended); eID login at defined assurance levels; personnel security SPUHiN (2025), hearing version Requires none of these to change; operates at the logging boundary §4.11 No conflict</w:t>
      </w:r>
    </w:p>
    <w:p>
      <w:pPr>
        <w:pStyle w:val="BodyText"/>
      </w:pPr>
      <w:r>
        <w:t xml:space="preserve">Reconciliation of log retention with deletion SPUHiN (2025), hearing version Not addressed by the criteria at any grade; the mechanism supplies one §2.6, §4.11 Gap the thesis addresses ------------------------------------------------------------------------------------------------------------------------------------------------------------------------------------------------------------------------------------------------------------------------------------------------------------------------------------------------------------------------------------------------------------------------------------------------------------------------------------------------------------------------------------------------------------------------</w:t>
      </w:r>
    </w:p>
    <w:p>
      <w:pPr>
        <w:pStyle w:val="BodyText"/>
      </w:pPr>
      <w:r>
        <w:t xml:space="preserve">Three things follow from the table. Every requirement the artefact can execute is met in the run; the requirements met only by specification are hardware key custody, the terminal transition and the legal necessity argument, none of which a sandbox can demonstrate; and one row is open, which no artefact can close. The rows met by specification are those the expert evaluation of Chapter 3, Section 3.8 is designed to test with practitioners.</w:t>
      </w:r>
    </w:p>
    <w:p>
      <w:pPr>
        <w:pStyle w:val="Heading2"/>
      </w:pPr>
      <w:r>
        <w:t xml:space="preserve">4.12 Summary</w:t>
      </w:r>
    </w:p>
    <w:p>
      <w:pPr>
        <w:pStyle w:val="BodyText"/>
      </w:pPr>
      <w:r>
        <w:t xml:space="preserve">This chapter formalised the tri-lateral retention conflict as a constraint-satisfaction problem over a single binary accessibility variable per record, with the retention floor parameterised so that the ten-year cross-border audit floor and the one-year Secure Processing Environment log floor are instances of one constraint. It proved that under plaintext-verifiability semantics the system is infeasible for any cross-border record whose erasure request arrives inside its window and, for Secure Processing Environment logs kept at patient-record granularity on the broad reading, without any erasure request at all, where two retention provisions of a single regulation collide over a single environment. It proved that under an accountability-preserving semantics the system is jointly satisfiable for every arrival pattern and every floor, and the proof exhibited the trajectory that achieves satisfaction. It showed that a ceiling collides with a floor only when it is no longer than the floor, and that the ceiling’s anchor decides whether the collision can be read from the text (Proposition 3), and that relocating a record meets the ceiling but not the right (Proposition 4). That trajectory, specified as Crypto-Erasure by Invalidation, retains metadata and a hiding commitment, and destroys the payload key at the earlier of the erasure deadline and the deletion ceiling. It appends the invalidation to a tamper-evident audit log as a first-class, witnessed event, in a log built never to hold what erasure reaches. The salt and the payload ciphertext go with the key. At floor expiry it performs a terminal transition that destroys the identifying metadata, leaving a non-identifiable statistical residue, so that the record’s whole life cycle, not merely its retention window, is accounted for under the storage-limitation </w:t>
      </w:r>
      <w:del w:id="129" w:author="Arshad Akhtar Abbasia" w:date="2026-10-04T12:00:00Z">
        <w:r>
          <w:delText xml:space="preserve">principle.</w:delText>
        </w:r>
      </w:del>
      <w:ins w:id="130" w:author="Arshad Akhtar Abbasia" w:date="2026-10-04T12:00:00Z">
        <w:r>
          <w:t xml:space="preserve">principle. The terminal transition, the per-entry nonce, consistency proofs and the accumulator layer are specified but not implemented in the artefact (Chapter 6, Section 6.1).</w:t>
        </w:r>
      </w:ins>
    </w:p>
    <w:p>
      <w:pPr>
        <w:pStyle w:val="BodyText"/>
      </w:pPr>
      <w:r>
        <w:t xml:space="preserve">The mechanism’s residue is pseudonymised rather than anonymous by the strict Norwegian standard, it is defensible under the erasure test the European Data Protection Board has articulated provided the threat model is documented, and its long-horizon cryptographic risk is real and recorded. The limitations bearing on this chapter, the informal proof standard and the conditionality on honest key destruction among them, are those stated canonically in Chapter 3, Section 3.7 and are not restated here. Six rival designs were considered: five were rejected on stated grounds and one, relocation, was accepted for the ceiling alone. The principal cost objection was acknowledged rather than dismissed. The integration analysis placed the mechanism at the two narrowest points of the Norwegian infrastructure at which it achieves its purpose, requiring nothing of the substrate that the national criteria do not already require.</w:t>
      </w:r>
    </w:p>
    <w:p>
      <w:pPr>
        <w:pStyle w:val="BodyText"/>
      </w:pPr>
      <w:r>
        <w:t xml:space="preserve">Chapter 5 demonstrates Propositions 1 and 2 executably, over synthetic records generated as described in Chapter 3.</w:t>
      </w:r>
    </w:p>
    <w:p>
      <w:pPr>
        <w:pStyle w:val="Heading1"/>
      </w:pPr>
      <w:r>
        <w:t xml:space="preserve">Chapter 5. Demonstration</w:t>
      </w:r>
    </w:p>
    <w:p>
      <w:pPr>
        <w:pStyle w:val="BodyText"/>
      </w:pPr>
      <w:r>
        <w:t xml:space="preserve">Every figure reported in this chapter was produced by the code listed in Appendix A, executed under seed 20260915. The full-cohort comparison of Table 5.7 was recorded on 28 September with the code of that date; the committed-subset run (Appendix A, A.21) repeats it with the current code and gives the same figures.</w:t>
      </w:r>
    </w:p>
    <w:p>
      <w:pPr>
        <w:pStyle w:val="Heading2"/>
      </w:pPr>
      <w:r>
        <w:t xml:space="preserve">5.1 Purpose and Claim</w:t>
      </w:r>
    </w:p>
    <w:p>
      <w:pPr>
        <w:pStyle w:val="BodyText"/>
      </w:pPr>
      <w:r>
        <w:t xml:space="preserve">This chapter discharges Activity 4 of the design science cycle set out in Chapter 3, Section 3.2: demonstration. Its function is narrow.</w:t>
      </w:r>
    </w:p>
    <w:p>
      <w:pPr>
        <w:pStyle w:val="BodyText"/>
      </w:pPr>
      <w:r>
        <w:t xml:space="preserve">The chapter demonstrates that Propositions 1 and 2 of Chapter 4 hold on the instances examined; Propositions 3 and 4 are analytic and are not executed here, although Section 5.4 computes the condition of Proposition 3. It does not verify them in the proof-assistant sense, it does not measure performance, and it does not deploy anything. Proposition 1 predicts that under plaintext-verifiability semantics the constraint system fails whenever an erasure deadline or a deletion-ceiling deadline falls inside a record’s retention window. Proposition 2 predicts that under accountability-preserving semantics the invalidation trajectory satisfies all three constraints for every arrival pattern. The demonstration’s job is to make both predictions checkable by execution rather than only by argument.</w:t>
      </w:r>
    </w:p>
    <w:p>
      <w:pPr>
        <w:pStyle w:val="BodyText"/>
      </w:pPr>
      <w:r>
        <w:t xml:space="preserve">A subsidiary claim is made for Corollary 1.2: that, on the broad reading of Article 68(12) and for logs kept at patient-record granularity, Secure Processing Environment access-log records become infeasible under plaintext semantics without any erasure request at all, through the collision of the Article 73(1)(e) one-year retention floor with the Article 68(12) six-month deletion ceiling. The demonstration produces thirty-nine such </w:t>
      </w:r>
      <w:del w:id="131" w:author="Arshad Akhtar Abbasia" w:date="2026-10-04T12:00:00Z">
        <w:r>
          <w:delText xml:space="preserve">witnesses.</w:delText>
        </w:r>
      </w:del>
      <w:ins w:id="132" w:author="Arshad Akhtar Abbasia" w:date="2026-10-04T12:00:00Z">
        <w:r>
          <w:t xml:space="preserve">witnesses, a number the generator determines (Section 5.4).</w:t>
        </w:r>
      </w:ins>
    </w:p>
    <w:p>
      <w:pPr>
        <w:pStyle w:val="Heading2"/>
      </w:pPr>
      <w:r>
        <w:t xml:space="preserve">5.2 Implementation</w:t>
      </w:r>
    </w:p>
    <w:p>
      <w:pPr>
        <w:pStyle w:val="BodyText"/>
      </w:pPr>
      <w:r>
        <w:t xml:space="preserve">The checker is a single Python module of 533 lines including documentation, the independent cross-check and the audit-log integrity check, of which 413 are non-blank, non-comment lines and the constraint-evaluation logic proper occupies approximately one hundred. It depends only on the Python standard library: hashlib for commitments and the audit log, json for log entries, random for seeded generation, and itertools for the exhaustive cross-check. The checker uses no cryptographic library, no solver, and no zero-knowledge proof system, consistent with the scope commitments of Chapter 1, Section 1.5; the optional envelope-encryption module below is the only component that imports one.</w:t>
      </w:r>
    </w:p>
    <w:p>
      <w:pPr>
        <w:pStyle w:val="BodyText"/>
      </w:pPr>
      <w:r>
        <w:t xml:space="preserve">Four further modules accompany it, none of which alters anything the checker reports. Their line counts, and the full source of each, are given in Appendix A.</w:t>
      </w:r>
    </w:p>
    <w:p>
      <w:pPr>
        <w:pStyle w:val="BodyText"/>
      </w:pPr>
      <w:r>
        <w:t xml:space="preserve">Table 5.1. The artefact as published</w:t>
      </w:r>
    </w:p>
    <w:p>
      <w:pPr>
        <w:pStyle w:val="BodyText"/>
      </w:pPr>
      <w:r>
        <w:t xml:space="preserve">-------------------------------------------------------------------------------------------------------------------------------------------------------------------------------------------------- Module Lines What it does Reports a thesis figure? ----------------------- ----------------- --------------------------------------------------------------------------------------------------------------------------- ---------------------------- trf_checker.py 533 Constraint evaluation under both semantics, plus the independent exhaustive cross-check and the audit-log integrity check Yes — Tables 5.3, 5.5, 5.6</w:t>
      </w:r>
    </w:p>
    <w:p>
      <w:pPr>
        <w:pStyle w:val="BodyText"/>
      </w:pPr>
      <w:r>
        <w:t xml:space="preserve">synthea_layer.py 152 Substitutes real FHIR R4 payloads and compares every figure against the constructed-payload run Yes — Table 5.7</w:t>
      </w:r>
    </w:p>
    <w:p>
      <w:pPr>
        <w:pStyle w:val="BodyText"/>
      </w:pPr>
      <w:r>
        <w:t xml:space="preserve">norwegian_layer.py 135 Three Norwegian record classes, varying only the floor, the pathway and the arrival of requests No</w:t>
      </w:r>
    </w:p>
    <w:p>
      <w:pPr>
        <w:pStyle w:val="BodyText"/>
      </w:pPr>
      <w:r>
        <w:t xml:space="preserve">cross_sector_check.py 110 The politiregisterloven § 17 instance discussed in Chapter 6, Section 6.10 No</w:t>
      </w:r>
    </w:p>
    <w:p>
      <w:pPr>
        <w:pStyle w:val="BodyText"/>
      </w:pPr>
      <w:r>
        <w:t xml:space="preserve">app.py 671 Six-tab viewer over the artefact; never a source of results No</w:t>
      </w:r>
    </w:p>
    <w:p>
      <w:pPr>
        <w:pStyle w:val="BodyText"/>
      </w:pPr>
      <w:r>
        <w:t xml:space="preserve">crypto_envelope.py 118 Optional: the same lifecycle with real AES-256-GCM envelope encryption (needs cryptography) No</w:t>
      </w:r>
    </w:p>
    <w:p>
      <w:pPr>
        <w:pStyle w:val="BodyText"/>
        <w:rPr>
          <w:ins w:id="133" w:author="Arshad Akhtar Abbasia" w:date="2026-10-04T12:00:00Z"/>
        </w:rPr>
      </w:pPr>
      <w:ins w:id="134" w:author="Arshad Akhtar Abbasia" w:date="2026-10-04T12:00:00Z">
        <w:r>
          <w:t xml:space="preserve">z3_check.py 135 Optional: bounded SMT check of Propositions 1–3 (needs z3-solver) No --------------------------------------------------------------------------------------------------------------------------------------------------------------------------------------------------</w:t>
        </w:r>
      </w:ins>
    </w:p>
    <w:p>
      <w:pPr>
        <w:pStyle w:val="BodyText"/>
      </w:pPr>
      <w:r>
        <w:t xml:space="preserve">Every command has a recorded console run committed beside it in the repository, so that a reader who executes a command and diffs the output against its recorded file can tell a changed file from a changed result. The eight Synthea bundles the realism layer reads are committed with the code, so no regeneration is required to reproduce Table 5.7.</w:t>
      </w:r>
    </w:p>
    <w:p>
      <w:pPr>
        <w:pStyle w:val="BodyText"/>
      </w:pPr>
      <w:r>
        <w:t xml:space="preserve">Records are represented exactly as the model specifies. Each carries metadata m split into accessor fields (the actor, the national contact point or the data permit, the document category, the legal basis, and the outcome) and subject fields (the patient pseudonym); a payload, which stands for the demographic query of the patient-discovery transaction in a cross-border record and for the logged activity in a Secure Processing Environment record; a hiding commitment c = SHA-256(salt ‖ payload) with a per-record sixteen-byte salt; a payload key k; a creation month t_a; a floor parameter F; and a pathway marker. Key destruction is modelled as irreversible removal of the key reference from the record’s state, and deletion of the ciphertext as removal of the payload, which is the sandbox’s analogue of destruction within a custody boundary and is not a claim that the simulation destroys anything cryptographically.</w:t>
      </w:r>
    </w:p>
    <w:p>
      <w:pPr>
        <w:pStyle w:val="BodyText"/>
      </w:pPr>
      <w:r>
        <w:t xml:space="preserve">Two record classes are generated, implementing the two floor instances that Chapter 4 absorbed into one parameterised constraint:</w:t>
      </w:r>
    </w:p>
    <w:p>
      <w:pPr>
        <w:pStyle w:val="BodyText"/>
      </w:pPr>
      <w:r>
        <w:t xml:space="preserve">- Cross-border audit records, F = 120 months, primary pathway. Erasure requests arrive for a given record with probability 0.40, at a uniformly distributed offset of one to one hundred and thirty months after creation. The offset range deliberately exceeds the window so that some requests fall outside it and the checker is not rigged to find violations. - Secure Processing Environment access-log records, F = 12 months, secondary pathway. Each carries a permit expiry at a uniformly distributed one to twelve months after creation. Erasure requests arrive with probability 0.25.</w:t>
      </w:r>
    </w:p>
    <w:p>
      <w:pPr>
        <w:pStyle w:val="BodyText"/>
      </w:pPr>
      <w:r>
        <w:t xml:space="preserve">One hundred records of each class are generated, matching the population scale fixed in Chapter 3, Section 3.5. Seed 20260915 is fixed and reported; the run is deterministic and reproduces identically.</w:t>
      </w:r>
    </w:p>
    <w:p>
      <w:pPr>
        <w:pStyle w:val="BodyText"/>
      </w:pPr>
      <w:r>
        <w:t xml:space="preserve">Table 5.2. Generation parameters (complete)</w:t>
      </w:r>
    </w:p>
    <w:p>
      <w:pPr>
        <w:pStyle w:val="BodyText"/>
      </w:pPr>
      <w:r>
        <w:t xml:space="preserve">-------------------------------------------------------------------------------------------------------------------- Parameter Cross-border audit SPE access log ----------------------------- ------------------------------------------------------- ------------------------------ Records generated 100 100</w:t>
      </w:r>
    </w:p>
    <w:p>
      <w:pPr>
        <w:pStyle w:val="BodyText"/>
      </w:pPr>
      <w:r>
        <w:t xml:space="preserve">Retention floor F 120 months (eHDSI baseline as reported; illustrative) 12 months (Art 73(1)(e))</w:t>
      </w:r>
    </w:p>
    <w:p>
      <w:pPr>
        <w:pStyle w:val="BodyText"/>
      </w:pPr>
      <w:r>
        <w:t xml:space="preserve">Pathway σ primary secondary</w:t>
      </w:r>
    </w:p>
    <w:p>
      <w:pPr>
        <w:pStyle w:val="BodyText"/>
      </w:pPr>
      <w:r>
        <w:t xml:space="preserve">Creation month t_a uniform [0, 11] uniform [0, 11]</w:t>
      </w:r>
    </w:p>
    <w:p>
      <w:pPr>
        <w:pStyle w:val="BodyText"/>
      </w:pPr>
      <w:r>
        <w:t xml:space="preserve">Erasure-request probability 0.40 0.25</w:t>
      </w:r>
    </w:p>
    <w:p>
      <w:pPr>
        <w:pStyle w:val="BodyText"/>
      </w:pPr>
      <w:r>
        <w:t xml:space="preserve">Erasure offset from t_a uniform [1, 130] months uniform [1, 18] months</w:t>
      </w:r>
    </w:p>
    <w:p>
      <w:pPr>
        <w:pStyle w:val="BodyText"/>
      </w:pPr>
      <w:r>
        <w:t xml:space="preserve">Permit expiry t_π not applicable t_a + uniform [1, 12] months</w:t>
      </w:r>
    </w:p>
    <w:p>
      <w:pPr>
        <w:pStyle w:val="BodyText"/>
      </w:pPr>
      <w:r>
        <w:t xml:space="preserve">Response period δ 1 month (GDPR Art 12(3)) 1 month</w:t>
      </w:r>
    </w:p>
    <w:p>
      <w:pPr>
        <w:pStyle w:val="BodyText"/>
      </w:pPr>
      <w:r>
        <w:t xml:space="preserve">Deletion ceiling not applicable 6 months (Art 68(12)) --------------------------------------------------------------------------------------------------------------------</w:t>
      </w:r>
    </w:p>
    <w:p>
      <w:pPr>
        <w:pStyle w:val="BodyText"/>
      </w:pPr>
      <w:r>
        <w:t xml:space="preserve">Erasure-request assignment is drawn independently of permit length, so no record is steered toward violation by the generator.</w:t>
      </w:r>
    </w:p>
    <w:p>
      <w:pPr>
        <w:pStyle w:val="BodyText"/>
      </w:pPr>
      <w:r>
        <w:t xml:space="preserve">Payloads are drawn from FHIR R4 resources in patient bundles generated by Synthea (Walonoski et al., 2018), produced with java -jar synthea.jar -s 20260915 -cs 20260915 -p 100 and yielding 98 usable bundles. The generator was run with --generate.only_alive_patients=true, and two of the hundred requested patients did not survive to the end of their simulated lifetime and were therefore not exported. One clinical resource (a Condition, Observation, MedicationRequest, AllergyIntolerance, Immunization, or Procedure) is taken per bundle and serialised as the payload, giving a mean payload of 1,006 bytes. These resources stand in for payload bytes of realistic size and structure; they are not what p(a) is in either record class (Chapter 4, Section 4.3), and Section 5.8 uses them only to test that no figure depends on payload content.</w:t>
      </w:r>
    </w:p>
    <w:p>
      <w:pPr>
        <w:pStyle w:val="Heading2"/>
      </w:pPr>
      <w:r>
        <w:t xml:space="preserve">5.3 Results under Semantics I</w:t>
      </w:r>
    </w:p>
    <w:p>
      <w:pPr>
        <w:pStyle w:val="BodyText"/>
      </w:pPr>
      <w:r>
        <w:t xml:space="preserve">Under plaintext-verifiability semantics, V(a,t) = α(a,t), so constraint C1 requires the payload to remain accessible throughout the retention window while C2 and C3 require it to become inaccessible from their respective deadlines. The checker reports every month at which both are required at once.</w:t>
      </w:r>
    </w:p>
    <w:p>
      <w:pPr>
        <w:pStyle w:val="BodyText"/>
      </w:pPr>
      <w:r>
        <w:t xml:space="preserve">Table 5.3. Violations under Semantics I (seed 20260915, n = 200)</w:t>
      </w:r>
    </w:p>
    <w:p>
      <w:pPr>
        <w:pStyle w:val="BodyText"/>
      </w:pPr>
      <w:r>
        <w:t xml:space="preserve">Record class Records With ≥1 violation Share ------------------------------ --------- ------------------- ------- Cross-border audit (F = 120) 100 37 37% SPE access log (F = 12) 100 53 53% Total 200 90 45%</w:t>
      </w:r>
    </w:p>
    <w:p>
      <w:pPr>
        <w:pStyle w:val="BodyText"/>
      </w:pPr>
      <w:r>
        <w:t xml:space="preserve">Total constraint violations: 95 across 90 records. The two counts differ because five SPE records collide with both C2 and C3; each is counted once in the per-record column and twice in the violation total. The full decomposition is 41 records violating C2 only, 44 violating C3 only, and 5 violating both: all five necessarily in the secondary pathway, since only that pathway carries both constraints.</w:t>
      </w:r>
    </w:p>
    <w:p>
      <w:pPr>
        <w:pStyle w:val="BodyText"/>
      </w:pPr>
      <w:r>
        <w:t xml:space="preserve">First, the violation rate is not one hundred per cent, and this is the correct behaviour. The rates in this chapter are functions of the generator parameters in Table 5.2 and are not estimates of real frequency; in particular, the generator treats every erasure request as valid, whereas many would be lawfully refused under Article 17(3) (Chapter 3, Section 3.7). Proposition 1 is conditional: it states infeasibility for records whose erasure or ceiling deadline falls inside the retention window. A cross-border record for which no data subject ever exercises Article 17 has no second constraint to collide with C1, and is trivially feasible. Of the one hundred cross-border records, thirty-eight received an erasure request; of those, thirty-seven had a deadline landing inside the one-hundred-and-twenty-month window, and all thirty-seven are among the violations. The single exception is the record whose request arrived beyond the window, which is precisely the case the proposition excludes. The checker therefore reproduces the proposition’s conditional structure exactly, including its boundary.</w:t>
      </w:r>
    </w:p>
    <w:p>
      <w:pPr>
        <w:pStyle w:val="BodyText"/>
      </w:pPr>
      <w:r>
        <w:t xml:space="preserve">Second, the witnesses are specific and inspectable, which is the property Chapter 3 required of this component. Three examples, verbatim from the run:</w:t>
      </w:r>
    </w:p>
    <w:p>
      <w:pPr>
        <w:pStyle w:val="BodyText"/>
      </w:pPr>
      <w:r>
        <w:t xml:space="preserve">C1 requires V=1 (=&gt; alpha=1) at t=116 within [11,131]; C2 requires alpha=0 from t=116 C1 requires V=1 (=&gt; alpha=1) at t=120 within [4,124]; C2 requires alpha=0 from t=120 C1 requires V=1 (=&gt; alpha=1) at t=41 within [0,120]; C2 requires alpha=0 from t=41</w:t>
      </w:r>
    </w:p>
    <w:p>
      <w:pPr>
        <w:pStyle w:val="BodyText"/>
      </w:pPr>
      <w:r>
        <w:t xml:space="preserve">Each names the collision month, the two constraints in conflict, and the window within which the conflict arises. A reader who doubts Proposition 1 can take any of these lines and check the arithmetic by hand.</w:t>
      </w:r>
    </w:p>
    <w:p>
      <w:pPr>
        <w:pStyle w:val="BodyText"/>
      </w:pPr>
      <w:r>
        <w:t xml:space="preserve">Third, the Secure Processing Environment class violates at a higher rate than the cross-border class, fifty-three per cent against thirty-seven, although it receives erasure requests at a lower probability. The reason is the constraint structure, not frequency: every SPE record faces the Article 68(12) ceiling by construction, while only forty per cent of cross-border records face any second constraint; 49 of the SPE violations are structural and 4 request-driven, against 37 request-driven cross-border violations. Section 5.4 isolates the structural ones.</w:t>
      </w:r>
    </w:p>
    <w:p>
      <w:pPr>
        <w:pStyle w:val="Heading2"/>
      </w:pPr>
      <w:r>
        <w:t xml:space="preserve">5.4 Corollary 1.2: Infeasibility Without an Erasure Request</w:t>
      </w:r>
    </w:p>
    <w:p>
      <w:pPr>
        <w:pStyle w:val="BodyText"/>
      </w:pPr>
      <w:r>
        <w:t xml:space="preserve">Seventy-eight of the one hundred Secure Processing Environment records received no erasure request. Under the received account of the retention–erasure problem, these records should be unproblematic: no data subject has asked for anything, so there is nothing for the retention obligation to conflict with.</w:t>
      </w:r>
    </w:p>
    <w:p>
      <w:pPr>
        <w:pStyle w:val="BodyText"/>
      </w:pPr>
      <w:r>
        <w:t xml:space="preserve">Thirty-nine of them are infeasible under Semantics I. That is exactly half of the records with no erasure request.</w:t>
      </w:r>
    </w:p>
    <w:p>
      <w:pPr>
        <w:pStyle w:val="BodyText"/>
      </w:pPr>
      <w:r>
        <w:t xml:space="preserve">The witnesses, verbatim:</w:t>
      </w:r>
    </w:p>
    <w:p>
      <w:pPr>
        <w:pStyle w:val="BodyText"/>
      </w:pPr>
      <w:r>
        <w:t xml:space="preserve">rid=100: t_a=7 permit expires t_pi=10 -&gt; C3 from t=16, C1 to t=19 | collision at t=16 rid=103: t_a=7 permit expires t_pi=10 -&gt; C3 from t=16, C1 to t=19 | collision at t=16 rid=104: t_a=3 permit expires t_pi=4 -&gt; C3 from t=10, C1 to t=15 | collision at t=10</w:t>
      </w:r>
    </w:p>
    <w:p>
      <w:pPr>
        <w:pStyle w:val="BodyText"/>
      </w:pPr>
      <w:r>
        <w:t xml:space="preserve">Take the first. The access-log record is created in month seven. Article 73(1)(e) requires the identifiable log to remain verifiable until month nineteen. The data permit expires in month ten, so Article 68(12) requires the electronic health data to be gone from the environment by month sixteen. Months sixteen through nineteen are therefore months in which the same regulation requires the same environment both to retain an identifiable access log and, if that log’s entries are themselves electronic health data, to hold none of them. No data subject has exercised any right. No deployment baseline is involved. No synthesis across instruments of differing legal weight has occurred. On the broad reading of Article 68(12), and for logs kept at patient-record granularity (Chapter 4, Section 4.6), the conflict is internal to Regulation (EU) 2025/327. Under the narrower reading, these thirty-nine witnesses lapse and the secondary-use collisions reduce to the nine records in this population whose erasure requests fall inside the retention window (four that collide with C2 only and five that also collide with C3; twenty-two records received requests in all); Proposition 1, Corollary 1.1, and every Semantics II result are unaffected. Moving the logs out of the environment at permit closure would also remove these thirty-nine collisions, at the cost set out in Chapter 4, Section 4.10; it would not remove the erasure-driven ones.</w:t>
      </w:r>
    </w:p>
    <w:p>
      <w:pPr>
        <w:pStyle w:val="BodyText"/>
      </w:pPr>
      <w:r>
        <w:t xml:space="preserve">The fifty per cent figure follows from the generator. The collision occurs when t_(π) + 6 ≤ t_(a) + 12, the condition of Proposition 3(ii) with F = 12, L = 6 and the ceiling anchored to permit expiry, and permit lengths were drawn uniformly from one to twelve months, so half fall at or below six. </w:t>
      </w:r>
      <w:ins w:id="135" w:author="Arshad Akhtar Abbasia" w:date="2026-10-04T12:00:00Z">
        <w:r>
          <w:t xml:space="preserve">Article 68(12) allows permits of up to ten years; with the remaining duration drawn uniformly over a five-year permit, about one log in ten would fall in the window. </w:t>
        </w:r>
      </w:ins>
      <w:r>
        <w:t xml:space="preserve">A longer horizon lowers the rate as 6/π_(max) without removing the collision, which Proposition 1 establishes independently of any distribution.</w:t>
      </w:r>
    </w:p>
    <w:p>
      <w:pPr>
        <w:pStyle w:val="Heading2"/>
      </w:pPr>
      <w:r>
        <w:t xml:space="preserve">5.5 Independent Cross-Check</w:t>
      </w:r>
    </w:p>
    <w:p>
      <w:pPr>
        <w:pStyle w:val="BodyText"/>
      </w:pPr>
      <w:r>
        <w:t xml:space="preserve">A checker that implements the constraints incorrectly would produce violations that reflect the implementation rather than the model. To guard against this, the sandbox includes a second, separately written procedure that takes the constraint definitions directly. It searches exhaustively over every possible assignment of the accessibility variable across a fourteen-month horizon, 2¹⁴ = 16,384 assignments per case, and reports whether any assignment satisfies C1 under Semantics I together with C2 and C3.</w:t>
      </w:r>
    </w:p>
    <w:p>
      <w:pPr>
        <w:pStyle w:val="BodyText"/>
      </w:pPr>
      <w:r>
        <w:t xml:space="preserve">Table 5.4. Exhaustive search over α assignments (horizon = 14 months)</w:t>
      </w:r>
    </w:p>
    <w:p>
      <w:pPr>
        <w:pStyle w:val="BodyText"/>
      </w:pPr>
      <w:r>
        <w:t xml:space="preserve">---------------------------------------------------------------------------------------------------------- Case Feasible assignment exists? ---------------------------------------------------------------------- ----------------------------------- SPE, no erasure request, permit 3 months False</w:t>
      </w:r>
    </w:p>
    <w:p>
      <w:pPr>
        <w:pStyle w:val="BodyText"/>
      </w:pPr>
      <w:r>
        <w:t xml:space="preserve">SPE, erasure request at t = 2 False</w:t>
      </w:r>
    </w:p>
    <w:p>
      <w:pPr>
        <w:pStyle w:val="BodyText"/>
      </w:pPr>
      <w:r>
        <w:t xml:space="preserve">Cross-border (floor scaled to 12 for tractability), erasure at t = 4 False</w:t>
      </w:r>
    </w:p>
    <w:p>
      <w:pPr>
        <w:pStyle w:val="BodyText"/>
      </w:pPr>
      <w:r>
        <w:t xml:space="preserve">Control: no erasure request, no permit expiry True ----------------------------------------------------------------------------------------------------------</w:t>
      </w:r>
    </w:p>
    <w:p>
      <w:pPr>
        <w:pStyle w:val="BodyText"/>
      </w:pPr>
      <w:r>
        <w:t xml:space="preserve">The three conflict cases admit no satisfying assignment whatsoever, which is a stronger statement than the main checker makes: it establishes not merely that the trajectory the checker examined fails, but that no trajectory succeeds. The control case, in which neither C2 nor C3 is active, is feasible: confirming that the search is capable of returning True and that the infeasibility results are not an artefact of a procedure that never succeeds.</w:t>
      </w:r>
    </w:p>
    <w:p>
      <w:pPr>
        <w:pStyle w:val="BodyText"/>
      </w:pPr>
      <w:r>
        <w:t xml:space="preserve">This cross-check is separate code, not independent evidence in a stronger sense. It was written in the same AI-assisted process as the main checker and encodes the same constraint definitions from Section 4.4, so it guards against implementation error in the checker and not against error in the model.</w:t>
      </w:r>
    </w:p>
    <w:p>
      <w:pPr>
        <w:pStyle w:val="BodyText"/>
        <w:rPr>
          <w:ins w:id="136" w:author="Arshad Akhtar Abbasia" w:date="2026-10-04T12:00:00Z"/>
        </w:rPr>
      </w:pPr>
      <w:ins w:id="137" w:author="Arshad Akhtar Abbasia" w:date="2026-10-04T12:00:00Z">
        <w:r>
          <w:t xml:space="preserve">A bounded check in a different formalism narrows that limitation. An optional module poses each proposition to the Z3 SMT solver as a request for a counterexample: a record with any parameter values inside stated bounds (creation month 0–12, floor 1–24 months, response period 1–3 months, request month and ceiling anchor anywhere up to a 64-month horizon, ceiling 1–24 months) that contradicts either direction of Proposition 1, the constructive trajectory of Proposition 2, or either direction of Proposition 3 and its two cases. The solver finds none in any of the nine checks. It does find counterexamples to deliberately wrong versions of Proposition 3 shifted by one month, which shows the checks can fail (Appendix A, A.23 and A.24). The check covers every parameter combination within the bounds rather than a sample, and it shares no code with the checker; it takes the constraint definitions from Section 4.4, so it checks that the propositions follow from the constraints, not that the constraints translate the law, and it is bounded rather than general.</w:t>
        </w:r>
      </w:ins>
    </w:p>
    <w:p>
      <w:pPr>
        <w:pStyle w:val="BodyText"/>
      </w:pPr>
      <w:r>
        <w:t xml:space="preserve">The cross-border floor is scaled from one hundred and twenty months to twelve for this check, because exhaustive search over 2¹²⁰ assignments is not computable. The scaling does not affect the logic: Proposition 1’s argument depends on the deadline falling inside the window, not on the window’s length, and the scaled case preserves that relation. It is the one place in the demonstration where a parameter was altered for tractability.</w:t>
      </w:r>
    </w:p>
    <w:p>
      <w:pPr>
        <w:pStyle w:val="Heading2"/>
      </w:pPr>
      <w:r>
        <w:t xml:space="preserve">5.6 Witness at the Extended Response Period</w:t>
      </w:r>
    </w:p>
    <w:p>
      <w:pPr>
        <w:pStyle w:val="BodyText"/>
      </w:pPr>
      <w:r>
        <w:t xml:space="preserve">Chapter 4, Section 4.4 sets the erasure response period δ from Article 12(3) GDPR, which allows the controller one month from receipt and permits extension by a further two months for complex or numerous requests. The propositions are stated for arbitrary finite δ, and the model admits δ = 3. That claim is witnessed here at δ = 3.</w:t>
      </w:r>
    </w:p>
    <w:p>
      <w:pPr>
        <w:pStyle w:val="BodyText"/>
      </w:pPr>
      <w:r>
        <w:t xml:space="preserve">Table 5.5. Results at δ = 1 and δ = 3 (seed 20260915, n = 200)</w:t>
      </w:r>
    </w:p>
    <w:p>
      <w:pPr>
        <w:pStyle w:val="BodyText"/>
      </w:pPr>
      <w:r>
        <w:t xml:space="preserve">Measure δ = 1 δ = 3 -------------------------------------- ------- ------- Semantics I: records with violation 90 89 Semantics I: total violations 95 94 Corollary 1.2 witnesses 39 39 Records invalidated 138 138 Semantics II: records with violation 0 0 Semantics II: total violations 0 0</w:t>
      </w:r>
    </w:p>
    <w:p>
      <w:pPr>
        <w:pStyle w:val="BodyText"/>
      </w:pPr>
      <w:r>
        <w:t xml:space="preserve">Extending the response period moves one record out of violation under Semantics I, which is the expected behaviour: a longer deadline pushes one erasure collision past the end of its retention window, and Proposition 1 excludes exactly that case. Everything else is unchanged. The Corollary 1.2 count is identical because those collisions arise from the deletion ceiling rather than from any erasure request, and so do not involve δ at all. Semantics II yields zero violations at both settings, as Proposition 2 requires for any finite δ.</w:t>
      </w:r>
    </w:p>
    <w:p>
      <w:pPr>
        <w:pStyle w:val="BodyText"/>
      </w:pPr>
      <w:r>
        <w:t xml:space="preserve">The run is reproduced with python3 trf_checker.py --delta-witness.</w:t>
      </w:r>
    </w:p>
    <w:p>
      <w:pPr>
        <w:pStyle w:val="Heading2"/>
      </w:pPr>
      <w:r>
        <w:t xml:space="preserve">5.7 Results under Semantics II</w:t>
      </w:r>
    </w:p>
    <w:p>
      <w:pPr>
        <w:pStyle w:val="BodyText"/>
      </w:pPr>
      <w:r>
        <w:t xml:space="preserve">The invalidation trajectory from the constructive proof of Proposition 2 was then applied to every record: destroy the payload key at t^(I) = min (t_(r)+δ, t_(π)+6), destroy the salt with it, append an invalidation entry recording the month, the legal ground, and the authorising actor, and retain metadata and commitment unchanged.</w:t>
      </w:r>
    </w:p>
    <w:p>
      <w:pPr>
        <w:pStyle w:val="BodyText"/>
      </w:pPr>
      <w:r>
        <w:t xml:space="preserve">Table 5.6. Results under Semantics II (same 200 records, same seed)</w:t>
      </w:r>
    </w:p>
    <w:p>
      <w:pPr>
        <w:pStyle w:val="BodyText"/>
      </w:pPr>
      <w:r>
        <w:t xml:space="preserve">Measure Value -------------------------------------- ----------- Records invalidated 138 / 200 — on ground GDPR Article 17(1) 52 — on ground EHDS Article 68(12) 86 Records with ≥1 constraint violation 0 / 200 Total constraint violations 0</w:t>
      </w:r>
    </w:p>
    <w:p>
      <w:pPr>
        <w:pStyle w:val="BodyText"/>
      </w:pPr>
      <w:r>
        <w:t xml:space="preserve">Every record that was infeasible under Semantics I is feasible under Semantics II, and no record is made worse. The ninety violating records become zero.</w:t>
      </w:r>
    </w:p>
    <w:p>
      <w:pPr>
        <w:pStyle w:val="BodyText"/>
      </w:pPr>
      <w:r>
        <w:t xml:space="preserve">The distribution of invalidation grounds is itself informative. Eighty-six invalidations are triggered by permit expiry under Article 68(12) and only fifty-two by erasure requests under Article 17(1). The majority of invalidation events in this population arise from the regulation’s own deletion ceiling rather than from data-subject action: which is consistent with Section 5.4 and reinforces the point that the tri-lateral problem is not reducible to a right-to-be-forgotten problem.</w:t>
      </w:r>
    </w:p>
    <w:p>
      <w:pPr>
        <w:pStyle w:val="BodyText"/>
      </w:pPr>
      <w:r>
        <w:t xml:space="preserve">The auditor’s view of a record that was infeasible before invalidation, verbatim from the run for record 100:</w:t>
      </w:r>
    </w:p>
    <w:p>
      <w:pPr>
        <w:pStyle w:val="BodyText"/>
      </w:pPr>
      <w:r>
        <w:t xml:space="preserve">accessor fields : True actor=R-008 permit=DP-015 outcome=success subject link : removed month 16 commitment c(a) : 678ade47c1e6dc03296175e056fd8116... payload key k(a) : None &lt;- destroyed salt, ciphertext : None, None &lt;- destroyed, deleted invalidation iota(a) : month=16 ground=EHDS Art 68(12) payload readable? : False</w:t>
      </w:r>
    </w:p>
    <w:p>
      <w:pPr>
        <w:pStyle w:val="BodyText"/>
      </w:pPr>
      <w:r>
        <w:t xml:space="preserve">This is the state the mechanism is designed to produce, and it is worth reading against what Semantics I would have demanded. The access event is fully established: which researcher, under which permit, with what outcome. The link to the patient was removed at the ceiling, and its removal is itself a logged </w:t>
      </w:r>
      <w:del w:id="138" w:author="Arshad Akhtar Abbasia" w:date="2026-10-04T12:00:00Z">
        <w:r>
          <w:delText xml:space="preserve">entry. </w:delText>
        </w:r>
      </w:del>
      <w:ins w:id="139" w:author="Arshad Akhtar Abbasia" w:date="2026-10-04T12:00:00Z">
        <w:r>
          <w:t xml:space="preserve">entry; a cross-border record keeps the link through the floor (Chapter 4, Section 4.2). </w:t>
        </w:r>
      </w:ins>
      <w:r>
        <w:t xml:space="preserve">The binding to a specific payload survives in the commitment. The invalidation is itself a logged, grounded, attributed event rather than a silent absence. And the payload is unreadable, at month nineteen as at month sixteen. An auditor examining this record learns </w:t>
      </w:r>
      <w:del w:id="140" w:author="Arshad Akhtar Abbasia" w:date="2026-10-04T12:00:00Z">
        <w:r>
          <w:delText xml:space="preserve">everything </w:delText>
        </w:r>
      </w:del>
      <w:ins w:id="141" w:author="Arshad Akhtar Abbasia" w:date="2026-10-04T12:00:00Z">
        <w:r>
          <w:t xml:space="preserve">what the </w:t>
        </w:r>
      </w:ins>
      <w:r>
        <w:t xml:space="preserve">accountability </w:t>
      </w:r>
      <w:del w:id="142" w:author="Arshad Akhtar Abbasia" w:date="2026-10-04T12:00:00Z">
        <w:r>
          <w:delText xml:space="preserve">requires and nothing </w:delText>
        </w:r>
      </w:del>
      <w:ins w:id="143" w:author="Arshad Akhtar Abbasia" w:date="2026-10-04T12:00:00Z">
        <w:r>
          <w:t xml:space="preserve">purpose is argued to require (Section 4.2), while </w:t>
        </w:r>
      </w:ins>
      <w:r>
        <w:t xml:space="preserve">the </w:t>
      </w:r>
      <w:del w:id="144" w:author="Arshad Akhtar Abbasia" w:date="2026-10-04T12:00:00Z">
        <w:r>
          <w:delText xml:space="preserve">erasure obligation forbids.</w:delText>
        </w:r>
      </w:del>
      <w:ins w:id="145" w:author="Arshad Akhtar Abbasia" w:date="2026-10-04T12:00:00Z">
        <w:r>
          <w:t xml:space="preserve">payload is unreadable.</w:t>
        </w:r>
      </w:ins>
    </w:p>
    <w:p>
      <w:pPr>
        <w:pStyle w:val="BodyText"/>
      </w:pPr>
      <w:r>
        <w:t xml:space="preserve">The record is also checked against the audit log. Every access event, invalidation and subject-link removal is an entry in an append-only Merkle log, and condition (i) of Semantics II is tested as an inclusion proof against the log’s root rather than as the presence of fields. All two hundred records verify. Altering one accessor field of record 100, or the legal ground of its invalidation entry, makes V^(II) fail; restoring them makes it hold again (Appendix A, A.16). The Semantics II result of Table 5.6 therefore rests on a check that can fail, which a test of the fields’ presence alone could not.</w:t>
      </w:r>
    </w:p>
    <w:p>
      <w:pPr>
        <w:pStyle w:val="Heading2"/>
      </w:pPr>
      <w:r>
        <w:t xml:space="preserve">5.8 What the Demonstration Establishes, and What It Does Not</w:t>
      </w:r>
    </w:p>
    <w:p>
      <w:pPr>
        <w:pStyle w:val="BodyText"/>
      </w:pPr>
      <w:r>
        <w:t xml:space="preserve">Established. Both propositions hold on all two hundred generated instances. Proposition 1’s conditional structure is reproduced exactly, including the boundary case of the request falling outside the window. Corollary 1.2 has thirty-nine witnesses in the model: records in which two provisions of one regulation collide over one environment with no data-subject action involved. The infeasibility results survive a separately written exhaustive search that considers every possible accessibility assignment rather than only the trajectory the main checker </w:t>
      </w:r>
      <w:del w:id="146" w:author="Arshad Akhtar Abbasia" w:date="2026-10-04T12:00:00Z">
        <w:r>
          <w:delText xml:space="preserve">examines. </w:delText>
        </w:r>
      </w:del>
      <w:ins w:id="147" w:author="Arshad Akhtar Abbasia" w:date="2026-10-04T12:00:00Z">
        <w:r>
          <w:t xml:space="preserve">examines, and Propositions 1–3 survive a bounded SMT check over every parameter combination within its bounds. </w:t>
        </w:r>
      </w:ins>
      <w:r>
        <w:t xml:space="preserve">The invalidation trajectory eliminates every violation without introducing any.</w:t>
      </w:r>
    </w:p>
    <w:p>
      <w:pPr>
        <w:pStyle w:val="BodyText"/>
      </w:pPr>
      <w:r>
        <w:t xml:space="preserve">Not established, and not claimed. The demonstration does not prove the propositions for all instances; it checks them on the instances generated under one seed, and the exhaustive cross-check covers four small cases rather than the general result. The proofs in Chapter 4, not this chapter, carry the general claim. No performance measurement was taken, and no statement about execution time, throughput, or storage overhead appears anywhere in this thesis. The sandbox does not connect to any National Contact Point, implement the OpenNCP transmission flow, or evaluate consent policies. Key destruction is simulated by removing a reference in program state, which demonstrates the mechanism’s logic and demonstrates nothing whatever about whether key destruction can be assured in deployment. An optional module repeats the lifecycle with real AES-256-GCM envelope encryption (Appendix A, A.15 and A.22): after the 138 scheduled destructions exactly those records refuse to decrypt and the other 62 still read, so unreadability is executed rather than asserted; the keys are still destroyed in program memory, not in hardware: the limitation that Chapter 2 drew from the secure-deletion literature and that Chapter 6 engages.</w:t>
      </w:r>
    </w:p>
    <w:p>
      <w:pPr>
        <w:pStyle w:val="BodyText"/>
      </w:pPr>
      <w:r>
        <w:t xml:space="preserve">How the tables should be read. The Semantics II result of Table 5.6 holds by construction: the checker derives payload accessibility from the same invalidation month that the trajectory of Proposition 2 prescribes, so zero violations is the expected outcome, and a failure would expose an implementation error and not a modelling error. The rates of Table 5.3 are read as Section 5.3 states.</w:t>
      </w:r>
    </w:p>
    <w:p>
      <w:pPr>
        <w:pStyle w:val="BodyText"/>
      </w:pPr>
      <w:r>
        <w:t xml:space="preserve">Payload provenance. The realism layer specified in Chapter 3, Section 3.6 was built and executed; its result bears on how much the figures depend on the fixtures chosen.</w:t>
      </w:r>
    </w:p>
    <w:p>
      <w:pPr>
        <w:pStyle w:val="BodyText"/>
      </w:pPr>
      <w:r>
        <w:t xml:space="preserve">The layer substitutes real FHIR R4 resources for the constructed payload strings and leaves every timing quantity (creation month, erasure arrival, permit expiry, floor, response period) exactly as generated. Mean payload size rises from 43 bytes to 891 with the committed subset and to 1,006 with the full cohort, whose run was recorded before the constructed payloads were revised on 3 October 2026 and shows 35 bytes on the constructed side (Appendix A, A.17). All two hundred commitments change, confirming that the payloads genuinely differ.</w:t>
      </w:r>
    </w:p>
    <w:p>
      <w:pPr>
        <w:pStyle w:val="BodyText"/>
      </w:pPr>
      <w:r>
        <w:t xml:space="preserve">Table 5.7. Constructed against Synthea-generated payloads (same seed, same timings)</w:t>
      </w:r>
    </w:p>
    <w:p>
      <w:pPr>
        <w:pStyle w:val="BodyText"/>
      </w:pPr>
      <w:r>
        <w:t xml:space="preserve">Measure Constructed Synthea ---------------------------------------------- ------------- ----------- Semantics I: records with violation 90 90 Semantics I: total violations 95 95 Corollary 1.2 witnesses (no erasure request) 39 39 Records invalidated 138 138 Semantics II: records with violation 0 0 Semantics II: total violations 0 0 Commitments differing between runs — 200 / 200</w:t>
      </w:r>
    </w:p>
    <w:p>
      <w:pPr>
        <w:pStyle w:val="BodyText"/>
      </w:pPr>
      <w:r>
        <w:t xml:space="preserve">Every reported figure is identical while every commitment differs. This is the expected result: no constraint in the TRF Model reads the content of a payload, so the results are functions of timing and accessibility alone, and the comparison tests that claim against inputs that demonstrably changed.</w:t>
      </w:r>
    </w:p>
    <w:p>
      <w:pPr>
        <w:pStyle w:val="BodyText"/>
      </w:pPr>
      <w:r>
        <w:t xml:space="preserve">Repeating the comparison with an eight-bundle subset of the same generated cohort raises the mean payload to 891 bytes rather than 1,006, since a different set of clinical resources is drawn, and every payload is then reused roughly twenty-five times across the two hundred records rather than twice. All six measures are again identical to the constructed-payload run, and all two hundred commitments again differ, so neither the size of the cohort nor the frequency with which payloads repeat affects any reported figure.</w:t>
      </w:r>
    </w:p>
    <w:p>
      <w:pPr>
        <w:pStyle w:val="BodyText"/>
      </w:pPr>
      <w:r>
        <w:t xml:space="preserve">The generated records carry US Core profiles, not the Norwegian basisprofiler; Chapter 3, Section 3.5 states why that cannot affect any figure here, and the invariance above confirms it.</w:t>
      </w:r>
    </w:p>
    <w:p>
      <w:pPr>
        <w:pStyle w:val="BodyText"/>
      </w:pPr>
      <w:r>
        <w:t xml:space="preserve">The complete run, including the exhaustive cross-check over 65,536 assignments, completes in under one-twentieth of a second on ordinary hardware, which is stated only to indicate that reproduction costs a reader nothing and is not offered as a performance result.</w:t>
      </w:r>
    </w:p>
    <w:p>
      <w:pPr>
        <w:pStyle w:val="BodyText"/>
      </w:pPr>
      <w:r>
        <w:t xml:space="preserve">The source repository and a hosted demonstration are listed in Appendix A. The hosted application executes the same unmodified source, checks at execution that its run reproduces the figures in this chapter, and shows a failure notice rather than results if it does not. No claim depends on the hosting remaining available; the repository is the artefact. The demonstration thus supports the claim Chapter 1 made for it: the artefact behaves as specified, and Propositions 1 and 2 are checkable by a reader who declines to take the proofs on trust. Chapter 6 takes up what follows from them.</w:t>
      </w:r>
    </w:p>
    <w:p>
      <w:pPr>
        <w:pStyle w:val="Heading1"/>
      </w:pPr>
      <w:r>
        <w:t xml:space="preserve">Chapter 6. Discussion</w:t>
      </w:r>
    </w:p>
    <w:p>
      <w:pPr>
        <w:pStyle w:val="Heading2"/>
      </w:pPr>
      <w:r>
        <w:t xml:space="preserve">6.1 What the Thesis Establishes</w:t>
      </w:r>
    </w:p>
    <w:p>
      <w:pPr>
        <w:pStyle w:val="BodyText"/>
      </w:pPr>
      <w:r>
        <w:t xml:space="preserve">The thesis establishes that the conflict between audit-retention floors and the obligations to erase is not a property of the obligations but of an assumption about what satisfies them. Under plaintext-verifiability semantics, a record is verifiable while its payload is readable, and the constraint system has no solution for any record whose erasure deadline falls inside its retention window. Under a semantics in which a record is verifiable while its accountability content is intact and any loss of payload accessibility is itself logged, grounded, and attributed, the system is satisfiable for every arrival pattern of erasure requests and permit expiries, and for every retention floor. Chapter 4 proves both results; Chapter 5 witnesses them executably, and a separately written exhaustive search confirms that under the first semantics no assignment of payload accessibility whatsoever could succeed.</w:t>
      </w:r>
    </w:p>
    <w:p>
      <w:pPr>
        <w:pStyle w:val="BodyText"/>
      </w:pPr>
      <w:r>
        <w:t xml:space="preserve">The request-driven form of the conflict cannot be escaped by moving the record. A deletion ceiling anchored to a location yields to relocation, but the right to erasure attaches to whichever controller holds the data (Chapter 4, Section 4.10, Proposition 4). Cryptographic invalidation is therefore necessary where a data subject’s request meets a retention floor, and in the cross-border pathway that is every request arriving inside the floor, because the patient-discovery transaction puts the patient’s identifying query into the audit record by design.</w:t>
      </w:r>
    </w:p>
    <w:p>
      <w:pPr>
        <w:pStyle w:val="BodyText"/>
      </w:pPr>
      <w:del w:id="148" w:author="Arshad Akhtar Abbasia" w:date="2026-10-04T12:00:00Z">
        <w:r>
          <w:delText xml:space="preserve">The sharpest instance is narrower, and </w:delText>
        </w:r>
      </w:del>
      <w:ins w:id="149" w:author="Arshad Akhtar Abbasia" w:date="2026-10-04T12:00:00Z">
        <w:r>
          <w:t xml:space="preserve">A conditional extension </w:t>
        </w:r>
      </w:ins>
      <w:r>
        <w:t xml:space="preserve">rests on one contestable interpretive step. Article 73(1)(e) requires identifiable logs of access to and activity in a Secure Processing Environment to be kept for at least one year. Article 68(12) requires “the electronic health data within the secure processing environment” to be deleted within six months of the expiry of the data permit. Where an environment logs access at patient-record granularity, those log entries are electronic health data within the environment on the broad reading, and where the remaining permit duration at the time a log is written is six months or less, the two requirements overlap with no data subject acting. Chapter 4, Section 4.6 sets out the grounds on both sides. Chapter 5 produced </w:t>
      </w:r>
      <w:del w:id="150" w:author="Arshad Akhtar Abbasia" w:date="2026-10-04T12:00:00Z">
        <w:r>
          <w:delText xml:space="preserve">thirty-nine </w:delText>
        </w:r>
      </w:del>
      <w:r>
        <w:t xml:space="preserve">witnesses of this collision in the </w:t>
      </w:r>
      <w:del w:id="151" w:author="Arshad Akhtar Abbasia" w:date="2026-10-04T12:00:00Z">
        <w:r>
          <w:delText xml:space="preserve">model, in a population </w:delText>
        </w:r>
      </w:del>
      <w:ins w:id="152" w:author="Arshad Akhtar Abbasia" w:date="2026-10-04T12:00:00Z">
        <w:r>
          <w:t xml:space="preserve">model; how many depends on the permit lengths the generator draws, and the count is not an estimate </w:t>
        </w:r>
      </w:ins>
      <w:r>
        <w:t xml:space="preserve">of </w:t>
      </w:r>
      <w:del w:id="153" w:author="Arshad Akhtar Abbasia" w:date="2026-10-04T12:00:00Z">
        <w:r>
          <w:delText xml:space="preserve">one hundred Secure Processing Environment records; across the full population of two hundred, cross-border records included, ninety records were infeasible under Semantics I, most of them through erasure requests </w:delText>
        </w:r>
      </w:del>
      <w:ins w:id="154" w:author="Arshad Akhtar Abbasia" w:date="2026-10-04T12:00:00Z">
        <w:r>
          <w:t xml:space="preserve">real frequency </w:t>
        </w:r>
      </w:ins>
      <w:r>
        <w:t xml:space="preserve">(Chapter 5, </w:t>
      </w:r>
      <w:del w:id="155" w:author="Arshad Akhtar Abbasia" w:date="2026-10-04T12:00:00Z">
        <w:r>
          <w:delText xml:space="preserve">Table 5.3). </w:delText>
        </w:r>
      </w:del>
      <w:ins w:id="156" w:author="Arshad Akhtar Abbasia" w:date="2026-10-04T12:00:00Z">
        <w:r>
          <w:t xml:space="preserve">Section 5.4). </w:t>
        </w:r>
      </w:ins>
      <w:r>
        <w:t xml:space="preserve">Proposition 3 states the general condition: a ceiling no longer than the floor, anchored to an event other than the one the floor runs from. On the narrow reading, or where logs are kept at dataset granularity, the collision does not arise. On either reading the mechanism meets both provisions, because the accessor fields that Article 73(1)(e) requires to be identifiable are not the subject fields that Article 68(12) may reach.</w:t>
      </w:r>
    </w:p>
    <w:p>
      <w:pPr>
        <w:pStyle w:val="BodyText"/>
      </w:pPr>
      <w:r>
        <w:t xml:space="preserve">Finally, the thesis specifies the mechanism that the feasibility proof exhibits: per-record keys under a key-encrypting key, hiding commitments, deletion of the ciphertext with the key, removal of the subject link at the ceiling, invalidation entries carrying month, legal ground, and authorising actor, a tamper-evident log built never to hold what erasure reaches, and a terminal transition at floor expiry that discharges the storage-limitation obligation on the metadata itself. The artefact executes all of these but the terminal transition, which Section 4.8 specifies and the checker does not implement; nor does it implement the per-entry nonce that keeps surviving leaf hashes from confirming guesses (Chapter 4, Section 4.9). The specification also provides for accumulator-based validity witnesses, which are an efficiency and verifiability layer rather than a component of either proposition, since Proposition 2 holds if validity is established by linear scan. They are specified but not implemented: the demonstration of Chapter 5 exercises keys, commitments, and invalidation entries, and no accumulator was built or run.</w:t>
      </w:r>
    </w:p>
    <w:p>
      <w:pPr>
        <w:pStyle w:val="BodyText"/>
      </w:pPr>
      <w:r>
        <w:t xml:space="preserve">What follows engages the objections to all of this in the order of their seriousness.</w:t>
      </w:r>
    </w:p>
    <w:p>
      <w:pPr>
        <w:pStyle w:val="Heading2"/>
      </w:pPr>
      <w:r>
        <w:t xml:space="preserve">6.2 The Authority Problem</w:t>
      </w:r>
    </w:p>
    <w:p>
      <w:pPr>
        <w:pStyle w:val="BodyText"/>
      </w:pPr>
      <w:r>
        <w:t xml:space="preserve">The most serious objection to this thesis is not technical. It is that Semantics II is an argument, not an authority.</w:t>
      </w:r>
    </w:p>
    <w:p>
      <w:pPr>
        <w:pStyle w:val="BodyText"/>
      </w:pPr>
      <w:r>
        <w:t xml:space="preserve">No regulator, court, or supervisory authority has held that an audit record whose payload has been cryptographically invalidated continues to satisfy a retention obligation. The thesis argues that it does. Article 17(3)(b) protects only processing that is necessary for the legal obligation, and Article 5(1)(c) requires that no more personal data be retained than the purpose demands. The accountability purpose of an audit record is served by knowing who accessed what, when, and under what authority, not by continued readability of the clinical payload. The Norwegian Data Protection Authority’s internal-control guidance places exactly this balancing on the controller (Datatilsynet, n.d.-a), and its privacy-by-design guidance equates anonymisation with deletion (Datatilsynet, n.d.-b). But none of this amounts to a holding that invalidation discharges retention.</w:t>
      </w:r>
    </w:p>
    <w:p>
      <w:pPr>
        <w:pStyle w:val="BodyText"/>
      </w:pPr>
      <w:r>
        <w:t xml:space="preserve">If a supervisory authority takes the view that Article 73(1)(e)’s requirement of “identifiable logs” entails logs whose subject matter remains readable, then Proposition 2 remains mathematically true and becomes practically inert: the mechanism would satisfy a constraint system that does not describe the law. The thesis would still have established the collision, which is textual and, on the narrow reading of Article 68(12), survives in its erasure-driven form, and would still have established that the collision is dissolvable in principle by a semantic move. It would not have established that the move is available.</w:t>
      </w:r>
    </w:p>
    <w:p>
      <w:pPr>
        <w:pStyle w:val="BodyText"/>
      </w:pPr>
      <w:r>
        <w:t xml:space="preserve">Three considerations bear on how likely that outcome is, and they are offered as reasons rather than reassurance.</w:t>
      </w:r>
    </w:p>
    <w:p>
      <w:pPr>
        <w:pStyle w:val="BodyText"/>
      </w:pPr>
      <w:r>
        <w:t xml:space="preserve">First, the alternative readings are worse. If verifiability requires readability, then on the broad reading the only way to honour both Article 73(1)(e) and Article 68(12) is to move the logs out of the environment at permit closure (Chapter 4, Section 4.10, Rival 6): the subject fields then sit with a second controller for the rest of the floor, and the erasure right is untouched (Proposition 4). For cross-border records there is no such route at all. A supervisory authority is unlikely to prefer that outcome to a reading under which every obligation is honoured where the data are.</w:t>
      </w:r>
    </w:p>
    <w:p>
      <w:pPr>
        <w:pStyle w:val="BodyText"/>
      </w:pPr>
      <w:r>
        <w:t xml:space="preserve">Second, the direction of regulatory travel favours the argument. The European Data Protection Board’s Guidelines 02/2025 were finalised as version 2.0 on 7 July 2026. They accept that where physical deletion is not technically possible, deleting the decryption key can render the data unintelligible and so serve the erasure obligation, while maintaining that encrypted and hashed data may themselves remain personal data and that the unintelligibility holds at least until the algorithm is broken (European Data Protection Board, 2026b). The further qualification that such a substitution depends on a documented threat model is not the Board’s formulation but Aikebaier’s (2026), whose equivalence proposition connects a Destruction-IND security notion to the Board’s criterion; the distinction is preserved here because the two carry different authority. What the Guidelines themselves supply is a functional rather than literal reading of an obligation: the same move Semantics II makes on the retention side. The Joint Action’s specification points the same way from the infrastructure side. It requires deletion at permit expiry “while ensuring compliance with applicable legal obligations and traceability or reproducibility requirements” and leaves the deletion and retention policy to “balance these obligations” (TEHDAS2, 2026, Table 5.2, OPR-6, p. 43), and it records that further guidance is needed on how accountability and anonymisation obligations intersect (Annex 7, p. 96). A specification that asks for a balance it does not define has not adopted plaintext verifiability; Table 4.1 sets out one balance requirement by requirement.</w:t>
      </w:r>
    </w:p>
    <w:p>
      <w:pPr>
        <w:pStyle w:val="BodyText"/>
      </w:pPr>
      <w:r>
        <w:t xml:space="preserve">Third, the question is decidable by asking. Chapter 7 proposes, as the highest-value next step, seeking an opinion on whether accountability-preserving verifiability discharges the retention obligation in Article 73(1)(e). Datatilsynet is the natural addressee for the GDPR-side questions; because Articles 68 and 73 are provisions of the EHDS Regulation, the Norwegian authorities responsible for its incorporation (Helsedirektoratet and the Ministry of Health and Care Services) and the Commission are the more appropriate addressees for those. That is a tractable request with a determinate answer, and it would convert the thesis’s central interpretive move from argument to authority or else refute it cleanly. Either outcome is worth more than the present uncertainty.</w:t>
      </w:r>
    </w:p>
    <w:p>
      <w:pPr>
        <w:pStyle w:val="BodyText"/>
      </w:pPr>
      <w:r>
        <w:t xml:space="preserve">A second authority question sits beside the first and is narrower. Whether Article 68(12) reaches the access logs is a question of statutory construction that a supervisory authority or, ultimately, a court will settle, and that this author cannot. The thesis states Corollary 1.2 conditionally rather than adopting the broad reading or the narrow one, on the grounds set out in Chapter 4, Section 4.6. What makes this tolerable rather than fatal is that the dependency is confined: Corollary 1.2 stands or falls with it, and nothing else in the thesis does. The same request, addressed to the authorities responsible for EHDS incorporation, could reasonably carry this one alongside it.</w:t>
      </w:r>
    </w:p>
    <w:p>
      <w:pPr>
        <w:pStyle w:val="Heading2"/>
      </w:pPr>
      <w:r>
        <w:t xml:space="preserve">6.3 Key Destruction and the Limits of Assurance</w:t>
      </w:r>
    </w:p>
    <w:p>
      <w:pPr>
        <w:pStyle w:val="BodyText"/>
      </w:pPr>
      <w:r>
        <w:t xml:space="preserve">The second objection is the one the thesis has carried since Chapter 2, and it is the ceiling of the contribution.</w:t>
      </w:r>
    </w:p>
    <w:p>
      <w:pPr>
        <w:pStyle w:val="BodyText"/>
      </w:pPr>
      <w:r>
        <w:t xml:space="preserve">The mechanism’s guarantees are conditional on the irreversible destruction of key material. The canonical systematisation of secure deletion establishes that the further a deletion approach operates from the physical storage medium, the harder it becomes to assert that destruction actually occurred (Reardon, Basin, &amp; Capkun, 2013). Cryptographic erasure is the limiting case: it operates entirely above the medium, reducing the deletion of arbitrary data to the deletion of a key, and inheriting in concentrated form the problem that key destruction cannot be confirmed by inspection.</w:t>
      </w:r>
    </w:p>
    <w:p>
      <w:pPr>
        <w:pStyle w:val="BodyText"/>
      </w:pPr>
      <w:r>
        <w:t xml:space="preserve">The thesis’s response is to be precise about what the invalidation entry is. It is an attested record of destruction, not a proof of it. The entry records that a named actor destroyed a named key at a named month on a named legal ground, and binds that claim into an append-only Merkle log alongside a commitment to the destroyed key’s identifier, so that the claim, once made, cannot be altered or withdrawn without detection (Chapter 4, Section 4.8). Key-management guidance treats such a record as the normal trace of a destroyed key (Barker, 2020). An auditor can establish that the claim was made, by whom, and when; an auditor cannot establish that the claim is true. The difference between attestation and proof is the boundary of this contribution. Two things narrow it without closing it. Hardware security modules validated against FIPS 140-3 (National Institute of Standards and Technology, 2019) place destruction inside a tested boundary, though validation attests the design of the module, not any particular destruction. And the optional module of the artefact replaces the simulated key with real AES-256-GCM envelope encryption: after the 138 scheduled destructions, exactly those records refuse to decrypt (Chapter 5, Section 5.8), which shows that unreadability follows from the destruction, not that the destruction took place.</w:t>
      </w:r>
    </w:p>
    <w:p>
      <w:pPr>
        <w:pStyle w:val="BodyText"/>
      </w:pPr>
      <w:r>
        <w:t xml:space="preserve">That boundary is where an active research programme sits. Proof-of-secure-erasure protocols seek evidence that a prover has erased its memory, with recent work relaxing the isolation assumptions such protocols traditionally require (Bursuc, Gil-Pons, Mauw, &amp; Trujillo-Rasua, 2024). In the quantum setting, encryption with certified deletion produces a deletion certificate, and its authors identify public verifiability, enabling parties other than the originator to verify such a certificate, as an open problem (Broadbent &amp; Islam, 2020). Were public verifiability of deletion certificates achieved, the invalidation entry specified in Chapter 4 could carry a proof rather than an attestation, and the mechanism’s guarantee would strengthen from conditional to demonstrable without any change to the model.</w:t>
      </w:r>
    </w:p>
    <w:p>
      <w:pPr>
        <w:pStyle w:val="BodyText"/>
      </w:pPr>
      <w:r>
        <w:t xml:space="preserve">One further consideration limits the practical weight of this objection. The alternative to attested key destruction is not proven deletion; it is unattested deletion. A controller who deletes an audit record and logs that a deletion occurred is making exactly the same kind of unverifiable claim, with strictly less structure: there is no surviving commitment, so an auditor cannot even establish what was destroyed. The mechanism does not solve the assurance problem. It does improve on every available alternative with respect to it.</w:t>
      </w:r>
    </w:p>
    <w:p>
      <w:pPr>
        <w:pStyle w:val="Heading2"/>
      </w:pPr>
      <w:r>
        <w:t xml:space="preserve">6.4 The Cost Objection</w:t>
      </w:r>
    </w:p>
    <w:p>
      <w:pPr>
        <w:pStyle w:val="BodyText"/>
      </w:pPr>
      <w:r>
        <w:t xml:space="preserve">SecuPi (2025) argues that cryptographic erasure introduces operational complexity in row-level encryption scenarios, that auditable key management adds rather than removes overhead, and that policy-based access control is a better answer to the right to erasure in heavily distributed systems. This critique is substantially correct on its own terms and must be engaged rather than dismissed.</w:t>
      </w:r>
    </w:p>
    <w:p>
      <w:pPr>
        <w:pStyle w:val="BodyText"/>
      </w:pPr>
      <w:r>
        <w:t xml:space="preserve">The mechanism specified in Chapter 4 requires per-record key granularity, and Section 4.8 explains why: invalidation events occur at record granularity, because a permit expiry invalidates the records of one permit while an erasure request invalidates the records relating to one data subject, and those sets intersect without nesting. Coarser granularity would make some invalidations impossible to perform without over-invalidating. Per-record keys in a high-volume audit repository are an operational burden, and the thesis does not pretend otherwise.</w:t>
      </w:r>
    </w:p>
    <w:p>
      <w:pPr>
        <w:pStyle w:val="BodyText"/>
      </w:pPr>
      <w:r>
        <w:t xml:space="preserve">Three observations bound that burden without denying it.</w:t>
      </w:r>
    </w:p>
    <w:p>
      <w:pPr>
        <w:pStyle w:val="BodyText"/>
      </w:pPr>
      <w:r>
        <w:t xml:space="preserve">The burden falls on audit records rather than on clinical data stores. The mechanism operates at the audit-trail boundary (the sixth step of the MyHealth@EU transmission flow, or the access-logging boundary of a Secure Processing Environment) not on the electronic health records themselves. This is the smaller of the two surfaces by a wide margin, and the placement was chosen for that reason as much as for substrate independence.</w:t>
      </w:r>
    </w:p>
    <w:p>
      <w:pPr>
        <w:pStyle w:val="BodyText"/>
      </w:pPr>
      <w:r>
        <w:t xml:space="preserve">The burden is bounded and auditable in a way the alternative’s is not. Key-management overhead is a known quantity that scales with record volume and can be budgeted, monitored, and inspected. The residual-copy problem that plaintext deletion faces (establishing that no backup, cache, replica, or derived index retains the deleted data) is unbounded and largely uninspectable. Trading an unbounded and invisible cost for a bounded and visible one is a defensible engineering choice, and it is the choice the mechanism makes.</w:t>
      </w:r>
    </w:p>
    <w:p>
      <w:pPr>
        <w:pStyle w:val="BodyText"/>
      </w:pPr>
      <w:r>
        <w:t xml:space="preserve">The critique’s proposed alternative does not address the problem this thesis identifies. Policy-based and attribute-based access control govern who may read data; they do not cause data to cease to be readable. Against Article 68(12), which requires that electronic health data not remain in the environment, an access-control answer does not satisfy the obligation: the data remain, protected by policy. Against the collision of Corollary 1.2, access control offers nothing at all. The critique is well-aimed at crypto-shredding as a general answer to the right to erasure, which is the claim SecuPi is addressing; it is not aimed at the tri-lateral retention problem, and does not reach it.</w:t>
      </w:r>
    </w:p>
    <w:p>
      <w:pPr>
        <w:pStyle w:val="Heading2"/>
      </w:pPr>
      <w:r>
        <w:t xml:space="preserve">6.5 Scalability</w:t>
      </w:r>
    </w:p>
    <w:p>
      <w:pPr>
        <w:pStyle w:val="BodyText"/>
      </w:pPr>
      <w:r>
        <w:t xml:space="preserve">The demonstration ran two hundred records. A national audit repository handles volumes several orders of magnitude larger, and the mechanism’s costs do not all scale in the same way.</w:t>
      </w:r>
    </w:p>
    <w:p>
      <w:pPr>
        <w:pStyle w:val="BodyText"/>
      </w:pPr>
      <w:r>
        <w:t xml:space="preserve">Three components grow linearly with the number of records and present no difficulty at realistic volumes, and the audit log adds a fourth whose verification grows only logarithmically: an inclusion proof for one entry in a log of n entries needs about log₂n hashes, some thirty for a billion entries, which is why the same construction carries the web’s certificate logs (Laurie, Langley, &amp; Kasper, 2013). Metadata and commitments are small fixed-size additions per record; the invalidation registry grows only with the number of invalidation events, which is bounded by the number of records but in practice far smaller; and the feasibility check itself is a per-record operation independent of the rest of the population.</w:t>
      </w:r>
    </w:p>
    <w:p>
      <w:pPr>
        <w:pStyle w:val="BodyText"/>
      </w:pPr>
      <w:r>
        <w:t xml:space="preserve">The key registry is where the cost concentrates, and it is the component the cost objection of Section 6.4 correctly identifies. Per-record keys mean one key-management entry per audit record, and at national cross-border volumes over a ten-year retention horizon that is a large registry to maintain, back up, and audit. Two properties mitigate the growth without eliminating it. Keys for invalidated records are destroyed rather than retained, so the live registry shrinks as invalidations accumulate, and over a long horizon the steady-state registry is smaller than the cumulative record count. And key material is small and uniform, so the registry is an indexing and custody problem rather than a storage one.</w:t>
      </w:r>
    </w:p>
    <w:p>
      <w:pPr>
        <w:pStyle w:val="BodyText"/>
      </w:pPr>
      <w:r>
        <w:t xml:space="preserve">The accumulator layer has the least favourable scaling profile and is also the most dispensable. Dynamic accumulators with efficient revocation require witness maintenance as the accumulated set changes, and witness update costs grow with the frequency of revocation. This is why Chapter 4, Section 4.8 specifies the accumulator as a verifiability and efficiency layer rather than a component of either proposition: an implementation that finds witness maintenance too costly at its volume can establish validity by scanning the invalidation registry, losing succinctness and retaining correctness. The Merkle log already makes the presence of an invalidation entry succinct to check; what the accumulator would add is a succinct proof that a record has not been invalidated.</w:t>
      </w:r>
    </w:p>
    <w:p>
      <w:pPr>
        <w:pStyle w:val="BodyText"/>
      </w:pPr>
      <w:r>
        <w:t xml:space="preserve">No measurement supports any of this. The demonstration made no performance claim and none is made here; these are structural observations about how the specified components grow, and establishing their practical limits is work for an implementation rather than for this thesis.</w:t>
      </w:r>
    </w:p>
    <w:p>
      <w:pPr>
        <w:pStyle w:val="Heading2"/>
      </w:pPr>
      <w:r>
        <w:t xml:space="preserve">6.6 Evaluation Design and the Role of Stakeholder Assessment</w:t>
      </w:r>
    </w:p>
    <w:p>
      <w:pPr>
        <w:pStyle w:val="BodyText"/>
      </w:pPr>
      <w:r>
        <w:t xml:space="preserve">The evaluation reported in this thesis is analytical, and Section 3.7 states its criteria. That evaluation assesses whether the artefact is internally coherent, whether it fits the infrastructure it was designed against, and whether its results reproduce. It does not assess whether the people who would have to deploy it find it defensible, implementable, or trustworthy, and those are different questions that analytical evaluation cannot answer.</w:t>
      </w:r>
    </w:p>
    <w:p>
      <w:pPr>
        <w:pStyle w:val="BodyText"/>
      </w:pPr>
      <w:r>
        <w:t xml:space="preserve">An instrument for answering them has been designed and is specified in full in Appendix C. It comprises an eight-person expert panel spanning data protection, health IT architecture, Secure Processing Environment operation, and information logistics, and a session structure in which participants describe current practice before being shown the mechanism. It also comprises a demonstration script that runs the artefact and states its limitations before participants are invited to find them, a semi-structured interview guide, and a sixteen-item closed-response instrument across perceived utility, regulatory alignment, operational viability, and audit integrity.</w:t>
      </w:r>
    </w:p>
    <w:p>
      <w:pPr>
        <w:pStyle w:val="BodyText"/>
      </w:pPr>
      <w:r>
        <w:t xml:space="preserve">Three questions in that instrument bear directly on matters this chapter has had to leave open, and the connection is worth making explicit. Interview question seven asks practitioners whether Article 68(12) reaches the access logs an environment generates, which is the interpretive condition Section 6.2 identifies as carrying Corollary 1.2. Questionnaire item A2 asks whether attested key destruction is sufficient without hardware-backed proof, which is the boundary Section 6.3 describes. And items O1 to O4 address the operational burden that Section 6.4 concedes and cannot quantify. Each of these is a question about practitioner judgement rather than about the model, and none can be settled by further analysis.</w:t>
      </w:r>
    </w:p>
    <w:p>
      <w:pPr>
        <w:pStyle w:val="BodyText"/>
      </w:pPr>
      <w:r>
        <w:t xml:space="preserve">The instrument has not been executed, for the reasons given in Chapter 3, Section 3.8: doing so would process personal data about identifiable professionals, require notification to Sikt, and require revision of the scope and ethics statements that are accurate for the thesis as submitted. Its execution is the immediate next step identified in Chapter 7, Section 7.5, and the findings would feed back into the design cycle rather than being appended to it, revising the trust model of Chapter 4, Section 4.9, the residue analysis, and the direction of the next iteration.</w:t>
      </w:r>
    </w:p>
    <w:p>
      <w:pPr>
        <w:pStyle w:val="Heading2"/>
      </w:pPr>
      <w:r>
        <w:t xml:space="preserve">6.7 Synthetic Data and the Limits of the Demonstration</w:t>
      </w:r>
    </w:p>
    <w:p>
      <w:pPr>
        <w:pStyle w:val="BodyText"/>
      </w:pPr>
      <w:r>
        <w:t xml:space="preserve">Substituting real FHIR R4 resources for constructed payload strings changed all two hundred commitments and no reported figure (Chapter 5, Section 5.8, Table 5.7), as it must, since no constraint in the TRF Model reads payload content.</w:t>
      </w:r>
    </w:p>
    <w:p>
      <w:pPr>
        <w:pStyle w:val="BodyText"/>
      </w:pPr>
      <w:r>
        <w:t xml:space="preserve">The two limitations of the generated cohort, US Core rather than Norwegian profiles and the validity bounds found by Chen, Chun, Patel, Chiang and James (2019), are stated in Chapter 3, Section 3.5; both lie in dimensions the thesis does not use, because its claims concern the behaviour of audit records under constraint, not clinical content.</w:t>
      </w:r>
    </w:p>
    <w:p>
      <w:pPr>
        <w:pStyle w:val="BodyText"/>
      </w:pPr>
      <w:r>
        <w:t xml:space="preserve">The deeper limitation is that a demonstration over generated instances is not a proof over all instances. The general claims rest on the arguments in Chapter 4, and those arguments are informal rather than machine-checked. The executable </w:t>
      </w:r>
      <w:del w:id="157" w:author="Arshad Akhtar Abbasia" w:date="2026-10-04T12:00:00Z">
        <w:r>
          <w:delText xml:space="preserve">check and </w:delText>
        </w:r>
      </w:del>
      <w:ins w:id="158" w:author="Arshad Akhtar Abbasia" w:date="2026-10-04T12:00:00Z">
        <w:r>
          <w:t xml:space="preserve">check, </w:t>
        </w:r>
      </w:ins>
      <w:r>
        <w:t xml:space="preserve">the exhaustive cross-check </w:t>
      </w:r>
      <w:ins w:id="159" w:author="Arshad Akhtar Abbasia" w:date="2026-10-04T12:00:00Z">
        <w:r>
          <w:t xml:space="preserve">and the bounded SMT check </w:t>
        </w:r>
      </w:ins>
      <w:r>
        <w:t xml:space="preserve">reduce the probability that an error in the proofs has gone unnoticed; they do not eliminate </w:t>
      </w:r>
      <w:del w:id="160" w:author="Arshad Akhtar Abbasia" w:date="2026-10-04T12:00:00Z">
        <w:r>
          <w:delText xml:space="preserve">it.</w:delText>
        </w:r>
      </w:del>
      <w:ins w:id="161" w:author="Arshad Akhtar Abbasia" w:date="2026-10-04T12:00:00Z">
        <w:r>
          <w:t xml:space="preserve">it, and none of them can show that the constraints translate the law.</w:t>
        </w:r>
      </w:ins>
    </w:p>
    <w:p>
      <w:pPr>
        <w:pStyle w:val="Heading2"/>
      </w:pPr>
      <w:r>
        <w:t xml:space="preserve">6.8 Implications for Practice and Policy</w:t>
      </w:r>
    </w:p>
    <w:p>
      <w:pPr>
        <w:pStyle w:val="BodyText"/>
      </w:pPr>
      <w:r>
        <w:t xml:space="preserve">The timing argument is the strongest claim to practical relevance this thesis makes.</w:t>
      </w:r>
    </w:p>
    <w:p>
      <w:pPr>
        <w:pStyle w:val="BodyText"/>
      </w:pPr>
      <w:r>
        <w:t xml:space="preserve">Regulation (EU) 2025/327 entered into force on 26 March 2025. Under Article 105 it applies generally from 26 March 2027, and the secondary-use provisions of Chapter IV, which contain both Article 68(12) and Article 73(1)(e), apply from 26 March 2029. Article 73(5) requires the Commission, by means of implementing acts and by 26 March 2027, to lay down the technical, organisational, information-security, confidentiality, data-protection, and interoperability requirements for Secure Processing Environments.</w:t>
      </w:r>
    </w:p>
    <w:p>
      <w:pPr>
        <w:pStyle w:val="BodyText"/>
      </w:pPr>
      <w:r>
        <w:t xml:space="preserve">The collision this thesis characterises is therefore not yet operative, and the specifications that will determine how it is handled are not yet written. That is an unusually favourable position for a piece of academic work to occupy. A framework that arrives after infrastructure has hardened around a problem is archaeology; one that arrives while the specifications are being drafted can affect defaults. The Norwegian position sharpens this further: the national criteria for Secure Processing Environments went through a public hearing in the SPUHiN process from July to October 2025, and are positioned explicitly as a national reference basis pending the Union implementing act (SPUHiN, 2025). The compliance checklists, in the hearing version inspected, address information-security management, identity assurance, and access governance. They grade an information-security management system as mandatory and ISO 27001 certification as recommended, and require eID-based authentication at defined assurance levels. No requirement addressing the reconciliation of retention with erasure and deletion appears among them. The absence is observed in the hearing version of the checklists, not established against the deliverable as submitted.</w:t>
      </w:r>
    </w:p>
    <w:p>
      <w:pPr>
        <w:pStyle w:val="BodyText"/>
      </w:pPr>
      <w:r>
        <w:t xml:space="preserve">The state of Norwegian cross-border operations reinforces this. Norway’s National Contact Point is in live pilot operation, but no relevant patients had yet presented when the Directorate last reported (Helsedirektoratet, 2026), as Chapter 2, Section 2.2 sets out. The cross-border audit stream has effectively not begun. A design element proposed now would shape how those records are structured from the outset rather than requiring their retrospective reconstruction.</w:t>
      </w:r>
    </w:p>
    <w:p>
      <w:pPr>
        <w:pStyle w:val="BodyText"/>
      </w:pPr>
      <w:r>
        <w:t xml:space="preserve">Three concrete implications follow for the bodies that will write the specifications.</w:t>
      </w:r>
    </w:p>
    <w:p>
      <w:pPr>
        <w:pStyle w:val="BodyText"/>
      </w:pPr>
      <w:r>
        <w:t xml:space="preserve">For the Commission drafting the Article 73(5) implementing acts, the reconciliation of Article 73(1)(e) with Article 68(12) is a question the acts must answer, and this thesis offers a candidate answer that does not require amending either provision. Proposition 3 also gives the acts a drafting test: any further ceiling no longer than a floor and anchored to a different event will collide for some records, and only the records’ histories will show which. Silence in the implementing acts would leave every Health Data Access Body to resolve the collision independently, which is the outcome that produces the fragmentation the EHDS exists to prevent.</w:t>
      </w:r>
    </w:p>
    <w:p>
      <w:pPr>
        <w:pStyle w:val="BodyText"/>
      </w:pPr>
      <w:r>
        <w:t xml:space="preserve">For Health Data Access Bodies including Helsedataservice, the invalidation entry is the practical takeaway even if the full mechanism is not adopted: recording what was invalidated, when, on what legal ground, and by whom as a first-class audit event costs little and converts an unexplained absence into an accountable one.</w:t>
      </w:r>
    </w:p>
    <w:p>
      <w:pPr>
        <w:pStyle w:val="BodyText"/>
      </w:pPr>
      <w:r>
        <w:t xml:space="preserve">For TEHDAS2 and its successors, whose Secure Processing Environment specification of 2026 defines minimum capabilities and the interoperability baseline for federating environments, the collision is named but not resolved: the specification asks for a balance between deletion and traceability and flags the intersection of accountability and anonymisation as needing guidance (Section 6.2). Table 4.1 is written in the specification’s own requirement identifiers so that it can be read as a proposal against them.</w:t>
      </w:r>
    </w:p>
    <w:p>
      <w:pPr>
        <w:pStyle w:val="BodyText"/>
      </w:pPr>
      <w:r>
        <w:t xml:space="preserve">This thesis is a Master’s dissertation proposing a design, not a regulatory impact assessment. The policy implications above are offered as an argument to the bodies concerned, not as advice they are obliged to weigh, and their force depends entirely on the authority question of Section 6.2 being resolved favourably.</w:t>
      </w:r>
    </w:p>
    <w:p>
      <w:pPr>
        <w:pStyle w:val="Heading2"/>
      </w:pPr>
      <w:r>
        <w:t xml:space="preserve">6.9 Theoretical Implications</w:t>
      </w:r>
    </w:p>
    <w:p>
      <w:pPr>
        <w:pStyle w:val="BodyText"/>
      </w:pPr>
      <w:r>
        <w:t xml:space="preserve">Three contributions to the scholarly conversation follow from the work, each modest and each stated at its actual size.</w:t>
      </w:r>
    </w:p>
    <w:p>
      <w:pPr>
        <w:pStyle w:val="BodyText"/>
      </w:pPr>
      <w:r>
        <w:t xml:space="preserve">The first is the formalisation itself. Treating a retention conflict as a constraint-satisfaction problem over a single binary accessibility variable per record, and making the semantics of verifiability an explicit parameter of the model rather than an unexamined assumption, is a way of stating retention problems that appears not to have been used before in this domain. The general method of formalising legal compliance as satisfiability is established (Feng, Marsso, Sabetzadeh, &amp; Chechik, 2023); its application here is what is new, and the applicability of the formulation beyond health data is an open question the thesis does not settle. The structure (one or more floors, a subject-triggered right, a ceiling) is not obviously specific to health. Section 6.10 tests that expectation against a statute outside health and returns a negative result which revises it: what matters is not that a floor and a ceiling coexist but where the ceiling is anchored.</w:t>
      </w:r>
    </w:p>
    <w:p>
      <w:pPr>
        <w:pStyle w:val="BodyText"/>
      </w:pPr>
      <w:r>
        <w:t xml:space="preserve">The second is the identification of the semantic assumption as the locus of the problem. The literature treats the retention-erasure tension as a conflict between obligations. The model locates it instead in an interpretive assumption that neither obligation states, and shows that the assumption is doing the work: with it, infeasibility; without it, satisfiability. This reframing suggests a general question for regulatory-compliance modelling, namely how many apparent conflicts between legal obligations are artefacts of implicit operational semantics inherited from systems built under earlier law.</w:t>
      </w:r>
    </w:p>
    <w:p>
      <w:pPr>
        <w:pStyle w:val="BodyText"/>
      </w:pPr>
      <w:r>
        <w:t xml:space="preserve">The third is the positioning of the contribution relative to the cryptographic literature. Aikebaier’s (2026) systematisation of cryptographic erasure closes by naming five open problems, of which the fifth is erasure under multi-regime retention conflict. That source is an unreviewed preprint and is cited as corroboration rather than authority. This thesis addresses the problem in one regulatory setting, with the reservations of Sections 6.2 and 6.3 attached. The fourth open problem on the same list, composition with zero-knowledge selective disclosure, is a problem this thesis creates rather than solves, and Chapter 7 treats it accordingly.</w:t>
      </w:r>
    </w:p>
    <w:p>
      <w:pPr>
        <w:pStyle w:val="Heading2"/>
      </w:pPr>
      <w:r>
        <w:t xml:space="preserve">6.10 Where the Ceiling Is Anchored: a Cross-Sector Test</w:t>
      </w:r>
    </w:p>
    <w:p>
      <w:pPr>
        <w:pStyle w:val="BodyText"/>
      </w:pPr>
      <w:r>
        <w:t xml:space="preserve">The first of those three contributions raised a question it did not answer. If the structure of one or more floors, a subject-triggered right and a ceiling is not specific to health, then some other domain ought to exhibit it, and running that domain through the same model ought to produce the same infeasibility. A cross-sector instance was therefore constructed and executed rather than argued.</w:t>
      </w:r>
    </w:p>
    <w:p>
      <w:pPr>
        <w:pStyle w:val="BodyText"/>
      </w:pPr>
      <w:r>
        <w:t xml:space="preserve">The instance is Norwegian police register law. Section 17 of politiregisterloven imposes a traceability duty on the use of police information systems and converts it into a retention rule: Opplysninger om bruk av systemet skal registreres og lagres i minst 1 år og slettes senest etter 3 år (Politiregisterloven, 2010, § 17). The provision therefore places a floor of twelve months and a ceiling of thirty-six months on the same access log, outside health, and the data subject’s rights operate on that log as they do on any other personal data. On the reading that motivated the thesis, this ought to be a second instance of the tri-lateral collision.</w:t>
      </w:r>
    </w:p>
    <w:p>
      <w:pPr>
        <w:pStyle w:val="BodyText"/>
      </w:pPr>
      <w:r>
        <w:t xml:space="preserve">It is not, and the result is the more informative one. Sixty records were generated under a floor of twelve months and a ceiling of thirty-six, with erasure requests arriving as they do elsewhere in the demonstration. Seven records carried at least one Semantics I violation. Of those seven, none arose without an erasure request. Under Semantics II there were no violations at all, and every record was invalidated at its scheduled month. The module that produces this is listed in full at Appendix A, Section A.13, and its console output at Section A.20.</w:t>
      </w:r>
    </w:p>
    <w:p>
      <w:pPr>
        <w:pStyle w:val="BodyText"/>
      </w:pPr>
      <w:r>
        <w:t xml:space="preserve">The zero is the finding. Section 17 fixes both of its limbs against the same event, the making of the log entry: the log is stored for at least a year from that point and deleted at the latest three years from the same point. Two periods measured from one origin, the later longer than the earlier, do not collide; they bound a retention window, and the later limit is simply the end of it. Every collision the model finds in this instance is therefore erasure-driven, which is the ordinary bi-lateral conflict the literature already describes, not the structure this thesis is about.</w:t>
      </w:r>
    </w:p>
    <w:p>
      <w:pPr>
        <w:pStyle w:val="BodyText"/>
      </w:pPr>
      <w:r>
        <w:t xml:space="preserve">Article 68(12) behaves differently for a structural reason as well as a numerical one: its ceiling is shorter than the floor, which any collision requires, and it is anchored where the shortfall cannot be seen. Its ceiling is anchored not to the creation of the record but to the expiry of the data permit, an event external to the record and capable of falling at any point relative to the floor, including before the floor has run. A floor measured from creation and a ceiling measured from an unrelated later event are not two ends of one window; they are two clocks that can cross. That crossing is what Proposition 1 characterises, Corollary 1.2 is the case where it happens with no erasure request present at all, and Chapter 4, Section 4.6 states the general condition as Proposition 3: floor and ceiling collide for a record exactly when the ceiling’s end falls inside the floor, which needs a ceiling no longer than the floor and, under an external anchor, depends on each record’s history.</w:t>
      </w:r>
    </w:p>
    <w:p>
      <w:pPr>
        <w:pStyle w:val="BodyText"/>
      </w:pPr>
      <w:r>
        <w:t xml:space="preserve">This sharpens the contribution and narrows it at the same time. It suggests that the diagnostic question for any candidate instance is not whether a floor and a ceiling both exist, which is common, but whether a ceiling no longer than the floor is anchored to a different event, which is not (Chapter 4, Proposition 3). It also withdraws the loose expectation, expressed in the preceding section, that any domain combining the three constraint types will exhibit the collision. Financial record-keeping under MiFID II remains a candidate on that revised test only if some ceiling there is anchored externally, which this thesis has not investigated.</w:t>
      </w:r>
    </w:p>
    <w:p>
      <w:pPr>
        <w:pStyle w:val="BodyText"/>
      </w:pPr>
      <w:r>
        <w:t xml:space="preserve">Three limits belong with the result. The instance is illustrative and not empirical: no Norwegian police data was obtained, no operational retention practice was observed, and the record population was generated exactly as elsewhere in the demonstration. The provision does not state in words when either period begins; that both run from the log entry is a reading of the sentence’s own syntax, and a reader who requires the anchor to be expressly fixed will find that Section 17 does not fix it. And whether the mechanism of Chapter 4 transfers to a record-level ceiling in a policing context is a design question this thesis does not open. What the instance establishes is narrower and sufficient: that the collision at the centre of this thesis depends on where a ceiling is anchored, and that a statute pairing a floor with a longer ceiling from a single origin does not produce it.</w:t>
      </w:r>
    </w:p>
    <w:p>
      <w:pPr>
        <w:pStyle w:val="Heading2"/>
      </w:pPr>
      <w:r>
        <w:t xml:space="preserve">6.11 Boundaries as Contribution</w:t>
      </w:r>
    </w:p>
    <w:p>
      <w:pPr>
        <w:pStyle w:val="BodyText"/>
        <w:rPr>
          <w:ins w:id="162" w:author="Arshad Akhtar Abbasia" w:date="2026-10-04T12:00:00Z"/>
        </w:rPr>
      </w:pPr>
      <w:ins w:id="163" w:author="Arshad Akhtar Abbasia" w:date="2026-10-04T12:00:00Z">
        <w:r>
          <w:t xml:space="preserve">The limitations that bound the claim are stated once, in Chapter 3, Section 3.7, and engaged where they bite. None of them was claimed, so none of them reduces what was: a contribution that states its boundaries can be checked at them.</w:t>
        </w:r>
      </w:ins>
    </w:p>
    <w:p>
      <w:pPr>
        <w:pStyle w:val="BodyText"/>
        <w:rPr>
          <w:del w:id="164" w:author="Arshad Akhtar Abbasia" w:date="2026-10-04T12:00:00Z"/>
        </w:rPr>
      </w:pPr>
      <w:del w:id="165" w:author="Arshad Akhtar Abbasia" w:date="2026-10-04T12:00:00Z">
        <w:r>
          <w:delText xml:space="preserve">The thesis makes one bounded claim and prices every limitation into it in advance. The proofs are informal, not machine-checked. The demonstration covers generated instances under one seed, not all instances. Key destruction is simulated in program state and says nothing about deployment assurance. The synthetic records carry US Core profiles, not Norwegian ones. The cryptographic primitives are established technique, not novel construction. The closest prior art is a patent claiming key-expiry selection for retention-purge conflicts, disclosed and distinguished (Chapter 2, Section 2.4; Chapter 4, Section 4.10). The interpretive move at the centre of the thesis is an argument without authority behind it. None of these was claimed, so none of them reduces what was: a contribution that states its boundaries can be checked at them.</w:delText>
        </w:r>
      </w:del>
    </w:p>
    <w:p>
      <w:pPr>
        <w:pStyle w:val="Heading2"/>
      </w:pPr>
      <w:r>
        <w:t xml:space="preserve">6.12 Summary</w:t>
      </w:r>
    </w:p>
    <w:p>
      <w:pPr>
        <w:pStyle w:val="BodyText"/>
      </w:pPr>
      <w:r>
        <w:t xml:space="preserve">The thesis establishes that audit-retention floors, the right to erasure and the deletion ceiling conflict only under an assumption about verifiability, and not because of the obligations themselves; that, on the broad reading of Article 68(12) and for logs kept at patient-record granularity, the conflict arises inside the European Health Data Space Regulation with no data subject acting; that a ceiling collides with a floor exactly when Proposition 3 says, and that relocation escapes the ceiling but not the right (Proposition 4). It exhibits the mechanism that dissolves the conflict and demonstrates Propositions 1 and 2 executably with an independent cross-check.</w:t>
      </w:r>
    </w:p>
    <w:p>
      <w:pPr>
        <w:pStyle w:val="BodyText"/>
      </w:pPr>
      <w:r>
        <w:t xml:space="preserve">Its principal vulnerability is that the interpretive move at its centre has no regulatory authority behind it, and resolving that is the most valuable next step available. Its ceiling is that attested key destruction is not proven key destruction, a boundary marked by an active research programme in proof-of-secure-erasure and certified deletion. Its principal cost is per-record key management, bounded and auditable where the alternative’s residual-copy problem is neither. Its demonstration is a witness rather than a proof, and its synthetic records are structurally genuine but not Norwegian.</w:t>
      </w:r>
    </w:p>
    <w:p>
      <w:pPr>
        <w:pStyle w:val="BodyText"/>
      </w:pPr>
      <w:r>
        <w:t xml:space="preserve">Against those, the collision is textual and, on the narrow reading of Article 68(12), survives in its erasure-driven form; the field’s own systematisation names the problem class as open; the specifications that will determine the outcome are not yet written; and the Norwegian cross-border audit stream has barely begun. Chapter 7 draws the conclusions and states the work that follows.</w:t>
      </w:r>
    </w:p>
    <w:p>
      <w:pPr>
        <w:pStyle w:val="Heading1"/>
      </w:pPr>
      <w:r>
        <w:t xml:space="preserve">Chapter 7. Conclusion</w:t>
      </w:r>
    </w:p>
    <w:p>
      <w:pPr>
        <w:pStyle w:val="Heading2"/>
      </w:pPr>
      <w:r>
        <w:t xml:space="preserve">7.1 The Problem and the Answer</w:t>
      </w:r>
    </w:p>
    <w:p>
      <w:pPr>
        <w:pStyle w:val="BodyText"/>
      </w:pPr>
      <w:r>
        <w:t xml:space="preserve">This thesis began from a conflict that the European Health Data Space Regulation does not resolve. Cross-border health data exchange generates audit records subject to retention floors: ten years as reported under the eHDSI deployment baseline for MyHealth@EU audit repositories, one year under Article 73(1)(e) for the access logs of Secure Processing Environments. The same records are subject to the erasure right of Article 17 GDPR, exercisable at any moment within those windows, and to the deletion ceiling of Article 68(12) EHDS, which requires data to be gone from a Secure Processing Environment within six months of permit expiry. No instrument reconciles them, the Joint Action’s specification names their interaction as needing further guidance (TEHDAS2, 2026, Annex 7, p. 96), and the implementing acts that will have to handle them are not due until 26 March 2027.</w:t>
      </w:r>
    </w:p>
    <w:p>
      <w:pPr>
        <w:pStyle w:val="BodyText"/>
      </w:pPr>
      <w:r>
        <w:t xml:space="preserve">The thesis answered the question in three movements.</w:t>
      </w:r>
    </w:p>
    <w:p>
      <w:pPr>
        <w:pStyle w:val="BodyText"/>
      </w:pPr>
      <w:r>
        <w:t xml:space="preserve">It formalised the conflict as the Tri-Lateral Retention Feasibility Model, a constraint-satisfaction problem over a single binary variable per record: the accessibility of its personal-data payload. The model has three constraint types, being a parameterised retention floor, an erasure deadline, and a deletion ceiling, and it makes the semantics of verifiability an explicit parameter rather than an unexamined assumption.</w:t>
      </w:r>
    </w:p>
    <w:p>
      <w:pPr>
        <w:pStyle w:val="BodyText"/>
      </w:pPr>
      <w:r>
        <w:t xml:space="preserve">It proved four results within that model. Under plaintext-verifiability semantics, in which a record is verifiable while its payload remains readable, the constraint system is infeasible whenever an erasure deadline or a ceiling deadline falls inside a retention window. Under accountability-preserving semantics, in which a record is verifiable while its metadata is intact, its commitment survives, and any loss of payload accessibility is itself logged and attributed, the system is jointly satisfiable for every arrival pattern of erasure requests and permit expiries and for every floor parameter. A deletion ceiling collides with a retention floor exactly when it is no longer than the floor, and its anchor decides whether the collision can be read from the text or only from each record’s history; Article 68(12), anchored to permit expiry, is of the second kind. And moving a record out of the regulated environment meets the ceiling but not the right to erasure.</w:t>
      </w:r>
    </w:p>
    <w:p>
      <w:pPr>
        <w:pStyle w:val="BodyText"/>
      </w:pPr>
      <w:r>
        <w:t xml:space="preserve">It specified the mechanism that the second proof exhibits. Crypto-Erasure by Invalidation retains the accessor fields of each record and a hiding commitment, and destroys the per-record payload key, with the salt and the ciphertext, at the earlier of the erasure deadline and the deletion ceiling; for logs kept at patient-record granularity it removes the subject link at the </w:t>
      </w:r>
      <w:del w:id="166" w:author="Arshad Akhtar Abbasia" w:date="2026-10-04T12:00:00Z">
        <w:r>
          <w:delText xml:space="preserve">ceiling. </w:delText>
        </w:r>
      </w:del>
      <w:ins w:id="167" w:author="Arshad Akhtar Abbasia" w:date="2026-10-04T12:00:00Z">
        <w:r>
          <w:t xml:space="preserve">ceiling, while cross-border records keep it through the floor, because the person’s right to learn who accessed their data needs it. </w:t>
        </w:r>
      </w:ins>
      <w:r>
        <w:t xml:space="preserve">It appends each invalidation to a tamper-evident audit log as a first-class event carrying its month, legal ground, and authorising actor, in a log whose entries never hold what erasure reaches. At floor expiry it performs a terminal transition that destroys the identifying metadata and leaves a non-identifiable statistical </w:t>
      </w:r>
      <w:del w:id="168" w:author="Arshad Akhtar Abbasia" w:date="2026-10-04T12:00:00Z">
        <w:r>
          <w:delText xml:space="preserve">residue.</w:delText>
        </w:r>
      </w:del>
      <w:ins w:id="169" w:author="Arshad Akhtar Abbasia" w:date="2026-10-04T12:00:00Z">
        <w:r>
          <w:t xml:space="preserve">residue; that transition is specified, not implemented.</w:t>
        </w:r>
      </w:ins>
    </w:p>
    <w:p>
      <w:pPr>
        <w:pStyle w:val="BodyText"/>
      </w:pPr>
      <w:r>
        <w:t xml:space="preserve">The answer to the research question is therefore that the three regimes can be reconciled, that the reconciliation requires no amendment to any instrument, and that what it requires instead is abandoning an assumption about audit records that no instrument states.</w:t>
      </w:r>
    </w:p>
    <w:p>
      <w:pPr>
        <w:pStyle w:val="Heading2"/>
      </w:pPr>
      <w:r>
        <w:t xml:space="preserve">7.2 Contributions</w:t>
      </w:r>
    </w:p>
    <w:p>
      <w:pPr>
        <w:pStyle w:val="BodyText"/>
      </w:pPr>
      <w:r>
        <w:t xml:space="preserve">Four contributions are claimed, each bounded.</w:t>
      </w:r>
    </w:p>
    <w:p>
      <w:pPr>
        <w:pStyle w:val="BodyText"/>
      </w:pPr>
      <w:r>
        <w:t xml:space="preserve">A formal characterisation of the tri-lateral retention conflict. The general method of treating legal compliance as a satisfiability problem is established (Feng, Marsso, Sabetzadeh, &amp; Chechik, 2023) and is not claimed here. What is new is its application to a retention system combining floors, a subject-triggered right, and a ceiling, and the isolation of verifiability semantics as the parameter that determines feasibility. The most recent systematisation of the cryptographic-erasure literature, an unreviewed preprint cited here as corroboration rather than authority, names erasure under multi-regime retention conflict among five open problems for the field (Aikebaier, 2026); this thesis addresses that problem in one regulatory setting.</w:t>
      </w:r>
    </w:p>
    <w:p>
      <w:pPr>
        <w:pStyle w:val="BodyText"/>
      </w:pPr>
      <w:r>
        <w:t xml:space="preserve">Feasibility results with an executable witness. Proposition 1 establishes infeasibility under plaintext-verifiability semantics; Proposition 2 establishes satisfiability under the alternative and exhibits the trajectory that achieves it. Proposition 3 gives the condition under which a ceiling and a floor collide, which the cross-sector test of Chapter 6, Section 6.10 </w:t>
      </w:r>
      <w:del w:id="170" w:author="Arshad Akhtar Abbasia" w:date="2026-10-04T12:00:00Z">
        <w:r>
          <w:delText xml:space="preserve">confirmed </w:delText>
        </w:r>
      </w:del>
      <w:ins w:id="171" w:author="Arshad Akhtar Abbasia" w:date="2026-10-04T12:00:00Z">
        <w:r>
          <w:t xml:space="preserve">illustrated </w:t>
        </w:r>
      </w:ins>
      <w:r>
        <w:t xml:space="preserve">on a statute outside </w:t>
      </w:r>
      <w:del w:id="172" w:author="Arshad Akhtar Abbasia" w:date="2026-10-04T12:00:00Z">
        <w:r>
          <w:delText xml:space="preserve">health; </w:delText>
        </w:r>
      </w:del>
      <w:ins w:id="173" w:author="Arshad Akhtar Abbasia" w:date="2026-10-04T12:00:00Z">
        <w:r>
          <w:t xml:space="preserve">health (an instance generated by the thesis’s own code, which checks the code rather than independently confirming the proposition); </w:t>
        </w:r>
      </w:ins>
      <w:r>
        <w:t xml:space="preserve">Proposition 4 shows why relocation answers the ceiling and not the right. Both were </w:t>
      </w:r>
      <w:del w:id="174" w:author="Arshad Akhtar Abbasia" w:date="2026-10-04T12:00:00Z">
        <w:r>
          <w:delText xml:space="preserve">demonstrated </w:delText>
        </w:r>
      </w:del>
      <w:ins w:id="175" w:author="Arshad Akhtar Abbasia" w:date="2026-10-04T12:00:00Z">
        <w:r>
          <w:t xml:space="preserve">checked </w:t>
        </w:r>
      </w:ins>
      <w:r>
        <w:t xml:space="preserve">over two hundred </w:t>
      </w:r>
      <w:ins w:id="176" w:author="Arshad Akhtar Abbasia" w:date="2026-10-04T12:00:00Z">
        <w:r>
          <w:t xml:space="preserve">generated </w:t>
        </w:r>
      </w:ins>
      <w:r>
        <w:t xml:space="preserve">records, </w:t>
      </w:r>
      <w:del w:id="177" w:author="Arshad Akhtar Abbasia" w:date="2026-10-04T12:00:00Z">
        <w:r>
          <w:delText xml:space="preserve">producing ninety infeasible records and ninety-five </w:delText>
        </w:r>
      </w:del>
      <w:ins w:id="178" w:author="Arshad Akhtar Abbasia" w:date="2026-10-04T12:00:00Z">
        <w:r>
          <w:t xml:space="preserve">with </w:t>
        </w:r>
      </w:ins>
      <w:r>
        <w:t xml:space="preserve">violations under the first semantics and none under the </w:t>
      </w:r>
      <w:del w:id="179" w:author="Arshad Akhtar Abbasia" w:date="2026-10-04T12:00:00Z">
        <w:r>
          <w:delText xml:space="preserve">second, with </w:delText>
        </w:r>
      </w:del>
      <w:ins w:id="180" w:author="Arshad Akhtar Abbasia" w:date="2026-10-04T12:00:00Z">
        <w:r>
          <w:t xml:space="preserve">second (their number is set by the generator), </w:t>
        </w:r>
      </w:ins>
      <w:r>
        <w:t xml:space="preserve">a separately written exhaustive search </w:t>
      </w:r>
      <w:del w:id="181" w:author="Arshad Akhtar Abbasia" w:date="2026-10-04T12:00:00Z">
        <w:r>
          <w:delText xml:space="preserve">confirming </w:delText>
        </w:r>
      </w:del>
      <w:ins w:id="182" w:author="Arshad Akhtar Abbasia" w:date="2026-10-04T12:00:00Z">
        <w:r>
          <w:t xml:space="preserve">confirmed </w:t>
        </w:r>
      </w:ins>
      <w:r>
        <w:t xml:space="preserve">that under the first semantics no assignment of payload accessibility </w:t>
      </w:r>
      <w:del w:id="183" w:author="Arshad Akhtar Abbasia" w:date="2026-10-04T12:00:00Z">
        <w:r>
          <w:delText xml:space="preserve">whatsoever succeeds. </w:delText>
        </w:r>
      </w:del>
      <w:ins w:id="184" w:author="Arshad Akhtar Abbasia" w:date="2026-10-04T12:00:00Z">
        <w:r>
          <w:t xml:space="preserve">succeeds in the cases it covers, and a bounded SMT check found no counterexample to Propositions 1–3 within its bounds. </w:t>
        </w:r>
      </w:ins>
      <w:r>
        <w:t xml:space="preserve">The proofs are informal and the demonstration covers generated instances; neither is presented as more.</w:t>
      </w:r>
    </w:p>
    <w:p>
      <w:pPr>
        <w:pStyle w:val="BodyText"/>
      </w:pPr>
      <w:r>
        <w:t xml:space="preserve">A mechanism specification with its residue analysed. The mechanism applies established primitives (cryptographic erasure as recognised in NIST SP 800-88 Revision 2, hiding commitments, and, without implementing them, dynamic accumulators) and claims no cryptographic novelty. What it adds to the practitioner crypto-shredding pattern is verifiability: an auditor can establish what was invalidated, when, on what ground, and by whom, and can check each of those entries against the root of a Merkle log (Chapter 5, Section 5.7). The key hierarchy is executed with real AES-256-GCM in an optional module of the artefact. The residue it leaves is characterised as pseudonymised rather than anonymous by the Norwegian threshold, and designed to the corridor that the European Data Protection Board’s finalised Guidelines 02/2025 establish.</w:t>
      </w:r>
    </w:p>
    <w:p>
      <w:pPr>
        <w:pStyle w:val="BodyText"/>
      </w:pPr>
      <w:r>
        <w:t xml:space="preserve">An integration analysis against verified Norwegian infrastructure. The mechanism is placed at the two narrowest points at which it achieves its purpose: the audit-repository step of the MyHealth@EU transmission flow, and the access-logging boundary of a Secure Processing Environment. It requires of the substrate nothing that the national criteria do not already demand. That constraint was derived from the documented fragmentation of Norwegian practice rather than assumed. Table 4.1 traces the mechanism to each requirement of the regulation and of the Joint Action’s specification it touches, and places it in the activity-monitoring component of the specification’s reference architecture.</w:t>
      </w:r>
    </w:p>
    <w:p>
      <w:pPr>
        <w:pStyle w:val="Heading2"/>
      </w:pPr>
      <w:r>
        <w:t xml:space="preserve">7.3 What the Thesis Does Not Establish</w:t>
      </w:r>
    </w:p>
    <w:p>
      <w:pPr>
        <w:pStyle w:val="BodyText"/>
      </w:pPr>
      <w:r>
        <w:t xml:space="preserve">The limitations bounding this contribution are stated canonically in Chapter 3, Section 3.7, and engaged where they bite. They are the informal proof standard, the single-seed demonstration, the simulation of key destruction, the US Core profiles of the synthetic cohort, the unquantified operational cost of per-record key management, and the absence of regulatory authority behind two interpretive steps. They are not restated here.</w:t>
      </w:r>
    </w:p>
    <w:p>
      <w:pPr>
        <w:pStyle w:val="BodyText"/>
      </w:pPr>
      <w:r>
        <w:t xml:space="preserve">Two deserve a final word because they bound the contribution rather than merely qualifying it. The invalidation entry is an attested record of destruction and not a proof of one, and no approach operating above the storage medium can supply the latter (Reardon, Basin, &amp; Capkun, 2013). And the two interpretive steps are the subject of the next section, which states where this thesis is weakest.</w:t>
      </w:r>
    </w:p>
    <w:p>
      <w:pPr>
        <w:pStyle w:val="Heading2"/>
      </w:pPr>
      <w:r>
        <w:t xml:space="preserve">7.4 The Two Open Questions of Authority</w:t>
      </w:r>
    </w:p>
    <w:p>
      <w:pPr>
        <w:pStyle w:val="BodyText"/>
      </w:pPr>
      <w:r>
        <w:t xml:space="preserve">Both questions are legal rather than technical, and neither can be settled by better modelling.</w:t>
      </w:r>
    </w:p>
    <w:p>
      <w:pPr>
        <w:pStyle w:val="BodyText"/>
      </w:pPr>
      <w:r>
        <w:t xml:space="preserve">The first concerns verifiability. No regulator or court has held that an audit record whose payload has been cryptographically invalidated continues to satisfy a retention obligation. The thesis argues that it does, from the necessity boundary of Article 17(3)(b) read with the data-minimisation principle of Article 5(1)(c), and from the Norwegian Data Protection Authority’s own framing of retention as a balancing duty on the controller. If a supervisory authority instead reads “identifiable logs” in Article 73(1)(e) as requiring logs whose subject matter remains readable, Proposition 2 remains true of the model and inert in practice.</w:t>
      </w:r>
    </w:p>
    <w:p>
      <w:pPr>
        <w:pStyle w:val="BodyText"/>
      </w:pPr>
      <w:r>
        <w:t xml:space="preserve">The second concerns scope: whether Article 68(12), which requires “the electronic health data within the secure processing environment” to be deleted within six months of permit expiry, reaches, on the broad reading, access logs kept at patient-record granularity (Chapter 4, Section 4.6). Corollary 1.2 stands or falls with this question, and nothing else in the thesis does. A related question remains open on either reading: whether auditing “all processing operations” after the ceiling needs the subject link, or only the accessor fields that the Joint Action’s specification requires every log to carry.</w:t>
      </w:r>
    </w:p>
    <w:p>
      <w:pPr>
        <w:pStyle w:val="BodyText"/>
      </w:pPr>
      <w:r>
        <w:t xml:space="preserve">Both questions are decidable by asking, and asking is the single highest-value action available to this research programme. A request to the competent authorities (Datatilsynet on the GDPR side; Helsedirektoratet, the Ministry of Health and Care Services or the Commission on the EHDS side) on whether accountability-preserving verifiability discharges a retention obligation, whether Article 68(12) reaches access logs kept at patient-record granularity, and whether the audit purpose of Article 73(1)(e) needs the subject link after the ceiling, has a determinate answer. A favourable answer converts the thesis’s central interpretive moves from argument into authority. An unfavourable answer refutes them cleanly and identifies precisely what would have to change. Either outcome is worth more than the present uncertainty, and neither requires further modelling to obtain.</w:t>
      </w:r>
    </w:p>
    <w:p>
      <w:pPr>
        <w:pStyle w:val="Heading2"/>
      </w:pPr>
      <w:r>
        <w:t xml:space="preserve">7.5 Future Work</w:t>
      </w:r>
    </w:p>
    <w:p>
      <w:pPr>
        <w:pStyle w:val="BodyText"/>
      </w:pPr>
      <w:r>
        <w:t xml:space="preserve">Four lines follow, the first immediate and the remainder in ascending order of difficulty.</w:t>
      </w:r>
    </w:p>
    <w:p>
      <w:pPr>
        <w:pStyle w:val="BodyText"/>
      </w:pPr>
      <w:r>
        <w:t xml:space="preserve">Execution of the expert evaluation. The instrument specified in Appendix C is designed and ready to execute. It comprises an eight-person panel across data protection, health IT architecture, Secure Processing Environment operation, and information logistics; a live demonstration of the artefact; a semi-structured guide; and a sixteen-item closed-response questionnaire across utility, regulatory alignment, operational viability, and audit integrity. It requires notification to Sikt and a lead time of four to six weeks, and it would supply exactly the evidence this thesis cannot generate analytically: practitioner readings of the Article 68(12) scope question, operator judgements on whether attested key destruction is sufficient in their context, and architectural assessment of the boundary placement. Together with the two authority questions of Section 7.4, this is the shortest route from the present contribution to a validated one.</w:t>
      </w:r>
    </w:p>
    <w:p>
      <w:pPr>
        <w:pStyle w:val="BodyText"/>
      </w:pPr>
      <w:r>
        <w:t xml:space="preserve">Selective disclosure of invalidation completeness. The mechanism creates a problem it does not solve. When a data subject exercises Article 17, every record relating to them is invalidated, and an auditor should be able to confirm that all of them were. But identifying which records those are reveals the subject’s cross-border care history, which is precisely what the erasure was meant to protect. Proving completeness of invalidation without revealing the invalidated set is a zero-knowledge problem, and it corresponds to the fourth of the five open problems identified by Aikebaier (2026), composition with zero-knowledge selective disclosure. This is where succinct arguments become necessary rather than decorative, and the audit log of Chapter 4, Section 4.8 gives the problem a concrete form. If each leaf also carried a hiding commitment to its record’s subject link, a circuit taking the published root as its public input could prove that every leaf committed to a given subject is matched by an invalidation leaf, while revealing neither the leaves nor their number. Pairing-based arguments give proofs of constant size (Groth, 2016), and universal-setup systems avoid a trusted setup per circuit (Gabizon, Williamson, &amp; Ciobotaru, 2019); which suits a regulator who must verify without trusting the controller is a design question for that work. The project name carried by this work originates in an earlier design that assumed zero-knowledge machinery would enforce the retention conflict; the analysis showed it unnecessary there, and </w:t>
      </w:r>
      <w:del w:id="185" w:author="Arshad Akhtar Abbasia" w:date="2026-10-04T12:00:00Z">
        <w:r>
          <w:delText xml:space="preserve">shows </w:delText>
        </w:r>
      </w:del>
      <w:ins w:id="186" w:author="Arshad Akhtar Abbasia" w:date="2026-10-04T12:00:00Z">
        <w:r>
          <w:t xml:space="preserve">suggests </w:t>
        </w:r>
      </w:ins>
      <w:r>
        <w:t xml:space="preserve">it </w:t>
      </w:r>
      <w:del w:id="187" w:author="Arshad Akhtar Abbasia" w:date="2026-10-04T12:00:00Z">
        <w:r>
          <w:delText xml:space="preserve">unavoidable here.</w:delText>
        </w:r>
      </w:del>
      <w:ins w:id="188" w:author="Arshad Akhtar Abbasia" w:date="2026-10-04T12:00:00Z">
        <w:r>
          <w:t xml:space="preserve">may be necessary here, though alternatives are not excluded.</w:t>
        </w:r>
      </w:ins>
    </w:p>
    <w:p>
      <w:pPr>
        <w:pStyle w:val="BodyText"/>
      </w:pPr>
      <w:r>
        <w:t xml:space="preserve">Public verifiability of deletion certificates. The boundary identified in Chapter 6, Section 6.3 would move if a deletion could be proven rather than attested. Proof-of-secure-erasure protocols pursue this in the classical setting under relaxed isolation assumptions (Bursuc, Gil-Pons, Mauw, &amp; Trujillo-Rasua, 2024), and quantum encryption with certified deletion produces a certificate whose public verifiability its authors identify as open (Broadbent &amp; Islam, 2020). Were public verifiability achieved, the invalidation entry specified here could carry a proof in place of an attestation, and the mechanism’s guarantee would strengthen from conditional to demonstrable with no change to the model.</w:t>
      </w:r>
    </w:p>
    <w:p>
      <w:pPr>
        <w:pStyle w:val="BodyText"/>
      </w:pPr>
      <w:r>
        <w:t xml:space="preserve">Generalisation beyond health data. The structure the model captures (one or more retention floors, a subject-triggered erasure right, and a deletion ceiling) is not obviously specific to health, and Chapter 6, Section 6.10 ran one test outside it: Norwegian police register law pairs a floor with a longer ceiling from the same event and, as Proposition 3 predicts, produces no collision without an erasure request. Proposition 3 turns the search for other instances into a test that can be applied to a statute’s text: look for a ceiling no longer than a floor and anchored to a different event. Applying it across regulated sectors, financial record-keeping first, would determine whether the contribution is a result about one regulation or a method for a class of them.</w:t>
      </w:r>
    </w:p>
    <w:p>
      <w:pPr>
        <w:pStyle w:val="Heading2"/>
      </w:pPr>
      <w:r>
        <w:t xml:space="preserve">7.6 Closing</w:t>
      </w:r>
    </w:p>
    <w:p>
      <w:pPr>
        <w:pStyle w:val="BodyText"/>
      </w:pPr>
      <w:r>
        <w:t xml:space="preserve">The European Health Data Space is being built now. Norway’s National Contact Point is in live pilot at two emergency clinics, with the cross-border audit stream barely begun. The implementing acts that will specify how Secure Processing Environments handle their records are due in March 2027, and the secondary-use provisions they will operationalise apply from March 2029. The Norwegian national criteria, put to public hearing in 2025, govern how such environments are secured and who may enter them, while saying nothing about what happens when the retention regimes on their records collide.</w:t>
      </w:r>
    </w:p>
    <w:p>
      <w:pPr>
        <w:pStyle w:val="BodyText"/>
      </w:pPr>
      <w:r>
        <w:t xml:space="preserve">This thesis does not claim to have found something no one could have seen. The provisions it sets against each other are public, short, and adjacent in the same chapter of the same regulation. What it claims is to have set them against each other formally, and to have shown that the resulting impossibility follows from an assumption rather than from the obligations. It claims to have exhibited and demonstrated the mechanism that dissolves it. And it claims to have done all of that while the specifications are still being written, rather than after infrastructure has hardened around the problem.</w:t>
      </w:r>
    </w:p>
    <w:p>
      <w:pPr>
        <w:pStyle w:val="BodyText"/>
      </w:pPr>
      <w:r>
        <w:t xml:space="preserve">The contribution is small, bounded, and checkable. Every number in it was produced by code that runs in under a twentieth of a second and that any reader can execute. The two places where the argument outruns its authority are named, and the means of settling them is a letter rather than a research programme. What remains is to ask the questions the thesis cannot answer itself.</w:t>
      </w:r>
    </w:p>
    <w:sectPr>
      <w:pgSz w:h="16838" w:w="11906"/>
      <w:pgMar w:bottom="1417" w:footer="709" w:header="709"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360" w:lineRule="auto"/>
      <w:jc w:val="both"/>
    </w:pPr>
    <w:rPr>
      <w:rFonts w:ascii="Times New Roman" w:cs="Times New Roman" w:eastAsia="Times New Roman" w:hAnsi="Times New Roman"/>
      <w:sz w:val="24"/>
    </w:rPr>
  </w:style>
  <w:style w:styleId="BodyText" w:type="paragraph">
    <w:name w:val="Body Text"/>
    <w:basedOn w:val="Normal"/>
    <w:link w:val="BodyTextChar"/>
    <w:pPr>
      <w:spacing w:after="120" w:before="180" w:line="360" w:lineRule="auto"/>
      <w:jc w:val="both"/>
    </w:pPr>
    <w:qFormat/>
    <w:rPr>
      <w:rFonts w:ascii="Times New Roman" w:cs="Times New Roman" w:eastAsia="Times New Roman" w:hAnsi="Times New Roman"/>
      <w:sz w:val="24"/>
    </w:rPr>
  </w:style>
  <w:style w:customStyle="1" w:styleId="FirstParagraph" w:type="paragraph">
    <w:name w:val="First Paragraph"/>
    <w:basedOn w:val="BodyText"/>
    <w:next w:val="BodyText"/>
    <w:qFormat/>
    <w:pPr>
      <w:spacing w:after="120" w:line="360" w:lineRule="auto"/>
      <w:jc w:val="both"/>
    </w:pPr>
    <w:rPr>
      <w:rFonts w:ascii="Times New Roman" w:cs="Times New Roman" w:eastAsia="Times New Roman" w:hAnsi="Times New Roman"/>
      <w:sz w:val="24"/>
    </w:rPr>
  </w:style>
  <w:style w:customStyle="1" w:styleId="Compact" w:type="paragraph">
    <w:name w:val="Compact"/>
    <w:basedOn w:val="BodyText"/>
    <w:qFormat/>
    <w:pPr>
      <w:spacing w:after="40" w:before="36" w:line="360" w:lineRule="auto"/>
    </w:pPr>
    <w:rPr>
      <w:rFonts w:ascii="Times New Roman" w:cs="Times New Roman" w:eastAsia="Times New Roman" w:hAnsi="Times New Roman"/>
      <w:sz w:val="24"/>
    </w:rPr>
  </w:style>
  <w:style w:styleId="Title" w:type="paragraph">
    <w:name w:val="Title"/>
    <w:basedOn w:val="Normal"/>
    <w:next w:val="BodyText"/>
    <w:qFormat/>
    <w:pPr>
      <w:keepNext/>
      <w:keepLines/>
      <w:spacing w:after="360" w:before="480" w:line="276" w:lineRule="auto"/>
      <w:jc w:val="center"/>
    </w:pPr>
    <w:rPr>
      <w:rFonts w:ascii="Times New Roman" w:asciiTheme="majorHAnsi" w:cs="Times New Roman" w:cstheme="majorBidi" w:eastAsia="Times New Roman" w:eastAsiaTheme="majorEastAsia" w:hAnsi="Times New Roman" w:hAnsiTheme="majorHAnsi"/>
      <w:b/>
      <w:bCs/>
      <w:color w:val="1A1A1A"/>
      <w:sz w:val="48"/>
      <w:szCs w:val="36"/>
    </w:rPr>
  </w:style>
  <w:style w:styleId="Subtitle" w:type="paragraph">
    <w:name w:val="Subtitle"/>
    <w:basedOn w:val="Title"/>
    <w:next w:val="BodyText"/>
    <w:qFormat/>
    <w:pPr>
      <w:keepNext/>
      <w:keepLines/>
      <w:spacing w:after="240" w:before="240" w:line="276" w:lineRule="auto"/>
      <w:jc w:val="center"/>
    </w:pPr>
    <w:rPr>
      <w:rFonts w:ascii="Times New Roman" w:cs="Times New Roman" w:eastAsia="Times New Roman" w:hAnsi="Times New Roman"/>
      <w:i/>
      <w:color w:val="404040"/>
      <w:sz w:val="28"/>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spacing w:after="160" w:line="360" w:lineRule="auto"/>
    </w:pPr>
    <w:rPr>
      <w:rFonts w:ascii="Times New Roman" w:cs="Times New Roman" w:eastAsia="Times New Roman" w:hAnsi="Times New Roman"/>
      <w:sz w:val="24"/>
    </w:rPr>
  </w:style>
  <w:style w:styleId="Heading1" w:type="paragraph">
    <w:name w:val="Heading 1"/>
    <w:basedOn w:val="Normal"/>
    <w:next w:val="BodyText"/>
    <w:uiPriority w:val="9"/>
    <w:qFormat/>
    <w:pPr>
      <w:keepNext/>
      <w:keepLines/>
      <w:spacing w:after="240" w:before="600" w:line="276" w:lineRule="auto"/>
      <w:outlineLvl w:val="0"/>
    </w:pPr>
    <w:rPr>
      <w:rFonts w:ascii="Times New Roman" w:asciiTheme="majorHAnsi" w:cs="Times New Roman" w:cstheme="majorBidi" w:eastAsia="Times New Roman" w:eastAsiaTheme="majorEastAsia" w:hAnsi="Times New Roman" w:hAnsiTheme="majorHAnsi"/>
      <w:b/>
      <w:bCs/>
      <w:color w:val="1A1A1A"/>
      <w:sz w:val="36"/>
      <w:szCs w:val="32"/>
    </w:rPr>
  </w:style>
  <w:style w:styleId="Heading2" w:type="paragraph">
    <w:name w:val="Heading 2"/>
    <w:basedOn w:val="Normal"/>
    <w:next w:val="BodyText"/>
    <w:uiPriority w:val="9"/>
    <w:unhideWhenUsed/>
    <w:qFormat/>
    <w:pPr>
      <w:keepNext/>
      <w:keepLines/>
      <w:spacing w:after="160" w:before="360" w:line="276" w:lineRule="auto"/>
      <w:outlineLvl w:val="1"/>
    </w:pPr>
    <w:rPr>
      <w:rFonts w:ascii="Times New Roman" w:asciiTheme="majorHAnsi" w:cs="Times New Roman" w:cstheme="majorBidi" w:eastAsia="Times New Roman" w:eastAsiaTheme="majorEastAsia" w:hAnsi="Times New Roman" w:hAnsiTheme="majorHAnsi"/>
      <w:b/>
      <w:bCs/>
      <w:color w:val="1A1A1A"/>
      <w:sz w:val="28"/>
      <w:szCs w:val="28"/>
    </w:rPr>
  </w:style>
  <w:style w:styleId="Heading3" w:type="paragraph">
    <w:name w:val="Heading 3"/>
    <w:basedOn w:val="Normal"/>
    <w:next w:val="BodyText"/>
    <w:uiPriority w:val="9"/>
    <w:unhideWhenUsed/>
    <w:qFormat/>
    <w:pPr>
      <w:keepNext/>
      <w:keepLines/>
      <w:spacing w:after="120" w:before="280" w:line="276" w:lineRule="auto"/>
      <w:outlineLvl w:val="2"/>
    </w:pPr>
    <w:rPr>
      <w:rFonts w:ascii="Times New Roman" w:asciiTheme="majorHAnsi" w:cs="Times New Roman" w:cstheme="majorBidi" w:eastAsia="Times New Roman" w:eastAsiaTheme="majorEastAsia" w:hAnsi="Times New Roman" w:hAnsiTheme="majorHAnsi"/>
      <w:b/>
      <w:bCs/>
      <w:color w:val="333333"/>
      <w:sz w:val="24"/>
      <w:szCs w:val="24"/>
    </w:rPr>
  </w:style>
  <w:style w:styleId="Heading4" w:type="paragraph">
    <w:name w:val="Heading 4"/>
    <w:basedOn w:val="Normal"/>
    <w:next w:val="BodyText"/>
    <w:uiPriority w:val="9"/>
    <w:unhideWhenUsed/>
    <w:qFormat/>
    <w:pPr>
      <w:keepNext/>
      <w:keepLines/>
      <w:spacing w:after="80" w:before="240" w:line="276" w:lineRule="auto"/>
      <w:outlineLvl w:val="3"/>
    </w:pPr>
    <w:rPr>
      <w:rFonts w:ascii="Times New Roman" w:asciiTheme="majorHAnsi" w:cs="Times New Roman" w:cstheme="majorBidi" w:eastAsia="Times New Roman" w:eastAsiaTheme="majorEastAsia" w:hAnsi="Times New Roman" w:hAnsiTheme="majorHAnsi"/>
      <w:i/>
      <w:b w:val="0"/>
      <w:bCs/>
      <w:color w:val="333333"/>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60" w:before="160" w:line="276" w:lineRule="auto"/>
      <w:ind w:firstLine="0" w:left="567" w:right="480"/>
    </w:pPr>
    <w:rPr>
      <w:rFonts w:ascii="Times New Roman" w:cs="Times New Roman" w:eastAsia="Times New Roman" w:hAnsi="Times New Roman"/>
      <w:sz w:val="22"/>
    </w:rPr>
  </w:style>
  <w:style w:styleId="FootnoteText" w:type="paragraph">
    <w:name w:val="Footnote Text"/>
    <w:basedOn w:val="Normal"/>
    <w:next w:val="FootnoteText"/>
    <w:uiPriority w:val="9"/>
    <w:unhideWhenUsed/>
    <w:qFormat/>
    <w:pPr>
      <w:spacing w:after="40" w:line="240" w:lineRule="auto"/>
    </w:pPr>
    <w:rPr>
      <w:rFonts w:ascii="Times New Roman" w:cs="Times New Roman" w:eastAsia="Times New Roman" w:hAnsi="Times New Roman"/>
      <w:sz w:val="20"/>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keepNext/>
      <w:spacing w:after="200" w:before="80" w:line="240" w:lineRule="auto"/>
    </w:pPr>
    <w:rPr>
      <w:rFonts w:ascii="Times New Roman" w:cs="Times New Roman" w:eastAsia="Times New Roman" w:hAnsi="Times New Roman"/>
      <w:i/>
      <w:color w:val="333333"/>
      <w:sz w:val="20"/>
    </w:rPr>
  </w:style>
  <w:style w:customStyle="1" w:styleId="TableCaption" w:type="paragraph">
    <w:name w:val="Table Caption"/>
    <w:basedOn w:val="Caption"/>
    <w:pPr>
      <w:keepNext/>
      <w:spacing w:after="120" w:before="80" w:line="240" w:lineRule="auto"/>
    </w:pPr>
    <w:rPr>
      <w:rFonts w:ascii="Times New Roman" w:cs="Times New Roman" w:eastAsia="Times New Roman" w:hAnsi="Times New Roman"/>
      <w:i/>
      <w:color w:val="333333"/>
      <w:sz w:val="20"/>
    </w:rPr>
  </w:style>
  <w:style w:customStyle="1" w:styleId="ImageCaption" w:type="paragraph">
    <w:name w:val="Image Caption"/>
    <w:basedOn w:val="Caption"/>
    <w:pPr>
      <w:spacing w:after="200" w:before="80" w:line="240" w:lineRule="auto"/>
    </w:pPr>
    <w:rPr>
      <w:rFonts w:ascii="Times New Roman" w:cs="Times New Roman" w:eastAsia="Times New Roman" w:hAnsi="Times New Roman"/>
      <w:i/>
      <w:color w:val="333333"/>
      <w:sz w:val="20"/>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2026-10-04T21:56:20Z</dcterms:created>
  <dcterms:modified xsi:type="dcterms:W3CDTF">2026-10-04T21:56:20Z</dcterms:modified>
</cp:coreProperties>
</file>

<file path=docProps/custom.xml><?xml version="1.0" encoding="utf-8"?>
<Properties xmlns="http://schemas.openxmlformats.org/officeDocument/2006/custom-properties" xmlns:vt="http://schemas.openxmlformats.org/officeDocument/2006/docPropsVTypes"/>
</file>